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62500" cy="2409825"/>
                    </a:xfrm>
                    <a:prstGeom prst="rect">
                      <a:avLst/>
                    </a:prstGeom>
                    <a:noFill/>
                    <a:ln>
                      <a:noFill/>
                    </a:ln>
                  </pic:spPr>
                </pic:pic>
              </a:graphicData>
            </a:graphic>
          </wp:inline>
        </w:drawing>
      </w:r>
      <w:bookmarkStart w:id="0" w:name="_GoBack"/>
      <w:bookmarkEnd w:id="0"/>
    </w:p>
    <w:p w:rsidR="00142B59" w:rsidRDefault="00142B59"/>
    <w:p w:rsidR="0069447F" w:rsidRDefault="0069447F">
      <w:pPr>
        <w:sectPr w:rsidR="0069447F" w:rsidSect="00142B59">
          <w:headerReference w:type="default" r:id="rId10"/>
          <w:footerReference w:type="default" r:id="rId11"/>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rsidR="004D163A" w:rsidRDefault="009542E4">
          <w:pPr>
            <w:pStyle w:val="TOC1"/>
            <w:tabs>
              <w:tab w:val="left" w:pos="350"/>
              <w:tab w:val="right" w:leader="dot" w:pos="9350"/>
            </w:tabs>
            <w:rPr>
              <w:rFonts w:cstheme="minorBidi"/>
              <w:noProof/>
              <w:sz w:val="24"/>
              <w:szCs w:val="24"/>
              <w:lang w:eastAsia="ja-JP"/>
            </w:rPr>
          </w:pPr>
          <w:r w:rsidRPr="009542E4">
            <w:rPr>
              <w:rFonts w:ascii="Times New Roman" w:hAnsi="Times New Roman"/>
            </w:rPr>
            <w:fldChar w:fldCharType="begin"/>
          </w:r>
          <w:r w:rsidR="00756073" w:rsidRPr="00B738A8">
            <w:rPr>
              <w:rFonts w:ascii="Times New Roman" w:hAnsi="Times New Roman"/>
            </w:rPr>
            <w:instrText xml:space="preserve"> TOC \o "1-3" \h \z \u </w:instrText>
          </w:r>
          <w:r w:rsidRPr="009542E4">
            <w:rPr>
              <w:rFonts w:ascii="Times New Roman" w:hAnsi="Times New Roman"/>
            </w:rPr>
            <w:fldChar w:fldCharType="separate"/>
          </w:r>
          <w:r w:rsidR="004D163A" w:rsidRPr="00F33DFB">
            <w:rPr>
              <w:rFonts w:ascii="Times New Roman" w:hAnsi="Times New Roman"/>
              <w:b/>
              <w:noProof/>
            </w:rPr>
            <w:t>1</w:t>
          </w:r>
          <w:r w:rsidR="004D163A">
            <w:rPr>
              <w:rFonts w:cstheme="minorBidi"/>
              <w:noProof/>
              <w:sz w:val="24"/>
              <w:szCs w:val="24"/>
              <w:lang w:eastAsia="ja-JP"/>
            </w:rPr>
            <w:tab/>
          </w:r>
          <w:r w:rsidR="004D163A" w:rsidRPr="00F33DFB">
            <w:rPr>
              <w:rFonts w:ascii="Times New Roman" w:hAnsi="Times New Roman"/>
              <w:b/>
              <w:noProof/>
            </w:rPr>
            <w:t>INTRODUCTION</w:t>
          </w:r>
          <w:r w:rsidR="004D163A">
            <w:rPr>
              <w:noProof/>
            </w:rPr>
            <w:tab/>
          </w:r>
          <w:r>
            <w:rPr>
              <w:noProof/>
            </w:rPr>
            <w:fldChar w:fldCharType="begin"/>
          </w:r>
          <w:r w:rsidR="004D163A">
            <w:rPr>
              <w:noProof/>
            </w:rPr>
            <w:instrText xml:space="preserve"> PAGEREF _Toc239096244 \h </w:instrText>
          </w:r>
          <w:r>
            <w:rPr>
              <w:noProof/>
            </w:rPr>
          </w:r>
          <w:r>
            <w:rPr>
              <w:noProof/>
            </w:rPr>
            <w:fldChar w:fldCharType="separate"/>
          </w:r>
          <w:r w:rsidR="004D163A">
            <w:rPr>
              <w:noProof/>
            </w:rPr>
            <w:t>5</w:t>
          </w:r>
          <w:r>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PURPOSE</w:t>
          </w:r>
          <w:r>
            <w:rPr>
              <w:noProof/>
            </w:rPr>
            <w:tab/>
          </w:r>
          <w:r w:rsidR="009542E4">
            <w:rPr>
              <w:noProof/>
            </w:rPr>
            <w:fldChar w:fldCharType="begin"/>
          </w:r>
          <w:r>
            <w:rPr>
              <w:noProof/>
            </w:rPr>
            <w:instrText xml:space="preserve"> PAGEREF _Toc239096245 \h </w:instrText>
          </w:r>
          <w:r w:rsidR="009542E4">
            <w:rPr>
              <w:noProof/>
            </w:rPr>
          </w:r>
          <w:r w:rsidR="009542E4">
            <w:rPr>
              <w:noProof/>
            </w:rPr>
            <w:fldChar w:fldCharType="separate"/>
          </w:r>
          <w:r>
            <w:rPr>
              <w:noProof/>
            </w:rPr>
            <w:t>5</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SYSTEM DESCRIPTION</w:t>
          </w:r>
          <w:r>
            <w:rPr>
              <w:noProof/>
            </w:rPr>
            <w:tab/>
          </w:r>
          <w:r w:rsidR="009542E4">
            <w:rPr>
              <w:noProof/>
            </w:rPr>
            <w:fldChar w:fldCharType="begin"/>
          </w:r>
          <w:r>
            <w:rPr>
              <w:noProof/>
            </w:rPr>
            <w:instrText xml:space="preserve"> PAGEREF _Toc239096246 \h </w:instrText>
          </w:r>
          <w:r w:rsidR="009542E4">
            <w:rPr>
              <w:noProof/>
            </w:rPr>
          </w:r>
          <w:r w:rsidR="009542E4">
            <w:rPr>
              <w:noProof/>
            </w:rPr>
            <w:fldChar w:fldCharType="separate"/>
          </w:r>
          <w:r>
            <w:rPr>
              <w:noProof/>
            </w:rPr>
            <w:t>5</w:t>
          </w:r>
          <w:r w:rsidR="009542E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2</w:t>
          </w:r>
          <w:r>
            <w:rPr>
              <w:rFonts w:cstheme="minorBidi"/>
              <w:noProof/>
              <w:sz w:val="24"/>
              <w:szCs w:val="24"/>
              <w:lang w:eastAsia="ja-JP"/>
            </w:rPr>
            <w:tab/>
          </w:r>
          <w:r w:rsidRPr="00F33DFB">
            <w:rPr>
              <w:rFonts w:ascii="Times New Roman" w:hAnsi="Times New Roman"/>
              <w:b/>
              <w:noProof/>
            </w:rPr>
            <w:t>MISSION NEED and OPERATIONAL REQUIREMENT</w:t>
          </w:r>
          <w:r>
            <w:rPr>
              <w:noProof/>
            </w:rPr>
            <w:tab/>
          </w:r>
          <w:r w:rsidR="009542E4">
            <w:rPr>
              <w:noProof/>
            </w:rPr>
            <w:fldChar w:fldCharType="begin"/>
          </w:r>
          <w:r>
            <w:rPr>
              <w:noProof/>
            </w:rPr>
            <w:instrText xml:space="preserve"> PAGEREF _Toc239096247 \h </w:instrText>
          </w:r>
          <w:r w:rsidR="009542E4">
            <w:rPr>
              <w:noProof/>
            </w:rPr>
          </w:r>
          <w:r w:rsidR="009542E4">
            <w:rPr>
              <w:noProof/>
            </w:rPr>
            <w:fldChar w:fldCharType="separate"/>
          </w:r>
          <w:r>
            <w:rPr>
              <w:noProof/>
            </w:rPr>
            <w:t>5</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MISSION NEED</w:t>
          </w:r>
          <w:r>
            <w:rPr>
              <w:noProof/>
            </w:rPr>
            <w:tab/>
          </w:r>
          <w:r w:rsidR="009542E4">
            <w:rPr>
              <w:noProof/>
            </w:rPr>
            <w:fldChar w:fldCharType="begin"/>
          </w:r>
          <w:r>
            <w:rPr>
              <w:noProof/>
            </w:rPr>
            <w:instrText xml:space="preserve"> PAGEREF _Toc239096248 \h </w:instrText>
          </w:r>
          <w:r w:rsidR="009542E4">
            <w:rPr>
              <w:noProof/>
            </w:rPr>
          </w:r>
          <w:r w:rsidR="009542E4">
            <w:rPr>
              <w:noProof/>
            </w:rPr>
            <w:fldChar w:fldCharType="separate"/>
          </w:r>
          <w:r>
            <w:rPr>
              <w:noProof/>
            </w:rPr>
            <w:t>5</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OPERATIONAL REQUIREMENTS</w:t>
          </w:r>
          <w:r>
            <w:rPr>
              <w:noProof/>
            </w:rPr>
            <w:tab/>
          </w:r>
          <w:r w:rsidR="009542E4">
            <w:rPr>
              <w:noProof/>
            </w:rPr>
            <w:fldChar w:fldCharType="begin"/>
          </w:r>
          <w:r>
            <w:rPr>
              <w:noProof/>
            </w:rPr>
            <w:instrText xml:space="preserve"> PAGEREF _Toc239096249 \h </w:instrText>
          </w:r>
          <w:r w:rsidR="009542E4">
            <w:rPr>
              <w:noProof/>
            </w:rPr>
          </w:r>
          <w:r w:rsidR="009542E4">
            <w:rPr>
              <w:noProof/>
            </w:rPr>
            <w:fldChar w:fldCharType="separate"/>
          </w:r>
          <w:r>
            <w:rPr>
              <w:noProof/>
            </w:rPr>
            <w:t>5</w:t>
          </w:r>
          <w:r w:rsidR="009542E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3</w:t>
          </w:r>
          <w:r>
            <w:rPr>
              <w:rFonts w:cstheme="minorBidi"/>
              <w:noProof/>
              <w:sz w:val="24"/>
              <w:szCs w:val="24"/>
              <w:lang w:eastAsia="ja-JP"/>
            </w:rPr>
            <w:tab/>
          </w:r>
          <w:r w:rsidRPr="00F33DFB">
            <w:rPr>
              <w:rFonts w:ascii="Times New Roman" w:hAnsi="Times New Roman"/>
              <w:b/>
              <w:noProof/>
            </w:rPr>
            <w:t>SCOPE AND EVALUATION</w:t>
          </w:r>
          <w:r>
            <w:rPr>
              <w:noProof/>
            </w:rPr>
            <w:tab/>
          </w:r>
          <w:r w:rsidR="009542E4">
            <w:rPr>
              <w:noProof/>
            </w:rPr>
            <w:fldChar w:fldCharType="begin"/>
          </w:r>
          <w:r>
            <w:rPr>
              <w:noProof/>
            </w:rPr>
            <w:instrText xml:space="preserve"> PAGEREF _Toc239096250 \h </w:instrText>
          </w:r>
          <w:r w:rsidR="009542E4">
            <w:rPr>
              <w:noProof/>
            </w:rPr>
          </w:r>
          <w:r w:rsidR="009542E4">
            <w:rPr>
              <w:noProof/>
            </w:rPr>
            <w:fldChar w:fldCharType="separate"/>
          </w:r>
          <w:r>
            <w:rPr>
              <w:noProof/>
            </w:rPr>
            <w:t>6</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noProof/>
            </w:rPr>
            <w:t>CRITICAL TECHNICAL PARAMETERS</w:t>
          </w:r>
          <w:r>
            <w:rPr>
              <w:noProof/>
            </w:rPr>
            <w:tab/>
          </w:r>
          <w:r w:rsidR="009542E4">
            <w:rPr>
              <w:noProof/>
            </w:rPr>
            <w:fldChar w:fldCharType="begin"/>
          </w:r>
          <w:r>
            <w:rPr>
              <w:noProof/>
            </w:rPr>
            <w:instrText xml:space="preserve"> PAGEREF _Toc239096251 \h </w:instrText>
          </w:r>
          <w:r w:rsidR="009542E4">
            <w:rPr>
              <w:noProof/>
            </w:rPr>
          </w:r>
          <w:r w:rsidR="009542E4">
            <w:rPr>
              <w:noProof/>
            </w:rPr>
            <w:fldChar w:fldCharType="separate"/>
          </w:r>
          <w:r>
            <w:rPr>
              <w:noProof/>
            </w:rPr>
            <w:t>6</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FUNCTION AND CAPABILITY DENDRITICS</w:t>
          </w:r>
          <w:r>
            <w:rPr>
              <w:noProof/>
            </w:rPr>
            <w:tab/>
          </w:r>
          <w:r w:rsidR="009542E4">
            <w:rPr>
              <w:noProof/>
            </w:rPr>
            <w:fldChar w:fldCharType="begin"/>
          </w:r>
          <w:r>
            <w:rPr>
              <w:noProof/>
            </w:rPr>
            <w:instrText xml:space="preserve"> PAGEREF _Toc239096252 \h </w:instrText>
          </w:r>
          <w:r w:rsidR="009542E4">
            <w:rPr>
              <w:noProof/>
            </w:rPr>
          </w:r>
          <w:r w:rsidR="009542E4">
            <w:rPr>
              <w:noProof/>
            </w:rPr>
            <w:fldChar w:fldCharType="separate"/>
          </w:r>
          <w:r>
            <w:rPr>
              <w:noProof/>
            </w:rPr>
            <w:t>7</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SUMMARY OF COIs/MOEs/MOPs/DRs</w:t>
          </w:r>
          <w:r>
            <w:rPr>
              <w:noProof/>
            </w:rPr>
            <w:tab/>
          </w:r>
          <w:r w:rsidR="009542E4">
            <w:rPr>
              <w:noProof/>
            </w:rPr>
            <w:fldChar w:fldCharType="begin"/>
          </w:r>
          <w:r>
            <w:rPr>
              <w:noProof/>
            </w:rPr>
            <w:instrText xml:space="preserve"> PAGEREF _Toc239096253 \h </w:instrText>
          </w:r>
          <w:r w:rsidR="009542E4">
            <w:rPr>
              <w:noProof/>
            </w:rPr>
          </w:r>
          <w:r w:rsidR="009542E4">
            <w:rPr>
              <w:noProof/>
            </w:rPr>
            <w:fldChar w:fldCharType="separate"/>
          </w:r>
          <w:r>
            <w:rPr>
              <w:noProof/>
            </w:rPr>
            <w:t>9</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TEST OBJECTIVE MATRIX</w:t>
          </w:r>
          <w:r>
            <w:rPr>
              <w:noProof/>
            </w:rPr>
            <w:tab/>
          </w:r>
          <w:r w:rsidR="009542E4">
            <w:rPr>
              <w:noProof/>
            </w:rPr>
            <w:fldChar w:fldCharType="begin"/>
          </w:r>
          <w:r>
            <w:rPr>
              <w:noProof/>
            </w:rPr>
            <w:instrText xml:space="preserve"> PAGEREF _Toc239096254 \h </w:instrText>
          </w:r>
          <w:r w:rsidR="009542E4">
            <w:rPr>
              <w:noProof/>
            </w:rPr>
          </w:r>
          <w:r w:rsidR="009542E4">
            <w:rPr>
              <w:noProof/>
            </w:rPr>
            <w:fldChar w:fldCharType="separate"/>
          </w:r>
          <w:r>
            <w:rPr>
              <w:noProof/>
            </w:rPr>
            <w:t>12</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TEST OPERATIONS AND SCENARIO OVERVIEW</w:t>
          </w:r>
          <w:r>
            <w:rPr>
              <w:noProof/>
            </w:rPr>
            <w:tab/>
          </w:r>
          <w:r w:rsidR="009542E4">
            <w:rPr>
              <w:noProof/>
            </w:rPr>
            <w:fldChar w:fldCharType="begin"/>
          </w:r>
          <w:r>
            <w:rPr>
              <w:noProof/>
            </w:rPr>
            <w:instrText xml:space="preserve"> PAGEREF _Toc239096255 \h </w:instrText>
          </w:r>
          <w:r w:rsidR="009542E4">
            <w:rPr>
              <w:noProof/>
            </w:rPr>
          </w:r>
          <w:r w:rsidR="009542E4">
            <w:rPr>
              <w:noProof/>
            </w:rPr>
            <w:fldChar w:fldCharType="separate"/>
          </w:r>
          <w:r>
            <w:rPr>
              <w:noProof/>
            </w:rPr>
            <w:t>13</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INSTRUMENTATION REQUIREMENTS</w:t>
          </w:r>
          <w:r>
            <w:rPr>
              <w:noProof/>
            </w:rPr>
            <w:tab/>
          </w:r>
          <w:r w:rsidR="009542E4">
            <w:rPr>
              <w:noProof/>
            </w:rPr>
            <w:fldChar w:fldCharType="begin"/>
          </w:r>
          <w:r>
            <w:rPr>
              <w:noProof/>
            </w:rPr>
            <w:instrText xml:space="preserve"> PAGEREF _Toc239096256 \h </w:instrText>
          </w:r>
          <w:r w:rsidR="009542E4">
            <w:rPr>
              <w:noProof/>
            </w:rPr>
          </w:r>
          <w:r w:rsidR="009542E4">
            <w:rPr>
              <w:noProof/>
            </w:rPr>
            <w:fldChar w:fldCharType="separate"/>
          </w:r>
          <w:r>
            <w:rPr>
              <w:noProof/>
            </w:rPr>
            <w:t>13</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LIMITATIONS AND SCOPE OF TEST</w:t>
          </w:r>
          <w:r>
            <w:rPr>
              <w:noProof/>
            </w:rPr>
            <w:tab/>
          </w:r>
          <w:r w:rsidR="009542E4">
            <w:rPr>
              <w:noProof/>
            </w:rPr>
            <w:fldChar w:fldCharType="begin"/>
          </w:r>
          <w:r>
            <w:rPr>
              <w:noProof/>
            </w:rPr>
            <w:instrText xml:space="preserve"> PAGEREF _Toc239096257 \h </w:instrText>
          </w:r>
          <w:r w:rsidR="009542E4">
            <w:rPr>
              <w:noProof/>
            </w:rPr>
          </w:r>
          <w:r w:rsidR="009542E4">
            <w:rPr>
              <w:noProof/>
            </w:rPr>
            <w:fldChar w:fldCharType="separate"/>
          </w:r>
          <w:r>
            <w:rPr>
              <w:noProof/>
            </w:rPr>
            <w:t>13</w:t>
          </w:r>
          <w:r w:rsidR="009542E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4</w:t>
          </w:r>
          <w:r>
            <w:rPr>
              <w:rFonts w:cstheme="minorBidi"/>
              <w:noProof/>
              <w:sz w:val="24"/>
              <w:szCs w:val="24"/>
              <w:lang w:eastAsia="ja-JP"/>
            </w:rPr>
            <w:tab/>
          </w:r>
          <w:r w:rsidRPr="00F33DFB">
            <w:rPr>
              <w:rFonts w:ascii="Times New Roman" w:hAnsi="Times New Roman"/>
              <w:b/>
              <w:noProof/>
            </w:rPr>
            <w:t>OPERATIONAL EFFECTIVENESS</w:t>
          </w:r>
          <w:r>
            <w:rPr>
              <w:noProof/>
            </w:rPr>
            <w:tab/>
          </w:r>
          <w:r w:rsidR="009542E4">
            <w:rPr>
              <w:noProof/>
            </w:rPr>
            <w:fldChar w:fldCharType="begin"/>
          </w:r>
          <w:r>
            <w:rPr>
              <w:noProof/>
            </w:rPr>
            <w:instrText xml:space="preserve"> PAGEREF _Toc239096258 \h </w:instrText>
          </w:r>
          <w:r w:rsidR="009542E4">
            <w:rPr>
              <w:noProof/>
            </w:rPr>
          </w:r>
          <w:r w:rsidR="009542E4">
            <w:rPr>
              <w:noProof/>
            </w:rPr>
            <w:fldChar w:fldCharType="separate"/>
          </w:r>
          <w:r>
            <w:rPr>
              <w:noProof/>
            </w:rPr>
            <w:t>14</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E-TESTS</w:t>
          </w:r>
          <w:r>
            <w:rPr>
              <w:noProof/>
            </w:rPr>
            <w:tab/>
          </w:r>
          <w:r w:rsidR="009542E4">
            <w:rPr>
              <w:noProof/>
            </w:rPr>
            <w:fldChar w:fldCharType="begin"/>
          </w:r>
          <w:r>
            <w:rPr>
              <w:noProof/>
            </w:rPr>
            <w:instrText xml:space="preserve"> PAGEREF _Toc239096259 \h </w:instrText>
          </w:r>
          <w:r w:rsidR="009542E4">
            <w:rPr>
              <w:noProof/>
            </w:rPr>
          </w:r>
          <w:r w:rsidR="009542E4">
            <w:rPr>
              <w:noProof/>
            </w:rPr>
            <w:fldChar w:fldCharType="separate"/>
          </w:r>
          <w:r>
            <w:rPr>
              <w:noProof/>
            </w:rPr>
            <w:t>16</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E-9 (Targeting)</w:t>
          </w:r>
          <w:r>
            <w:rPr>
              <w:noProof/>
            </w:rPr>
            <w:tab/>
          </w:r>
          <w:r w:rsidR="009542E4">
            <w:rPr>
              <w:noProof/>
            </w:rPr>
            <w:fldChar w:fldCharType="begin"/>
          </w:r>
          <w:r>
            <w:rPr>
              <w:noProof/>
            </w:rPr>
            <w:instrText xml:space="preserve"> PAGEREF _Toc239096260 \h </w:instrText>
          </w:r>
          <w:r w:rsidR="009542E4">
            <w:rPr>
              <w:noProof/>
            </w:rPr>
          </w:r>
          <w:r w:rsidR="009542E4">
            <w:rPr>
              <w:noProof/>
            </w:rPr>
            <w:fldChar w:fldCharType="separate"/>
          </w:r>
          <w:r>
            <w:rPr>
              <w:noProof/>
            </w:rPr>
            <w:t>16</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E-10 (Firepower)</w:t>
          </w:r>
          <w:r>
            <w:rPr>
              <w:noProof/>
            </w:rPr>
            <w:tab/>
          </w:r>
          <w:r w:rsidR="009542E4">
            <w:rPr>
              <w:noProof/>
            </w:rPr>
            <w:fldChar w:fldCharType="begin"/>
          </w:r>
          <w:r>
            <w:rPr>
              <w:noProof/>
            </w:rPr>
            <w:instrText xml:space="preserve"> PAGEREF _Toc239096261 \h </w:instrText>
          </w:r>
          <w:r w:rsidR="009542E4">
            <w:rPr>
              <w:noProof/>
            </w:rPr>
          </w:r>
          <w:r w:rsidR="009542E4">
            <w:rPr>
              <w:noProof/>
            </w:rPr>
            <w:fldChar w:fldCharType="separate"/>
          </w:r>
          <w:r>
            <w:rPr>
              <w:noProof/>
            </w:rPr>
            <w:t>16</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 (Speed)</w:t>
          </w:r>
          <w:r>
            <w:rPr>
              <w:noProof/>
            </w:rPr>
            <w:tab/>
          </w:r>
          <w:r w:rsidR="009542E4">
            <w:rPr>
              <w:noProof/>
            </w:rPr>
            <w:fldChar w:fldCharType="begin"/>
          </w:r>
          <w:r>
            <w:rPr>
              <w:noProof/>
            </w:rPr>
            <w:instrText xml:space="preserve"> PAGEREF _Toc239096262 \h </w:instrText>
          </w:r>
          <w:r w:rsidR="009542E4">
            <w:rPr>
              <w:noProof/>
            </w:rPr>
          </w:r>
          <w:r w:rsidR="009542E4">
            <w:rPr>
              <w:noProof/>
            </w:rPr>
            <w:fldChar w:fldCharType="separate"/>
          </w:r>
          <w:r>
            <w:rPr>
              <w:noProof/>
            </w:rPr>
            <w:t>17</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E-2 (Flight Time)</w:t>
          </w:r>
          <w:r>
            <w:rPr>
              <w:noProof/>
            </w:rPr>
            <w:tab/>
          </w:r>
          <w:r w:rsidR="009542E4">
            <w:rPr>
              <w:noProof/>
            </w:rPr>
            <w:fldChar w:fldCharType="begin"/>
          </w:r>
          <w:r>
            <w:rPr>
              <w:noProof/>
            </w:rPr>
            <w:instrText xml:space="preserve"> PAGEREF _Toc239096263 \h </w:instrText>
          </w:r>
          <w:r w:rsidR="009542E4">
            <w:rPr>
              <w:noProof/>
            </w:rPr>
          </w:r>
          <w:r w:rsidR="009542E4">
            <w:rPr>
              <w:noProof/>
            </w:rPr>
            <w:fldChar w:fldCharType="separate"/>
          </w:r>
          <w:r>
            <w:rPr>
              <w:noProof/>
            </w:rPr>
            <w:t>18</w:t>
          </w:r>
          <w:r w:rsidR="009542E4">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5</w:t>
          </w:r>
          <w:r>
            <w:rPr>
              <w:rFonts w:cstheme="minorBidi"/>
              <w:noProof/>
              <w:sz w:val="24"/>
              <w:szCs w:val="24"/>
              <w:lang w:eastAsia="ja-JP"/>
            </w:rPr>
            <w:tab/>
          </w:r>
          <w:r w:rsidRPr="00F33DFB">
            <w:rPr>
              <w:rFonts w:ascii="Times New Roman" w:hAnsi="Times New Roman"/>
              <w:b/>
              <w:noProof/>
            </w:rPr>
            <w:t>OPERATIONAL SUITABILITY</w:t>
          </w:r>
          <w:r>
            <w:rPr>
              <w:noProof/>
            </w:rPr>
            <w:tab/>
          </w:r>
          <w:r w:rsidR="009542E4">
            <w:rPr>
              <w:noProof/>
            </w:rPr>
            <w:fldChar w:fldCharType="begin"/>
          </w:r>
          <w:r>
            <w:rPr>
              <w:noProof/>
            </w:rPr>
            <w:instrText xml:space="preserve"> PAGEREF _Toc239096264 \h </w:instrText>
          </w:r>
          <w:r w:rsidR="009542E4">
            <w:rPr>
              <w:noProof/>
            </w:rPr>
          </w:r>
          <w:r w:rsidR="009542E4">
            <w:rPr>
              <w:noProof/>
            </w:rPr>
            <w:fldChar w:fldCharType="separate"/>
          </w:r>
          <w:r>
            <w:rPr>
              <w:noProof/>
            </w:rPr>
            <w:t>18</w:t>
          </w:r>
          <w:r w:rsidR="009542E4">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S-TESTS</w:t>
          </w:r>
          <w:r>
            <w:rPr>
              <w:noProof/>
            </w:rPr>
            <w:tab/>
          </w:r>
          <w:r w:rsidR="009542E4">
            <w:rPr>
              <w:noProof/>
            </w:rPr>
            <w:fldChar w:fldCharType="begin"/>
          </w:r>
          <w:r>
            <w:rPr>
              <w:noProof/>
            </w:rPr>
            <w:instrText xml:space="preserve"> PAGEREF _Toc239096265 \h </w:instrText>
          </w:r>
          <w:r w:rsidR="009542E4">
            <w:rPr>
              <w:noProof/>
            </w:rPr>
          </w:r>
          <w:r w:rsidR="009542E4">
            <w:rPr>
              <w:noProof/>
            </w:rPr>
            <w:fldChar w:fldCharType="separate"/>
          </w:r>
          <w:r>
            <w:rPr>
              <w:noProof/>
            </w:rPr>
            <w:t>18</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S-1 (Compatibility)</w:t>
          </w:r>
          <w:r>
            <w:rPr>
              <w:noProof/>
            </w:rPr>
            <w:tab/>
          </w:r>
          <w:r w:rsidR="009542E4">
            <w:rPr>
              <w:noProof/>
            </w:rPr>
            <w:fldChar w:fldCharType="begin"/>
          </w:r>
          <w:r>
            <w:rPr>
              <w:noProof/>
            </w:rPr>
            <w:instrText xml:space="preserve"> PAGEREF _Toc239096266 \h </w:instrText>
          </w:r>
          <w:r w:rsidR="009542E4">
            <w:rPr>
              <w:noProof/>
            </w:rPr>
          </w:r>
          <w:r w:rsidR="009542E4">
            <w:rPr>
              <w:noProof/>
            </w:rPr>
            <w:fldChar w:fldCharType="separate"/>
          </w:r>
          <w:r>
            <w:rPr>
              <w:noProof/>
            </w:rPr>
            <w:t>18</w:t>
          </w:r>
          <w:r w:rsidR="009542E4">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S-2 (Human Systems Integration)</w:t>
          </w:r>
          <w:r>
            <w:rPr>
              <w:noProof/>
            </w:rPr>
            <w:tab/>
          </w:r>
          <w:r w:rsidR="009542E4">
            <w:rPr>
              <w:noProof/>
            </w:rPr>
            <w:fldChar w:fldCharType="begin"/>
          </w:r>
          <w:r>
            <w:rPr>
              <w:noProof/>
            </w:rPr>
            <w:instrText xml:space="preserve"> PAGEREF _Toc239096267 \h </w:instrText>
          </w:r>
          <w:r w:rsidR="009542E4">
            <w:rPr>
              <w:noProof/>
            </w:rPr>
          </w:r>
          <w:r w:rsidR="009542E4">
            <w:rPr>
              <w:noProof/>
            </w:rPr>
            <w:fldChar w:fldCharType="separate"/>
          </w:r>
          <w:r>
            <w:rPr>
              <w:noProof/>
            </w:rPr>
            <w:t>19</w:t>
          </w:r>
          <w:r w:rsidR="009542E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A:</w:t>
          </w:r>
          <w:r>
            <w:rPr>
              <w:rFonts w:cstheme="minorBidi"/>
              <w:noProof/>
              <w:sz w:val="24"/>
              <w:szCs w:val="24"/>
              <w:lang w:eastAsia="ja-JP"/>
            </w:rPr>
            <w:tab/>
          </w:r>
          <w:r w:rsidRPr="00F33DFB">
            <w:rPr>
              <w:rFonts w:ascii="Times New Roman" w:hAnsi="Times New Roman"/>
              <w:b/>
              <w:noProof/>
            </w:rPr>
            <w:t>RESOURCE REQUIREMENTS</w:t>
          </w:r>
          <w:r>
            <w:rPr>
              <w:noProof/>
            </w:rPr>
            <w:tab/>
          </w:r>
          <w:r w:rsidR="009542E4">
            <w:rPr>
              <w:noProof/>
            </w:rPr>
            <w:fldChar w:fldCharType="begin"/>
          </w:r>
          <w:r>
            <w:rPr>
              <w:noProof/>
            </w:rPr>
            <w:instrText xml:space="preserve"> PAGEREF _Toc239096268 \h </w:instrText>
          </w:r>
          <w:r w:rsidR="009542E4">
            <w:rPr>
              <w:noProof/>
            </w:rPr>
          </w:r>
          <w:r w:rsidR="009542E4">
            <w:rPr>
              <w:noProof/>
            </w:rPr>
            <w:fldChar w:fldCharType="separate"/>
          </w:r>
          <w:r>
            <w:rPr>
              <w:noProof/>
            </w:rPr>
            <w:t>20</w:t>
          </w:r>
          <w:r w:rsidR="009542E4">
            <w:rPr>
              <w:noProof/>
            </w:rPr>
            <w:fldChar w:fldCharType="end"/>
          </w:r>
        </w:p>
        <w:p w:rsidR="004D163A" w:rsidRDefault="004D163A">
          <w:pPr>
            <w:pStyle w:val="TOC1"/>
            <w:tabs>
              <w:tab w:val="left" w:pos="1297"/>
              <w:tab w:val="right" w:leader="dot" w:pos="9350"/>
            </w:tabs>
            <w:rPr>
              <w:rFonts w:cstheme="minorBidi"/>
              <w:noProof/>
              <w:sz w:val="24"/>
              <w:szCs w:val="24"/>
              <w:lang w:eastAsia="ja-JP"/>
            </w:rPr>
          </w:pPr>
          <w:r w:rsidRPr="00F33DFB">
            <w:rPr>
              <w:rFonts w:ascii="Times New Roman" w:hAnsi="Times New Roman"/>
              <w:b/>
              <w:noProof/>
            </w:rPr>
            <w:t>ANNEX B:</w:t>
          </w:r>
          <w:r>
            <w:rPr>
              <w:rFonts w:cstheme="minorBidi"/>
              <w:noProof/>
              <w:sz w:val="24"/>
              <w:szCs w:val="24"/>
              <w:lang w:eastAsia="ja-JP"/>
            </w:rPr>
            <w:tab/>
          </w:r>
          <w:r w:rsidRPr="00F33DFB">
            <w:rPr>
              <w:rFonts w:ascii="Times New Roman" w:hAnsi="Times New Roman"/>
              <w:b/>
              <w:noProof/>
            </w:rPr>
            <w:t>DATA SHEETS AND QUESTIONNAIRES</w:t>
          </w:r>
          <w:r>
            <w:rPr>
              <w:noProof/>
            </w:rPr>
            <w:tab/>
          </w:r>
          <w:r w:rsidR="009542E4">
            <w:rPr>
              <w:noProof/>
            </w:rPr>
            <w:fldChar w:fldCharType="begin"/>
          </w:r>
          <w:r>
            <w:rPr>
              <w:noProof/>
            </w:rPr>
            <w:instrText xml:space="preserve"> PAGEREF _Toc239096269 \h </w:instrText>
          </w:r>
          <w:r w:rsidR="009542E4">
            <w:rPr>
              <w:noProof/>
            </w:rPr>
          </w:r>
          <w:r w:rsidR="009542E4">
            <w:rPr>
              <w:noProof/>
            </w:rPr>
            <w:fldChar w:fldCharType="separate"/>
          </w:r>
          <w:r>
            <w:rPr>
              <w:noProof/>
            </w:rPr>
            <w:t>21</w:t>
          </w:r>
          <w:r w:rsidR="009542E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C:</w:t>
          </w:r>
          <w:r>
            <w:rPr>
              <w:rFonts w:cstheme="minorBidi"/>
              <w:noProof/>
              <w:sz w:val="24"/>
              <w:szCs w:val="24"/>
              <w:lang w:eastAsia="ja-JP"/>
            </w:rPr>
            <w:tab/>
          </w:r>
          <w:r w:rsidRPr="00F33DFB">
            <w:rPr>
              <w:rFonts w:ascii="Times New Roman" w:hAnsi="Times New Roman"/>
              <w:b/>
              <w:noProof/>
            </w:rPr>
            <w:t>OMITTED</w:t>
          </w:r>
          <w:r>
            <w:rPr>
              <w:noProof/>
            </w:rPr>
            <w:tab/>
          </w:r>
          <w:r w:rsidR="009542E4">
            <w:rPr>
              <w:noProof/>
            </w:rPr>
            <w:fldChar w:fldCharType="begin"/>
          </w:r>
          <w:r>
            <w:rPr>
              <w:noProof/>
            </w:rPr>
            <w:instrText xml:space="preserve"> PAGEREF _Toc239096270 \h </w:instrText>
          </w:r>
          <w:r w:rsidR="009542E4">
            <w:rPr>
              <w:noProof/>
            </w:rPr>
          </w:r>
          <w:r w:rsidR="009542E4">
            <w:rPr>
              <w:noProof/>
            </w:rPr>
            <w:fldChar w:fldCharType="separate"/>
          </w:r>
          <w:r>
            <w:rPr>
              <w:noProof/>
            </w:rPr>
            <w:t>24</w:t>
          </w:r>
          <w:r w:rsidR="009542E4">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D:</w:t>
          </w:r>
          <w:r>
            <w:rPr>
              <w:rFonts w:cstheme="minorBidi"/>
              <w:noProof/>
              <w:sz w:val="24"/>
              <w:szCs w:val="24"/>
              <w:lang w:eastAsia="ja-JP"/>
            </w:rPr>
            <w:tab/>
          </w:r>
          <w:r w:rsidRPr="00F33DFB">
            <w:rPr>
              <w:rFonts w:ascii="Times New Roman" w:hAnsi="Times New Roman"/>
              <w:b/>
              <w:noProof/>
            </w:rPr>
            <w:t>DATA ANALYSIS PLAN</w:t>
          </w:r>
          <w:r>
            <w:rPr>
              <w:noProof/>
            </w:rPr>
            <w:tab/>
          </w:r>
          <w:r w:rsidR="009542E4">
            <w:rPr>
              <w:noProof/>
            </w:rPr>
            <w:fldChar w:fldCharType="begin"/>
          </w:r>
          <w:r>
            <w:rPr>
              <w:noProof/>
            </w:rPr>
            <w:instrText xml:space="preserve"> PAGEREF _Toc239096271 \h </w:instrText>
          </w:r>
          <w:r w:rsidR="009542E4">
            <w:rPr>
              <w:noProof/>
            </w:rPr>
          </w:r>
          <w:r w:rsidR="009542E4">
            <w:rPr>
              <w:noProof/>
            </w:rPr>
            <w:fldChar w:fldCharType="separate"/>
          </w:r>
          <w:r>
            <w:rPr>
              <w:noProof/>
            </w:rPr>
            <w:t>25</w:t>
          </w:r>
          <w:r w:rsidR="009542E4">
            <w:rPr>
              <w:noProof/>
            </w:rPr>
            <w:fldChar w:fldCharType="end"/>
          </w:r>
        </w:p>
        <w:p w:rsidR="00756073" w:rsidRPr="00B738A8" w:rsidRDefault="009542E4">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9542E4">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4D163A">
          <w:rPr>
            <w:noProof/>
            <w:webHidden/>
          </w:rPr>
          <w:t>8</w:t>
        </w:r>
        <w:r>
          <w:rPr>
            <w:noProof/>
            <w:webHidden/>
          </w:rPr>
          <w:fldChar w:fldCharType="end"/>
        </w:r>
      </w:hyperlink>
    </w:p>
    <w:p w:rsidR="00AC468D" w:rsidRDefault="009542E4">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Pr>
            <w:noProof/>
            <w:webHidden/>
          </w:rPr>
          <w:fldChar w:fldCharType="begin"/>
        </w:r>
        <w:r w:rsidR="00AC468D">
          <w:rPr>
            <w:noProof/>
            <w:webHidden/>
          </w:rPr>
          <w:instrText xml:space="preserve"> PAGEREF _Toc365023342 \h </w:instrText>
        </w:r>
        <w:r>
          <w:rPr>
            <w:noProof/>
            <w:webHidden/>
          </w:rPr>
        </w:r>
        <w:r>
          <w:rPr>
            <w:noProof/>
            <w:webHidden/>
          </w:rPr>
          <w:fldChar w:fldCharType="separate"/>
        </w:r>
        <w:r w:rsidR="004D163A">
          <w:rPr>
            <w:noProof/>
            <w:webHidden/>
          </w:rPr>
          <w:t>9</w:t>
        </w:r>
        <w:r>
          <w:rPr>
            <w:noProof/>
            <w:webHidden/>
          </w:rPr>
          <w:fldChar w:fldCharType="end"/>
        </w:r>
      </w:hyperlink>
    </w:p>
    <w:p w:rsidR="00AC468D" w:rsidRDefault="009542E4">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Pr>
            <w:noProof/>
            <w:webHidden/>
          </w:rPr>
          <w:fldChar w:fldCharType="begin"/>
        </w:r>
        <w:r w:rsidR="00AC468D">
          <w:rPr>
            <w:noProof/>
            <w:webHidden/>
          </w:rPr>
          <w:instrText xml:space="preserve"> PAGEREF _Toc365023343 \h </w:instrText>
        </w:r>
        <w:r>
          <w:rPr>
            <w:noProof/>
            <w:webHidden/>
          </w:rPr>
        </w:r>
        <w:r>
          <w:rPr>
            <w:noProof/>
            <w:webHidden/>
          </w:rPr>
          <w:fldChar w:fldCharType="separate"/>
        </w:r>
        <w:r w:rsidR="004D163A">
          <w:rPr>
            <w:noProof/>
            <w:webHidden/>
          </w:rPr>
          <w:t>15</w:t>
        </w:r>
        <w:r>
          <w:rPr>
            <w:noProof/>
            <w:webHidden/>
          </w:rPr>
          <w:fldChar w:fldCharType="end"/>
        </w:r>
      </w:hyperlink>
    </w:p>
    <w:p w:rsidR="00142B59" w:rsidRPr="00B738A8" w:rsidRDefault="009542E4"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9542E4">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4D163A">
        <w:rPr>
          <w:noProof/>
        </w:rPr>
        <w:t>13</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9542E4">
        <w:rPr>
          <w:noProof/>
        </w:rPr>
        <w:fldChar w:fldCharType="begin"/>
      </w:r>
      <w:r>
        <w:rPr>
          <w:noProof/>
        </w:rPr>
        <w:instrText xml:space="preserve"> PAGEREF _Toc364862451 \h </w:instrText>
      </w:r>
      <w:r w:rsidR="009542E4">
        <w:rPr>
          <w:noProof/>
        </w:rPr>
      </w:r>
      <w:r w:rsidR="009542E4">
        <w:rPr>
          <w:noProof/>
        </w:rPr>
        <w:fldChar w:fldCharType="separate"/>
      </w:r>
      <w:r w:rsidR="004D163A">
        <w:rPr>
          <w:noProof/>
        </w:rPr>
        <w:t>14</w:t>
      </w:r>
      <w:r w:rsidR="009542E4">
        <w:rPr>
          <w:noProof/>
        </w:rPr>
        <w:fldChar w:fldCharType="end"/>
      </w:r>
    </w:p>
    <w:p w:rsidR="00C13FAF" w:rsidRPr="00B738A8" w:rsidRDefault="009542E4"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1" w:name="_Toc239096244"/>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2" w:name="_Toc239096245"/>
      <w:r w:rsidRPr="005629B3">
        <w:rPr>
          <w:rFonts w:ascii="Times New Roman" w:hAnsi="Times New Roman" w:cs="Times New Roman"/>
          <w:b/>
        </w:rPr>
        <w:t>PURPOSE</w:t>
      </w:r>
      <w:bookmarkEnd w:id="2"/>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project </w:t>
      </w:r>
      <w:r w:rsidR="00B758C8">
        <w:rPr>
          <w:rFonts w:ascii="Times New Roman" w:hAnsi="Times New Roman" w:cs="Times New Roman"/>
        </w:rPr>
        <w:t>was</w:t>
      </w:r>
      <w:r w:rsidR="00B758C8"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 xml:space="preserve">inform the Combat Air Command Commander’s fielding decision of the new Unmanned Aerial </w:t>
      </w:r>
      <w:proofErr w:type="spellStart"/>
      <w:r>
        <w:rPr>
          <w:rFonts w:ascii="Times New Roman" w:hAnsi="Times New Roman" w:cs="Times New Roman"/>
        </w:rPr>
        <w:t>Vehicle’s</w:t>
      </w:r>
      <w:proofErr w:type="spellEnd"/>
      <w:r>
        <w:rPr>
          <w:rFonts w:ascii="Times New Roman" w:hAnsi="Times New Roman" w:cs="Times New Roman"/>
        </w:rPr>
        <w:t xml:space="preserve"> (UAV), the MQ-45 Golden Eagle</w:t>
      </w:r>
      <w:r w:rsidR="00224362">
        <w:rPr>
          <w:rFonts w:ascii="Times New Roman" w:hAnsi="Times New Roman" w:cs="Times New Roman"/>
        </w:rPr>
        <w:t xml:space="preserve"> (MQ-45)</w:t>
      </w:r>
      <w:r>
        <w:rPr>
          <w:rFonts w:ascii="Times New Roman" w:hAnsi="Times New Roman" w:cs="Times New Roman"/>
        </w:rPr>
        <w:t xml:space="preserve">, </w:t>
      </w:r>
      <w:proofErr w:type="gramStart"/>
      <w:r>
        <w:rPr>
          <w:rFonts w:ascii="Times New Roman" w:hAnsi="Times New Roman" w:cs="Times New Roman"/>
        </w:rPr>
        <w:t>operational</w:t>
      </w:r>
      <w:proofErr w:type="gramEnd"/>
      <w:r>
        <w:rPr>
          <w:rFonts w:ascii="Times New Roman" w:hAnsi="Times New Roman" w:cs="Times New Roman"/>
        </w:rPr>
        <w:t xml:space="preserve"> capability</w:t>
      </w:r>
      <w:r w:rsidRPr="00492D58">
        <w:rPr>
          <w:rFonts w:ascii="Times New Roman" w:hAnsi="Times New Roman" w:cs="Times New Roman"/>
        </w:rPr>
        <w:t>.</w:t>
      </w:r>
      <w:r>
        <w:rPr>
          <w:rFonts w:ascii="Times New Roman" w:hAnsi="Times New Roman" w:cs="Times New Roman"/>
        </w:rPr>
        <w:t xml:space="preserve">  Team 5 of </w:t>
      </w:r>
      <w:proofErr w:type="gramStart"/>
      <w:r>
        <w:rPr>
          <w:rFonts w:ascii="Times New Roman" w:hAnsi="Times New Roman" w:cs="Times New Roman"/>
        </w:rPr>
        <w:t>Summer</w:t>
      </w:r>
      <w:proofErr w:type="gramEnd"/>
      <w:r>
        <w:rPr>
          <w:rFonts w:ascii="Times New Roman" w:hAnsi="Times New Roman" w:cs="Times New Roman"/>
        </w:rPr>
        <w:t xml:space="preserve">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3" w:name="_Toc239096246"/>
      <w:r w:rsidRPr="005629B3">
        <w:rPr>
          <w:rFonts w:ascii="Times New Roman" w:hAnsi="Times New Roman" w:cs="Times New Roman"/>
          <w:b/>
        </w:rPr>
        <w:t>SYSTEM DESCRIPTION</w:t>
      </w:r>
      <w:bookmarkEnd w:id="3"/>
    </w:p>
    <w:p w:rsidR="009E0E58" w:rsidRDefault="009E0E58" w:rsidP="009E0E58">
      <w:pPr>
        <w:rPr>
          <w:rFonts w:ascii="Times New Roman" w:hAnsi="Times New Roman" w:cs="Times New Roman"/>
        </w:rPr>
      </w:pPr>
      <w:r>
        <w:rPr>
          <w:rFonts w:ascii="Times New Roman" w:hAnsi="Times New Roman" w:cs="Times New Roman"/>
        </w:rPr>
        <w:t>The MQ-45 is a high altitude, long range, all-weather intelligence gathering unmanned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a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rsidR="00DF33AC" w:rsidRPr="00B738A8" w:rsidRDefault="00646FAA" w:rsidP="009F0791">
      <w:pPr>
        <w:pStyle w:val="Heading1"/>
        <w:rPr>
          <w:rFonts w:ascii="Times New Roman" w:hAnsi="Times New Roman" w:cs="Times New Roman"/>
          <w:b/>
        </w:rPr>
      </w:pPr>
      <w:bookmarkStart w:id="4" w:name="_Toc239096247"/>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4"/>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5" w:name="_Toc239096248"/>
      <w:r w:rsidRPr="005629B3">
        <w:rPr>
          <w:rFonts w:ascii="Times New Roman" w:hAnsi="Times New Roman" w:cs="Times New Roman"/>
          <w:b/>
        </w:rPr>
        <w:t>MISSION NEED</w:t>
      </w:r>
      <w:bookmarkEnd w:id="5"/>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 xml:space="preserve">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del w:id="6" w:author="Steve Mazza" w:date="2013-08-26T08:52:00Z">
        <w:r w:rsidR="007B4E38" w:rsidDel="004861A0">
          <w:rPr>
            <w:rFonts w:ascii="Times New Roman" w:hAnsi="Times New Roman" w:cs="Times New Roman"/>
          </w:rPr>
          <w:delText xml:space="preserve">Operation </w:delText>
        </w:r>
        <w:r w:rsidRPr="00C0387B" w:rsidDel="004861A0">
          <w:rPr>
            <w:rFonts w:ascii="Times New Roman" w:hAnsi="Times New Roman" w:cs="Times New Roman"/>
          </w:rPr>
          <w:delText>Enduring Freedom</w:delText>
        </w:r>
      </w:del>
      <w:ins w:id="7" w:author="Steve Mazza" w:date="2013-08-26T08:52:00Z">
        <w:r w:rsidR="004861A0">
          <w:rPr>
            <w:rFonts w:ascii="Times New Roman" w:hAnsi="Times New Roman" w:cs="Times New Roman"/>
          </w:rPr>
          <w:t>the rapidly evolving</w:t>
        </w:r>
      </w:ins>
      <w:ins w:id="8" w:author="Steve Mazza" w:date="2013-08-26T08:55:00Z">
        <w:r w:rsidR="004861A0">
          <w:rPr>
            <w:rFonts w:ascii="Times New Roman" w:hAnsi="Times New Roman" w:cs="Times New Roman"/>
          </w:rPr>
          <w:t xml:space="preserve"> demands of modern global security op</w:t>
        </w:r>
      </w:ins>
      <w:ins w:id="9" w:author="Steve Mazza" w:date="2013-08-26T08:56:00Z">
        <w:r w:rsidR="004861A0">
          <w:rPr>
            <w:rFonts w:ascii="Times New Roman" w:hAnsi="Times New Roman" w:cs="Times New Roman"/>
          </w:rPr>
          <w:t>erations</w:t>
        </w:r>
      </w:ins>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10" w:name="_Toc239096249"/>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0"/>
    </w:p>
    <w:p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r w:rsidR="006B35B3">
        <w:rPr>
          <w:rFonts w:ascii="Times New Roman" w:hAnsi="Times New Roman" w:cs="Times New Roman"/>
        </w:rPr>
        <w:t xml:space="preserve">Golden Eagle </w:t>
      </w:r>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rsidR="009E0E58" w:rsidRDefault="009E0E58" w:rsidP="009E0E58">
      <w:pPr>
        <w:rPr>
          <w:rFonts w:ascii="Times New Roman" w:hAnsi="Times New Roman" w:cs="Times New Roman"/>
        </w:rPr>
      </w:pP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rsidR="009E0E58"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land and take off within 1000ft.</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Time to </w:t>
      </w:r>
      <w:r w:rsidR="003903B1">
        <w:rPr>
          <w:rFonts w:ascii="Times New Roman" w:hAnsi="Times New Roman" w:cs="Times New Roman"/>
        </w:rPr>
        <w:t xml:space="preserve">take apart and </w:t>
      </w:r>
      <w:r w:rsidRPr="003903B1">
        <w:rPr>
          <w:rFonts w:ascii="Times New Roman" w:hAnsi="Times New Roman" w:cs="Times New Roman"/>
        </w:rPr>
        <w:t>reassemble the MQ-45 shall not exceed six hours.</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shall neutralize </w:t>
      </w:r>
      <w:proofErr w:type="gramStart"/>
      <w:r w:rsidRPr="003903B1">
        <w:rPr>
          <w:rFonts w:ascii="Times New Roman" w:hAnsi="Times New Roman" w:cs="Times New Roman"/>
        </w:rPr>
        <w:t>an enemy</w:t>
      </w:r>
      <w:proofErr w:type="gramEnd"/>
      <w:r w:rsidRPr="003903B1">
        <w:rPr>
          <w:rFonts w:ascii="Times New Roman" w:hAnsi="Times New Roman" w:cs="Times New Roman"/>
        </w:rPr>
        <w:t xml:space="preserve"> radar within a 50 mile radius.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a payload up to 4700 lbs.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rsidR="00DF33AC" w:rsidRPr="00B738A8" w:rsidRDefault="00646FAA" w:rsidP="009F0791">
      <w:pPr>
        <w:pStyle w:val="Heading1"/>
        <w:rPr>
          <w:rFonts w:ascii="Times New Roman" w:hAnsi="Times New Roman" w:cs="Times New Roman"/>
          <w:b/>
        </w:rPr>
      </w:pPr>
      <w:bookmarkStart w:id="11" w:name="_Toc239096250"/>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11"/>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12" w:name="_Toc239096251"/>
      <w:r w:rsidRPr="00B738A8">
        <w:rPr>
          <w:rFonts w:ascii="Times New Roman" w:hAnsi="Times New Roman" w:cs="Times New Roman"/>
        </w:rPr>
        <w:t>CRITICAL TECHNICAL PARAMETERS</w:t>
      </w:r>
      <w:bookmarkEnd w:id="12"/>
    </w:p>
    <w:p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xml:space="preserve">: the UAV </w:t>
      </w:r>
      <w:proofErr w:type="spellStart"/>
      <w:r w:rsidRPr="002802D4">
        <w:rPr>
          <w:rFonts w:ascii="Times New Roman" w:hAnsi="Times New Roman" w:cs="Times New Roman"/>
        </w:rPr>
        <w:t>unladen</w:t>
      </w:r>
      <w:proofErr w:type="spellEnd"/>
      <w:r w:rsidRPr="002802D4">
        <w:rPr>
          <w:rFonts w:ascii="Times New Roman" w:hAnsi="Times New Roman" w:cs="Times New Roman"/>
        </w:rPr>
        <w:t xml:space="preserve"> gross vehicle weight must not exceed 225 kilograms.</w:t>
      </w:r>
    </w:p>
    <w:p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in full production, the UAV must not exceed 1.5 million dollars per unit.</w:t>
      </w:r>
    </w:p>
    <w:p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xml:space="preserve">: the UAV must have no less than 30 us gallons of </w:t>
      </w:r>
      <w:proofErr w:type="spellStart"/>
      <w:r w:rsidRPr="002802D4">
        <w:rPr>
          <w:rFonts w:ascii="Times New Roman" w:hAnsi="Times New Roman" w:cs="Times New Roman"/>
        </w:rPr>
        <w:t>wet</w:t>
      </w:r>
      <w:proofErr w:type="spellEnd"/>
      <w:r w:rsidRPr="002802D4">
        <w:rPr>
          <w:rFonts w:ascii="Times New Roman" w:hAnsi="Times New Roman" w:cs="Times New Roman"/>
        </w:rPr>
        <w:t xml:space="preserve"> fuel storage.</w:t>
      </w:r>
    </w:p>
    <w:p w:rsidR="007A3B54" w:rsidRPr="002802D4" w:rsidRDefault="007A3B54" w:rsidP="007A3B54">
      <w:pPr>
        <w:rPr>
          <w:rFonts w:ascii="Times New Roman" w:hAnsi="Times New Roman" w:cs="Times New Roman"/>
        </w:rPr>
      </w:pPr>
      <w:r w:rsidRPr="002802D4">
        <w:rPr>
          <w:rFonts w:ascii="Times New Roman" w:hAnsi="Times New Roman" w:cs="Times New Roman"/>
          <w:b/>
        </w:rPr>
        <w:t>Air speed</w:t>
      </w:r>
      <w:r w:rsidRPr="002802D4">
        <w:rPr>
          <w:rFonts w:ascii="Times New Roman" w:hAnsi="Times New Roman" w:cs="Times New Roman"/>
        </w:rPr>
        <w:t>: the UAV must be capable of maintaining a sustained air speed of 102 nautical miles per hour for no less than 45 minutes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Flight time</w:t>
      </w:r>
      <w:r w:rsidRPr="002802D4">
        <w:rPr>
          <w:rFonts w:ascii="Times New Roman" w:hAnsi="Times New Roman" w:cs="Times New Roman"/>
        </w:rPr>
        <w:t>: the UAV must be capable of exceeding 4 hours or continuous flight time at 80% thrust,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p>
    <w:p w:rsidR="007A3B54" w:rsidRPr="002802D4" w:rsidRDefault="007A3B54" w:rsidP="007A3B54">
      <w:pPr>
        <w:rPr>
          <w:rFonts w:ascii="Times New Roman" w:hAnsi="Times New Roman" w:cs="Times New Roman"/>
        </w:rPr>
      </w:pPr>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p>
    <w:p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rsidR="001D76EB" w:rsidRPr="00B738A8" w:rsidRDefault="007A3B54" w:rsidP="007A3B54">
      <w:pPr>
        <w:rPr>
          <w:rFonts w:ascii="Times New Roman" w:hAnsi="Times New Roman" w:cs="Times New Roman"/>
        </w:rPr>
      </w:pPr>
      <w:r w:rsidRPr="002802D4">
        <w:rPr>
          <w:rFonts w:ascii="Times New Roman" w:hAnsi="Times New Roman" w:cs="Times New Roman"/>
          <w:b/>
        </w:rPr>
        <w:t>Commercial availability of specified optics</w:t>
      </w:r>
      <w:r w:rsidRPr="002802D4">
        <w:rPr>
          <w:rFonts w:ascii="Times New Roman" w:hAnsi="Times New Roman" w:cs="Times New Roman"/>
        </w:rPr>
        <w:t xml:space="preserve">: we must be able to procure from the manufacturer no less than 120 of the specified optics prior to LRIP.  Given the historical performance of </w:t>
      </w:r>
      <w:proofErr w:type="gramStart"/>
      <w:r w:rsidRPr="002802D4">
        <w:rPr>
          <w:rFonts w:ascii="Times New Roman" w:hAnsi="Times New Roman" w:cs="Times New Roman"/>
        </w:rPr>
        <w:t>these</w:t>
      </w:r>
      <w:proofErr w:type="gramEnd"/>
      <w:r w:rsidRPr="002802D4">
        <w:rPr>
          <w:rFonts w:ascii="Times New Roman" w:hAnsi="Times New Roman" w:cs="Times New Roman"/>
        </w:rPr>
        <w:t xml:space="preserve"> optics we will want 150 units from which to select the 120 to support LRIP.</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3" w:name="_Toc239096252"/>
      <w:r w:rsidRPr="00472E83">
        <w:rPr>
          <w:rFonts w:ascii="Times New Roman" w:hAnsi="Times New Roman" w:cs="Times New Roman"/>
          <w:b/>
        </w:rPr>
        <w:lastRenderedPageBreak/>
        <w:t>GENERAL FUNCTION AND CAPABILITY DENDRITICS</w:t>
      </w:r>
      <w:bookmarkEnd w:id="13"/>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functions with limited capabilities and Figure 2 depicts the Communications capability in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14" w:name="_Toc364801017"/>
      <w:bookmarkStart w:id="15" w:name="_Toc365023341"/>
      <w:proofErr w:type="gramStart"/>
      <w:r w:rsidRPr="00D11CE9">
        <w:t xml:space="preserve">Figure </w:t>
      </w:r>
      <w:fldSimple w:instr=" SEQ Figure \* ARABIC ">
        <w:r w:rsidR="00387616">
          <w:rPr>
            <w:noProof/>
          </w:rPr>
          <w:t>1</w:t>
        </w:r>
      </w:fldSimple>
      <w:r w:rsidRPr="00D11CE9">
        <w:t>.</w:t>
      </w:r>
      <w:proofErr w:type="gramEnd"/>
      <w:r w:rsidRPr="00D11CE9">
        <w:t xml:space="preserve"> MQ-45 Master Capability </w:t>
      </w:r>
      <w:proofErr w:type="spellStart"/>
      <w:r w:rsidRPr="00D11CE9">
        <w:t>Dendritic</w:t>
      </w:r>
      <w:bookmarkEnd w:id="14"/>
      <w:bookmarkEnd w:id="15"/>
      <w:proofErr w:type="spellEnd"/>
    </w:p>
    <w:p w:rsidR="001D76EB" w:rsidRDefault="001D76EB">
      <w:pPr>
        <w:rPr>
          <w:rFonts w:ascii="Times New Roman" w:hAnsi="Times New Roman" w:cs="Times New Roman"/>
        </w:rPr>
      </w:pPr>
    </w:p>
    <w:p w:rsidR="00900F99" w:rsidRDefault="009542E4">
      <w:pPr>
        <w:rPr>
          <w:rFonts w:ascii="Times New Roman" w:hAnsi="Times New Roman" w:cs="Times New Roman"/>
        </w:rPr>
      </w:pPr>
      <w:r w:rsidRPr="009542E4">
        <w:rPr>
          <w:noProof/>
        </w:rPr>
        <w:lastRenderedPageBreak/>
        <w:pict>
          <v:group id="Canvas 118" o:spid="_x0000_s1026" editas="canvas" style="position:absolute;margin-left:-72.75pt;margin-top:-703pt;width:462.75pt;height:240pt;z-index:251658240" coordsize="58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9;height:30480;visibility:visible">
              <v:fill o:detectmouseclick="t"/>
              <v:path o:connecttype="none"/>
            </v:shape>
            <v:rect id="Rectangle 5" o:spid="_x0000_s1028" style="position:absolute;left:15716;top:381;width:3219;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MCS</w:t>
                    </w:r>
                  </w:p>
                </w:txbxContent>
              </v:textbox>
            </v:rect>
            <v:rect id="Rectangle 6" o:spid="_x0000_s1029" style="position:absolute;left:29337;top:2381;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11</w:t>
                    </w:r>
                  </w:p>
                </w:txbxContent>
              </v:textbox>
            </v:rect>
            <v:rect id="Rectangle 7" o:spid="_x0000_s1030" style="position:absolute;left:40100;top:6381;width:508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EF7672" w:rsidRDefault="00EF7672">
                    <w:r>
                      <w:rPr>
                        <w:rFonts w:ascii="Times New Roman" w:hAnsi="Times New Roman" w:cs="Times New Roman"/>
                        <w:color w:val="000000"/>
                      </w:rPr>
                      <w:t>Imagery</w:t>
                    </w:r>
                  </w:p>
                </w:txbxContent>
              </v:textbox>
            </v:rect>
            <v:rect id="Rectangle 8" o:spid="_x0000_s1031" style="position:absolute;left:52768;top:8382;width:4451;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2.4kb/s</w:t>
                    </w:r>
                  </w:p>
                </w:txbxContent>
              </v:textbox>
            </v:rect>
            <v:rect id="Rectangle 9" o:spid="_x0000_s1032" style="position:absolute;left:381;top:10287;width:11093;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EF7672" w:rsidRDefault="00EF7672">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Link 16</w:t>
                    </w:r>
                  </w:p>
                </w:txbxContent>
              </v:textbox>
            </v:rect>
            <v:rect id="Rectangle 12" o:spid="_x0000_s1035" style="position:absolute;left:40100;top:10382;width:825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EF7672" w:rsidRDefault="00EF7672">
                    <w:r>
                      <w:rPr>
                        <w:rFonts w:ascii="Times New Roman" w:hAnsi="Times New Roman" w:cs="Times New Roman"/>
                        <w:color w:val="000000"/>
                      </w:rPr>
                      <w:t>16kb/s</w:t>
                    </w:r>
                  </w:p>
                </w:txbxContent>
              </v:textbox>
            </v:rect>
            <v:rect id="Rectangle 14" o:spid="_x0000_s1037" style="position:absolute;left:40100;top:14382;width:791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I9b4A&#10;AADbAAAADwAAAGRycy9kb3ducmV2LnhtbERP24rCMBB9F/Yfwiz4ZtNVE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kiPW+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TC/IP</w:t>
                    </w:r>
                  </w:p>
                </w:txbxContent>
              </v:textbox>
            </v:rect>
            <v:rect id="Rectangle 16" o:spid="_x0000_s1039" style="position:absolute;left:15716;top:20383;width:6356;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SATCOM</w:t>
                    </w:r>
                  </w:p>
                </w:txbxContent>
              </v:textbox>
            </v:rect>
            <v:rect id="Rectangle 17" o:spid="_x0000_s1040" style="position:absolute;left:40100;top:22383;width:1778;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Ka</w:t>
                    </w:r>
                  </w:p>
                </w:txbxContent>
              </v:textbox>
            </v:rect>
            <v:rect id="Rectangle 18" o:spid="_x0000_s1041" style="position:absolute;left:27908;top:24384;width:3054;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EF7672" w:rsidRDefault="00EF7672">
                    <w:r>
                      <w:rPr>
                        <w:rFonts w:ascii="Times New Roman" w:hAnsi="Times New Roman" w:cs="Times New Roman"/>
                        <w:color w:val="000000"/>
                      </w:rPr>
                      <w:t>UHF</w:t>
                    </w:r>
                  </w:p>
                </w:txbxContent>
              </v:textbox>
            </v:rect>
            <v:rect id="Rectangle 19" o:spid="_x0000_s1042" style="position:absolute;left:40100;top:26384;width:1867;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EF7672" w:rsidRDefault="00EF7672">
                    <w:r>
                      <w:rPr>
                        <w:rFonts w:ascii="Times New Roman" w:hAnsi="Times New Roman" w:cs="Times New Roman"/>
                        <w:color w:val="000000"/>
                      </w:rPr>
                      <w:t>Ku</w:t>
                    </w:r>
                  </w:p>
                </w:txbxContent>
              </v:textbox>
            </v:rect>
            <v:rect id="Rectangle 20" o:spid="_x0000_s1043" style="position:absolute;left:27908;top:28384;width:2800;height:17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EF7672" w:rsidRDefault="00EF7672">
                    <w:r>
                      <w:rPr>
                        <w:rFonts w:ascii="Times New Roman" w:hAnsi="Times New Roman" w:cs="Times New Roman"/>
                        <w:color w:val="000000"/>
                      </w:rPr>
                      <w:t>SHF</w:t>
                    </w:r>
                  </w:p>
                </w:txbxContent>
              </v:textbox>
            </v:rect>
            <v:rect id="Rectangle 21" o:spid="_x0000_s1044" style="position:absolute;left:95;top:2000;width:15240;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0AMQA&#10;AADbAAAADwAAAGRycy9kb3ducmV2LnhtbESPQWvCQBSE7wX/w/IK3uqu2oYaXaUUAkLbg4nQ6yP7&#10;TEKzb2N2jfHfdwsFj8PMfMNsdqNtxUC9bxxrmM8UCOLSmYYrDccie3oF4QOywdYxabiRh9128rDB&#10;1LgrH2jIQyUihH2KGuoQulRKX9Zk0c9cRxy9k+sthij7SpoerxFuW7lQKpEWG44LNXb0XlP5k1+s&#10;BkyezfnrtPwsPi4JrqpRZS/fSuvp4/i2BhFoDPfwf3tvNCzm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I9ADEAAAA2wAAAA8AAAAAAAAAAAAAAAAAmAIAAGRycy9k&#10;b3ducmV2LnhtbFBLBQYAAAAABAAEAPUAAACJAwAAAAA=&#10;" stroked="f"/>
            <v:rect id="Rectangle 22" o:spid="_x0000_s1045" style="position:absolute;left:15335;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pqd8QA&#10;AADbAAAADwAAAGRycy9kb3ducmV2LnhtbESPT2sCMRTE74V+h/AKvdWkW7voulFEEAraQ1Xw+ti8&#10;/YObl+0m6vbbG0HocZiZ3zD5YrCtuFDvG8ca3kcKBHHhTMOVhsN+/TYB4QOywdYxafgjD4v581OO&#10;mXFX/qHLLlQiQthnqKEOocuk9EVNFv3IdcTRK11vMUTZV9L0eI1w28pEqVRabDgu1NjRqqbitDtb&#10;DZiOze93+bHdb84pTqtBrT+PSuvXl2E5AxFoCP/hR/vLaEgS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anfEAAAA2wAAAA8AAAAAAAAAAAAAAAAAmAIAAGRycy9k&#10;b3ducmV2LnhtbFBLBQYAAAAABAAEAPUAAACJAwAAAAA=&#10;" stroked="f"/>
            <v:rect id="Rectangle 23" o:spid="_x0000_s1046" style="position:absolute;left:15335;top:2000;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uAr8A&#10;AADbAAAADwAAAGRycy9kb3ducmV2LnhtbESPzQrCMBCE74LvEFbwpqk/SKlGEUXx4EXrAyzN2hab&#10;TWmirW9vBMHjMDPfMKtNZyrxosaVlhVMxhEI4szqknMFt/QwikE4j6yxskwK3uRgs+73Vpho2/KF&#10;XlefiwBhl6CCwvs6kdJlBRl0Y1sTB+9uG4M+yCaXusE2wE0lp1G0kAZLDgsF1rQrKHtcn0bBsZ3r&#10;dFFFu/I+O+9TSfEjT89KDQfddgnCU+f/4V/7pBVMZ/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W4CvwAAANsAAAAPAAAAAAAAAAAAAAAAAJgCAABkcnMvZG93bnJl&#10;di54bWxQSwUGAAAAAAQABAD1AAAAhAMAAAAA&#10;" fillcolor="#090" stroked="f"/>
            <v:rect id="Rectangle 24" o:spid="_x0000_s1047" style="position:absolute;left:21431;top:95;width:190;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rect id="Rectangle 25" o:spid="_x0000_s1048" style="position:absolute;left:95;top:4000;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rect id="Rectangle 26" o:spid="_x0000_s1049" style="position:absolute;left:27527;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rect id="Rectangle 27" o:spid="_x0000_s1050" style="position:absolute;left:27527;top:4000;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oAb8A&#10;AADbAAAADwAAAGRycy9kb3ducmV2LnhtbESPzQrCMBCE74LvEFbwpqk/qFSjiKJ48KL1AZZmbYvN&#10;pjTR1rc3guBxmJlvmNWmNaV4Ue0KywpGwwgEcWp1wZmCW3IYLEA4j6yxtEwK3uRgs+52Vhhr2/CF&#10;XlefiQBhF6OC3PsqltKlORl0Q1sRB+9ua4M+yDqTusYmwE0px1E0kwYLDgs5VrTLKX1cn0bBsZnq&#10;ZFZGu+I+Oe8TSYtHlpyV6vfa7RKEp9b/w7/2SSs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mgBvwAAANsAAAAPAAAAAAAAAAAAAAAAAJgCAABkcnMvZG93bnJl&#10;di54bWxQSwUGAAAAAAQABAD1AAAAhAMAAAAA&#10;" fillcolor="#090" stroked="f"/>
            <v:rect id="Rectangle 28" o:spid="_x0000_s1051" style="position:absolute;left:33623;top:95;width:190;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rect id="Rectangle 29" o:spid="_x0000_s1052" style="position:absolute;left:95;top:8001;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rect id="Rectangle 30" o:spid="_x0000_s1053" style="position:absolute;left:39719;top:95;width:190;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3HRsEA&#10;AADbAAAADwAAAGRycy9kb3ducmV2LnhtbERPz2vCMBS+C/4P4Qm72USdZeuMIoPCYPNgO9j10Tzb&#10;sualNrF2//1yGOz48f3eHSbbiZEG3zrWsEoUCOLKmZZrDZ9lvnwC4QOywc4xafghD4f9fLbDzLg7&#10;n2ksQi1iCPsMNTQh9JmUvmrIok9cTxy5ixsshgiHWpoB7zHcdnKtVCotthwbGuzptaHqu7hZDZg+&#10;muvpsvko328pPteTyrdfSuuHxXR8ARFoCv/iP/eb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x0bBAAAA2wAAAA8AAAAAAAAAAAAAAAAAmAIAAGRycy9kb3du&#10;cmV2LnhtbFBLBQYAAAAABAAEAPUAAACGAwAAAAA=&#10;" stroked="f"/>
            <v:rect id="Rectangle 31" o:spid="_x0000_s1054" style="position:absolute;left:39719;top:8001;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DM78A&#10;AADbAAAADwAAAGRycy9kb3ducmV2LnhtbESPzQrCMBCE74LvEFbwpqk/SKlGEUXx4EXrAyzN2hab&#10;TWmirW9vBMHjMDPfMKtNZyrxosaVlhVMxhEI4szqknMFt/QwikE4j6yxskwK3uRgs+73Vpho2/KF&#10;XlefiwBhl6CCwvs6kdJlBRl0Y1sTB+9uG4M+yCaXusE2wE0lp1G0kAZLDgsF1rQrKHtcn0bBsZ3r&#10;dFFFu/I+O+9TSfEjT89KDQfddgnCU+f/4V/7pBXMJ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csMzvwAAANsAAAAPAAAAAAAAAAAAAAAAAJgCAABkcnMvZG93bnJl&#10;di54bWxQSwUGAAAAAAQABAD1AAAAhAMAAAAA&#10;" fillcolor="#090" stroked="f"/>
            <v:rect id="Rectangle 32" o:spid="_x0000_s1055" style="position:absolute;left:47434;top:95;width:191;height:7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rect id="Rectangle 33" o:spid="_x0000_s1056" style="position:absolute;left:95;top:10001;width:5229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ZMcQA&#10;AADbAAAADwAAAGRycy9kb3ducmV2LnhtbESPQWvCQBSE74L/YXmCN921qaGmbkIRBKH1UC14fWSf&#10;SWj2bcyuGv99t1DocZiZb5h1MdhW3Kj3jWMNi7kCQVw603Cl4eu4nb2A8AHZYOuYNDzIQ5GPR2vM&#10;jLvzJ90OoRIRwj5DDXUIXSalL2uy6OeuI47e2fUWQ5R9JU2P9wi3rXxSKpUWG44LNXa0qan8Plyt&#10;BkyfzWV/Tj6O79cUV9WgtsuT0no6Gd5eQQQawn/4r70z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WTHEAAAA2wAAAA8AAAAAAAAAAAAAAAAAmAIAAGRycy9k&#10;b3ducmV2LnhtbFBLBQYAAAAABAAEAPUAAACJAwAAAAA=&#10;" stroked="f"/>
            <v:rect id="Rectangle 34" o:spid="_x0000_s1057" style="position:absolute;left:52387;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BRcUA&#10;AADbAAAADwAAAGRycy9kb3ducmV2LnhtbESPzWrDMBCE74W8g9hAbo3UODWNE8WUgCHQ9pAf6HWx&#10;NraptXItOXHfvioUchxm5htmk4+2FVfqfeNYw9NcgSAunWm40nA+FY8vIHxANtg6Jg0/5CHfTh42&#10;mBl34wNdj6ESEcI+Qw11CF0mpS9rsujnriOO3sX1FkOUfSVNj7cIt61cKJVKiw3HhRo72tVUfh0H&#10;qwHTpfn+uCTvp7chxVU1quL5U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sFFxQAAANsAAAAPAAAAAAAAAAAAAAAAAJgCAABkcnMv&#10;ZG93bnJldi54bWxQSwUGAAAAAAQABAD1AAAAigMAAAAA&#10;" stroked="f"/>
            <v:rect id="Rectangle 35" o:spid="_x0000_s1058" style="position:absolute;left:52387;top:10001;width:6287;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FML8A&#10;AADbAAAADwAAAGRycy9kb3ducmV2LnhtbESPzQrCMBCE74LvEFbwpqm/SDWKKIoHL1ofYGnWtths&#10;ShNtfXsjCB6HmfmGWW1aU4oX1a6wrGA0jEAQp1YXnCm4JYfBAoTzyBpLy6TgTQ42625nhbG2DV/o&#10;dfWZCBB2MSrIva9iKV2ak0E3tBVx8O62NuiDrDOpa2wC3JRyHEVzabDgsJBjRbuc0sf1aRQcm6lO&#10;5mW0K+6T8z6RtHhkyVmpfq/dLkF4av0//GuftILJ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ScUwvwAAANsAAAAPAAAAAAAAAAAAAAAAAJgCAABkcnMvZG93bnJl&#10;di54bWxQSwUGAAAAAAQABAD1AAAAhAMAAAAA&#10;" fillcolor="#090" stroked="f"/>
            <v:rect id="Rectangle 36" o:spid="_x0000_s1059" style="position:absolute;left:58483;top:95;width:191;height:9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rect id="Rectangle 37" o:spid="_x0000_s1060" style="position:absolute;top:95;width:190;height:11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fMsQA&#10;AADbAAAADwAAAGRycy9kb3ducmV2LnhtbESPQWvCQBSE70L/w/IKveluq6aaugmlIAjqobHQ6yP7&#10;TEKzb9Psqum/7wqCx2FmvmFW+WBbcabeN441PE8UCOLSmYYrDV+H9XgBwgdkg61j0vBHHvLsYbTC&#10;1LgLf9K5CJWIEPYpaqhD6FIpfVmTRT9xHXH0jq63GKLsK2l6vES4beWLUom02HBcqLGjj5rKn+Jk&#10;NWAyM7/743R32J4SXFaDWs+/ldZPj8P7G4hAQ7iHb+2N0TB9heuX+AN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0XzLEAAAA2wAAAA8AAAAAAAAAAAAAAAAAmAIAAGRycy9k&#10;b3ducmV2LnhtbFBLBQYAAAAABAAEAPUAAACJAwAAAAA=&#10;" stroked="f"/>
            <v:rect id="Rectangle 38" o:spid="_x0000_s1061" style="position:absolute;top:12001;width:781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62" style="position:absolute;left:7620;top:95;width:190;height:10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40" o:spid="_x0000_s1063" style="position:absolute;left:15335;top:2190;width:190;height:9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41" o:spid="_x0000_s1064" style="position:absolute;left:21431;top:2190;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42" o:spid="_x0000_s1065" style="position:absolute;left:27527;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43" o:spid="_x0000_s1066" style="position:absolute;left:33623;top:4191;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qTMUA&#10;AADbAAAADwAAAGRycy9kb3ducmV2LnhtbESPzWrDMBCE74W8g9hAbo3UODWNE8WUgCHQ9pAf6HWx&#10;NraptXItOXHfvioUchxm5htmk4+2FVfqfeNYw9NcgSAunWm40nA+FY8vIHxANtg6Jg0/5CHfTh42&#10;mBl34wNdj6ESEcI+Qw11CF0mpS9rsujnriOO3sX1FkOUfSVNj7cIt61cKJVKiw3HhRo72tVUfh0H&#10;qwHTpfn+uCTvp7chxVU1quL5U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SpMxQAAANsAAAAPAAAAAAAAAAAAAAAAAJgCAABkcnMv&#10;ZG93bnJldi54bWxQSwUGAAAAAAQABAD1AAAAigMAAAAA&#10;" stroked="f"/>
            <v:rect id="Rectangle 44" o:spid="_x0000_s1067" style="position:absolute;left:39719;top:8191;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rect id="Rectangle 45" o:spid="_x0000_s1068" style="position:absolute;left:7810;top:12001;width:3981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Tb8A&#10;AADbAAAADwAAAGRycy9kb3ducmV2LnhtbESPzQrCMBCE74LvEFbwpqm/SDWKKIoHL1ofYGnWtths&#10;ShNtfXsjCB6HmfmGWW1aU4oX1a6wrGA0jEAQp1YXnCm4JYfBAoTzyBpLy6TgTQ42625nhbG2DV/o&#10;dfWZCBB2MSrIva9iKV2ak0E3tBVx8O62NuiDrDOpa2wC3JRyHEVzabDgsJBjRbuc0sf1aRQcm6lO&#10;5mW0K+6T8z6RtHhkyVmpfq/dLkF4av0//GuftILpD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T7ZNvwAAANsAAAAPAAAAAAAAAAAAAAAAAJgCAABkcnMvZG93bnJl&#10;di54bWxQSwUGAAAAAAQABAD1AAAAhAMAAAAA&#10;" fillcolor="#090" stroked="f"/>
            <v:rect id="Rectangle 46" o:spid="_x0000_s1069" style="position:absolute;left:47434;top:8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47" o:spid="_x0000_s1070" style="position:absolute;left:95;top:14001;width:5229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48" o:spid="_x0000_s1071" style="position:absolute;left:52387;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49" o:spid="_x0000_s1072" style="position:absolute;left:52387;top:14001;width:6287;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8SL8A&#10;AADbAAAADwAAAGRycy9kb3ducmV2LnhtbESPzQrCMBCE74LvEFbwpqk/iFajiKJ48KL1AZZmbYvN&#10;pjTR1rc3guBxmJlvmNWmNaV4Ue0KywpGwwgEcWp1wZmCW3IYzEE4j6yxtEwK3uRgs+52Vhhr2/CF&#10;XlefiQBhF6OC3PsqltKlORl0Q1sRB+9ua4M+yDqTusYmwE0px1E0kwYLDgs5VrTLKX1cn0bBsZnq&#10;ZFZGu+I+Oe8TSfNHlpyV6vfa7RKEp9b/w7/2SSuYLu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rxIvwAAANsAAAAPAAAAAAAAAAAAAAAAAJgCAABkcnMvZG93bnJl&#10;di54bWxQSwUGAAAAAAQABAD1AAAAhAMAAAAA&#10;" fillcolor="#090" stroked="f"/>
            <v:rect id="Rectangle 50" o:spid="_x0000_s1073" style="position:absolute;left:58483;top:10191;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rect id="Rectangle 51" o:spid="_x0000_s1074" style="position:absolute;left:95;top:16002;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Rectangle 52" o:spid="_x0000_s1075" style="position:absolute;left:39719;top:12192;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53" o:spid="_x0000_s1076" style="position:absolute;left:39719;top:16002;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df78A&#10;AADbAAAADwAAAGRycy9kb3ducmV2LnhtbESPzQrCMBCE74LvEFbwpqm/SDWKKIoHL1ofYGnWtths&#10;ShNtfXsjCB6HmfmGWW1aU4oX1a6wrGA0jEAQp1YXnCm4JYfBAoTzyBpLy6TgTQ42625nhbG2DV/o&#10;dfWZCBB2MSrIva9iKV2ak0E3tBVx8O62NuiDrDOpa2wC3JRyHEVzabDgsJBjRbuc0sf1aRQcm6lO&#10;5mW0K+6T8z6RtHhkyVmpfq/dLkF4av0//GuftILZB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Mx1/vwAAANsAAAAPAAAAAAAAAAAAAAAAAJgCAABkcnMvZG93bnJl&#10;di54bWxQSwUGAAAAAAQABAD1AAAAhAMAAAAA&#10;" fillcolor="#090" stroked="f"/>
            <v:rect id="Rectangle 54" o:spid="_x0000_s1077" style="position:absolute;left:47434;top:12192;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k5c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sMygb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STlxQAAANsAAAAPAAAAAAAAAAAAAAAAAJgCAABkcnMv&#10;ZG93bnJldi54bWxQSwUGAAAAAAQABAD1AAAAigMAAAAA&#10;" stroked="f"/>
            <v:rect id="Rectangle 55" o:spid="_x0000_s1078" style="position:absolute;left:95;top:20002;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rect id="Rectangle 56" o:spid="_x0000_s1079" style="position:absolute;left:27527;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rect id="Rectangle 57" o:spid="_x0000_s1080" style="position:absolute;left:27527;top:20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bfMEA&#10;AADbAAAADwAAAGRycy9kb3ducmV2LnhtbESPzarCMBSE9xd8h3AEd9fUn1ulGkUUxYUbrQ9waI5t&#10;sTkpTbT17Y0g3OUwM98wy3VnKvGkxpWWFYyGEQjizOqScwXXdP87B+E8ssbKMil4kYP1qvezxETb&#10;ls/0vPhcBAi7BBUU3teJlC4ryKAb2po4eDfbGPRBNrnUDbYBbio5jqJYGiw5LBRY07ag7H55GAWH&#10;dqrTuIq25W1y2qWS5vc8PSk16HebBQhPnf8Pf9tHreBvBp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IG3zBAAAA2wAAAA8AAAAAAAAAAAAAAAAAmAIAAGRycy9kb3du&#10;cmV2LnhtbFBLBQYAAAAABAAEAPUAAACGAwAAAAA=&#10;" fillcolor="#090" stroked="f"/>
            <v:rect id="Rectangle 58" o:spid="_x0000_s1081" style="position:absolute;left:33623;top:12192;width:190;height:7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59" o:spid="_x0000_s1082" style="position:absolute;left:95;top:22002;width:15240;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Le8QA&#10;AADbAAAADwAAAGRycy9kb3ducmV2LnhtbESPQWvCQBSE7wX/w/KE3uquVUONbkIRhELbQ7XQ6yP7&#10;TILZtzG7Jum/dwsFj8PMfMNs89E2oqfO1441zGcKBHHhTM2lhu/j/ukFhA/IBhvHpOGXPOTZ5GGL&#10;qXEDf1F/CKWIEPYpaqhCaFMpfVGRRT9zLXH0Tq6zGKLsSmk6HCLcNvJZqURarDkuVNjSrqLifLha&#10;DZgszeXztPg4vl8TXJej2q9+lNaP0/F1AyLQGO7h//ab0bB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i3vEAAAA2wAAAA8AAAAAAAAAAAAAAAAAmAIAAGRycy9k&#10;b3ducmV2LnhtbFBLBQYAAAAABAAEAPUAAACJAwAAAAA=&#10;" stroked="f"/>
            <v:rect id="Rectangle 60" o:spid="_x0000_s1083" style="position:absolute;left:15335;top:12192;width:1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rect id="Rectangle 61" o:spid="_x0000_s1084" style="position:absolute;left:15335;top:22002;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sLr8A&#10;AADbAAAADwAAAGRycy9kb3ducmV2LnhtbESPzQrCMBCE74LvEFbwpqk/FKlGEUXx4EXrAyzN2hab&#10;TWmirW9vBMHjMDPfMKtNZyrxosaVlhVMxhEI4szqknMFt/QwWoBwHlljZZkUvMnBZt3vrTDRtuUL&#10;va4+FwHCLkEFhfd1IqXLCjLoxrYmDt7dNgZ9kE0udYNtgJtKTqMolgZLDgsF1rQrKHtcn0bBsZ3r&#10;NK6iXXmfnfeppMUjT89KDQfddgnCU+f/4V/7pBXEE/h+C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wewuvwAAANsAAAAPAAAAAAAAAAAAAAAAAJgCAABkcnMvZG93bnJl&#10;di54bWxQSwUGAAAAAAQABAD1AAAAhAMAAAAA&#10;" fillcolor="#090" stroked="f"/>
            <v:rect id="Rectangle 62" o:spid="_x0000_s1085" style="position:absolute;left:21431;top:12192;width:190;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3" o:spid="_x0000_s1086" style="position:absolute;left:95;top:24003;width:3962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2LMQA&#10;AADbAAAADwAAAGRycy9kb3ducmV2LnhtbESPQWvCQBSE70L/w/IEb7pr04Y2dQ1FCAi1B7XQ6yP7&#10;TEKzb9PsRuO/dwsFj8PMfMOs8tG24ky9bxxrWC4UCOLSmYYrDV/HYv4Cwgdkg61j0nAlD/n6YbLC&#10;zLgL7+l8CJWIEPYZaqhD6DIpfVmTRb9wHXH0Tq63GKLsK2l6vES4beWjUqm02HBcqLGjTU3lz2Gw&#10;GjB9Mr+fp2R3/BhSfK1GVTx/K61n0/H9DUSgMdzD/+2t0ZAm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8dizEAAAA2wAAAA8AAAAAAAAAAAAAAAAAmAIAAGRycy9k&#10;b3ducmV2LnhtbFBLBQYAAAAABAAEAPUAAACJAwAAAAA=&#10;" stroked="f"/>
            <v:rect id="Rectangle 64" o:spid="_x0000_s1087" style="position:absolute;left:39719;top:16192;width:190;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XuWMQA&#10;AADbAAAADwAAAGRycy9kb3ducmV2LnhtbESPQWvCQBSE70L/w/KE3nTXqqFNXUMRAoXqQS30+sg+&#10;k9Ds2zS7iem/dwsFj8PMfMNsstE2YqDO1441LOYKBHHhTM2lhs9zPnsG4QOywcYxafglD9n2YbLB&#10;1LgrH2k4hVJECPsUNVQhtKmUvqjIop+7ljh6F9dZDFF2pTQdXiPcNvJJqURarDkuVNjSrqLi+9Rb&#10;DZiszM/hstyfP/oEX8pR5esvpfXjdHx7BRFoDPfwf/vdaEhW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V7ljEAAAA2wAAAA8AAAAAAAAAAAAAAAAAmAIAAGRycy9k&#10;b3ducmV2LnhtbFBLBQYAAAAABAAEAPUAAACJAwAAAAA=&#10;" stroked="f"/>
            <v:rect id="Rectangle 65" o:spid="_x0000_s1088" style="position:absolute;left:39719;top:24003;width:790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rqLcIA&#10;AADbAAAADwAAAGRycy9kb3ducmV2LnhtbESPzYrCQBCE74LvMLTgTSeubpCYUURRPHhZ4wM0mc4P&#10;ZnpCZtbEt3eEhT0WVfUVle4G04gnda62rGAxj0AQ51bXXCq4Z6fZGoTzyBoby6TgRQ522/EoxUTb&#10;nn/oefOlCBB2CSqovG8TKV1ekUE3ty1x8ArbGfRBdqXUHfYBbhr5FUWxNFhzWKiwpUNF+eP2axSc&#10;+5XO4iY61MXyeswkrR9ldlVqOhn2GxCeBv8f/mtftIL4Gz5fw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otwgAAANsAAAAPAAAAAAAAAAAAAAAAAJgCAABkcnMvZG93&#10;bnJldi54bWxQSwUGAAAAAAQABAD1AAAAhwMAAAAA&#10;" fillcolor="#090" stroked="f"/>
            <v:rect id="Rectangle 66" o:spid="_x0000_s1089" style="position:absolute;left:47434;top:16192;width:191;height:7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VtMQA&#10;AADbAAAADwAAAGRycy9kb3ducmV2LnhtbESPW2sCMRSE3wv9D+EUfKuJlwZdjVIEoWD74AV8PWyO&#10;u4ubk+0m6vbfN4Lg4zAz3zDzZedqcaU2VJ4NDPoKBHHubcWFgcN+/T4BESKyxdozGfijAMvF68sc&#10;M+tvvKXrLhYiQThkaKCMscmkDHlJDkPfN8TJO/nWYUyyLaRt8ZbgrpZDpbR0WHFaKLGhVUn5eXdx&#10;BlCP7e/PafS931w0TotOrT+OypjeW/c5AxGpi8/wo/1lDWgN9y/p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L1bTEAAAA2wAAAA8AAAAAAAAAAAAAAAAAmAIAAGRycy9k&#10;b3ducmV2LnhtbFBLBQYAAAAABAAEAPUAAACJAwAAAAA=&#10;" stroked="f"/>
            <v:rect id="Rectangle 67" o:spid="_x0000_s1090" style="position:absolute;left:95;top:26003;width:27432;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wL8QA&#10;AADbAAAADwAAAGRycy9kb3ducmV2LnhtbESPT4vCMBTE7wt+h/AEb2ui7latRhFBWNj14B/w+mie&#10;bbF5qU3U+u3NwsIeh5n5DTNftrYSd2p86VjDoK9AEGfOlJxrOB427xMQPiAbrByThid5WC46b3NM&#10;jXvwju77kIsIYZ+ihiKEOpXSZwVZ9H1XE0fv7BqLIcoml6bBR4TbSg6VSqTFkuNCgTWtC8ou+5vV&#10;gMmHuW7Po5/D9y3Bad6qzedJad3rtqsZiEBt+A//tb+MhmQM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cC/EAAAA2wAAAA8AAAAAAAAAAAAAAAAAmAIAAGRycy9k&#10;b3ducmV2LnhtbFBLBQYAAAAABAAEAPUAAACJAwAAAAA=&#10;" stroked="f"/>
            <v:rect id="Rectangle 68" o:spid="_x0000_s1091" style="position:absolute;left:27527;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kXcEA&#10;AADbAAAADwAAAGRycy9kb3ducmV2LnhtbERPz2vCMBS+D/wfwhN2m4nOFa2mZQjCQHeYDrw+mmdb&#10;bF66Jrbdf28Ogx0/vt/bfLSN6KnztWMN85kCQVw4U3Op4fu8f1mB8AHZYOOYNPyShzybPG0xNW7g&#10;L+pPoRQxhH2KGqoQ2lRKX1Rk0c9cSxy5q+sshgi7UpoOhxhuG7lQKpEWa44NFba0q6i4ne5WAyZL&#10;8/N5fT2eD/cE1+Wo9m8XpfXzdHzfgAg0hn/xn/vDaEji2P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5F3BAAAA2wAAAA8AAAAAAAAAAAAAAAAAmAIAAGRycy9kb3du&#10;cmV2LnhtbFBLBQYAAAAABAAEAPUAAACGAwAAAAA=&#10;" stroked="f"/>
            <v:rect id="Rectangle 69" o:spid="_x0000_s1092" style="position:absolute;left:27527;top:26003;width:628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gKMMA&#10;AADbAAAADwAAAGRycy9kb3ducmV2LnhtbESPzYrCQBCE74LvMLSwN534Q9DoRERx2YOXTXyAJtMm&#10;IZmekBlN9u13FoQ9FlX1FXU4jqYVL+pdbVnBchGBIC6srrlUcM+v8y0I55E1tpZJwQ85OKbTyQET&#10;bQf+plfmSxEg7BJUUHnfJVK6oiKDbmE74uA9bG/QB9mXUvc4BLhp5SqKYmmw5rBQYUfnioomexoF&#10;n8NG53EbnevH+nbJJW2bMr8p9TEbT3sQnkb/H363v7SCeAd/X8IPk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fgKMMAAADbAAAADwAAAAAAAAAAAAAAAACYAgAAZHJzL2Rv&#10;d25yZXYueG1sUEsFBgAAAAAEAAQA9QAAAIgDAAAAAA==&#10;" fillcolor="#090" stroked="f"/>
            <v:rect id="Rectangle 70" o:spid="_x0000_s1093" style="position:absolute;left:33623;top:20193;width:190;height:5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Rectangle 71" o:spid="_x0000_s1094" style="position:absolute;left:95;top:28003;width:3962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HcMA&#10;AADbAAAADwAAAGRycy9kb3ducmV2LnhtbESPQWsCMRSE74X+h/AK3jSx6lZXo4ggCOqhKnh9bJ67&#10;i5uX7Sbq9t83gtDjMDPfMLNFaytxp8aXjjX0ewoEceZMybmG03HdHYPwAdlg5Zg0/JKHxfz9bYap&#10;cQ/+pvsh5CJC2KeooQihTqX0WUEWfc/VxNG7uMZiiLLJpWnwEeG2kp9KJdJiyXGhwJpWBWXXw81q&#10;wGRofvaXwe64vSU4yVu1Hp2V1p2PdjkFEagN/+FXe2M0fPX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HcMAAADbAAAADwAAAAAAAAAAAAAAAACYAgAAZHJzL2Rv&#10;d25yZXYueG1sUEsFBgAAAAAEAAQA9QAAAIgDAAAAAA==&#10;" stroked="f"/>
            <v:rect id="Rectangle 72" o:spid="_x0000_s1095" style="position:absolute;left:39719;top:24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Rectangle 73" o:spid="_x0000_s1096" style="position:absolute;left:39719;top:28003;width:790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BH78A&#10;AADbAAAADwAAAGRycy9kb3ducmV2LnhtbESPzQrCMBCE74LvEFbwpqk/qFSjiKJ48KL1AZZmbYvN&#10;pjTR1rc3guBxmJlvmNWmNaV4Ue0KywpGwwgEcWp1wZmCW3IYLEA4j6yxtEwK3uRgs+52Vhhr2/CF&#10;XlefiQBhF6OC3PsqltKlORl0Q1sRB+9ua4M+yDqTusYmwE0px1E0kwYLDgs5VrTLKX1cn0bBsZnq&#10;ZFZGu+I+Oe8TSYtHlpyV6vfa7RKEp9b/w7/2SSuYT+D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hkEfvwAAANsAAAAPAAAAAAAAAAAAAAAAAJgCAABkcnMvZG93bnJl&#10;di54bWxQSwUGAAAAAAQABAD1AAAAhAMAAAAA&#10;" fillcolor="#090" stroked="f"/>
            <v:rect id="Rectangle 74" o:spid="_x0000_s1097" style="position:absolute;left:47434;top:24193;width:191;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4hcQA&#10;AADbAAAADwAAAGRycy9kb3ducmV2LnhtbESPQWvCQBSE74L/YXlCb3VXa6Om2YgUhELrwVjo9ZF9&#10;JqHZtzG7avrvu4WCx2FmvmGyzWBbcaXeN441zKYKBHHpTMOVhs/j7nEFwgdkg61j0vBDHjb5eJRh&#10;atyND3QtQiUihH2KGuoQulRKX9Zk0U9dRxy9k+sthij7SpoebxFuWzlXKpEWG44LNXb0WlP5XVys&#10;BkwW5rw/PX0c3y8JrqtB7Z6/lNYPk2H7AiLQEO7h//ab0bBc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MeIXEAAAA2wAAAA8AAAAAAAAAAAAAAAAAmAIAAGRycy9k&#10;b3ducmV2LnhtbFBLBQYAAAAABAAEAPUAAACJAwAAAAA=&#10;" stroked="f"/>
            <v:rect id="Rectangle 75" o:spid="_x0000_s1098" style="position:absolute;left:95;top:30003;width:27432;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rect id="Rectangle 76" o:spid="_x0000_s1099" style="position:absolute;left:27527;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DacQA&#10;AADbAAAADwAAAGRycy9kb3ducmV2LnhtbESPT4vCMBTE7wt+h/AEb2ui7latRhFBWNj14B/w+mie&#10;bbF5qU3U+u3NwsIeh5n5DTNftrYSd2p86VjDoK9AEGfOlJxrOB427xMQPiAbrByThid5WC46b3NM&#10;jXvwju77kIsIYZ+ihiKEOpXSZwVZ9H1XE0fv7BqLIcoml6bBR4TbSg6VSqTFkuNCgTWtC8ou+5vV&#10;gMmHuW7Po5/D9y3Bad6qzedJad3rtqsZiEBt+A//tb+MhnECv1/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Q2nEAAAA2wAAAA8AAAAAAAAAAAAAAAAAmAIAAGRycy9k&#10;b3ducmV2LnhtbFBLBQYAAAAABAAEAPUAAACJAwAAAAA=&#10;" stroked="f"/>
            <v:rect id="Rectangle 77" o:spid="_x0000_s1100" style="position:absolute;left:27527;top:30003;width:628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HHL8A&#10;AADbAAAADwAAAGRycy9kb3ducmV2LnhtbESPzQrCMBCE74LvEFbwpqk/qFSjiKJ48KL1AZZmbYvN&#10;pjTR1rc3guBxmJlvmNWmNaV4Ue0KywpGwwgEcWp1wZmCW3IYLEA4j6yxtEwK3uRgs+52Vhhr2/CF&#10;XlefiQBhF6OC3PsqltKlORl0Q1sRB+9ua4M+yDqTusYmwE0px1E0kwYLDgs5VrTLKX1cn0bBsZnq&#10;ZFZGu+I+Oe8TSYtHlpyV6vfa7RKEp9b/w7/2SSuYz+H7JfwA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vUccvwAAANsAAAAPAAAAAAAAAAAAAAAAAJgCAABkcnMvZG93bnJl&#10;di54bWxQSwUGAAAAAAQABAD1AAAAhAMAAAAA&#10;" fillcolor="#090" stroked="f"/>
            <v:rect id="Rectangle 78" o:spid="_x0000_s1101" style="position:absolute;left:33623;top:26193;width:19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FygMAA&#10;AADbAAAADwAAAGRycy9kb3ducmV2LnhtbERPy4rCMBTdD/gP4Qqz00Qdq1ajiCAMOC58gNtLc22L&#10;zU1tonb+3iwGZnk478WqtZV4UuNLxxoGfQWCOHOm5FzD+bTtTUH4gGywckwafsnDatn5WGBq3IsP&#10;9DyGXMQQ9ilqKEKoUyl9VpBF33c1ceSurrEYImxyaRp8xXBbyaFSibRYcmwosKZNQdnt+LAaMPky&#10;9/119HPaPRKc5a3aji9K689uu56DCNSGf/Gf+9tomMSx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FygMAAAADbAAAADwAAAAAAAAAAAAAAAACYAgAAZHJzL2Rvd25y&#10;ZXYueG1sUEsFBgAAAAAEAAQA9QAAAIUDAAAAAA==&#10;" stroked="f"/>
            <v:rect id="Rectangle 79" o:spid="_x0000_s1102" style="position:absolute;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rect id="Rectangle 80" o:spid="_x0000_s1103" style="position:absolute;left:7620;top:12192;width:190;height:18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OocAA&#10;AADbAAAADwAAAGRycy9kb3ducmV2LnhtbERPy4rCMBTdD/gP4QruxsTHFK1GEUEY0Fn4ALeX5toW&#10;m5vaRO38vVkILg/nPV+2thIPanzpWMOgr0AQZ86UnGs4HTffExA+IBusHJOGf/KwXHS+5pga9+Q9&#10;PQ4hFzGEfYoaihDqVEqfFWTR911NHLmLayyGCJtcmgafMdxWcqhUIi2WHBsKrGldUHY93K0GTMbm&#10;9ncZ7Y7be4LTvFWbn7PSutdtVzMQgdrwEb/dv0bDJ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IOocAAAADbAAAADwAAAAAAAAAAAAAAAACYAgAAZHJzL2Rvd25y&#10;ZXYueG1sUEsFBgAAAAAEAAQA9QAAAIUDAAAAAA==&#10;" stroked="f"/>
            <v:rect id="Rectangle 81" o:spid="_x0000_s1104" style="position:absolute;left:15335;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rOsQA&#10;AADbAAAADwAAAGRycy9kb3ducmV2LnhtbESPQWvCQBSE70L/w/IK3nRXrcFGVylCoNB6aFLo9ZF9&#10;JsHs2zS7xvTfdwsFj8PMfMPsDqNtxUC9bxxrWMwVCOLSmYYrDZ9FNtuA8AHZYOuYNPyQh8P+YbLD&#10;1Lgbf9CQh0pECPsUNdQhdKmUvqzJop+7jjh6Z9dbDFH2lTQ93iLctnKpVCItNhwXauzoWFN5ya9W&#10;AyZP5vt0Xr0Xb9cEn6t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uqzrEAAAA2wAAAA8AAAAAAAAAAAAAAAAAmAIAAGRycy9k&#10;b3ducmV2LnhtbFBLBQYAAAAABAAEAPUAAACJAwAAAAA=&#10;" stroked="f"/>
            <v:rect id="Rectangle 82" o:spid="_x0000_s1105" style="position:absolute;left:21431;top:22193;width:190;height:8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1TcMA&#10;AADbAAAADwAAAGRycy9kb3ducmV2LnhtbESPT4vCMBTE7wt+h/AEb2ui7hatRhFBEHb34B/w+mie&#10;bbF5qU3U+u03guBxmJnfMLNFaytxo8aXjjUM+goEceZMybmGw379OQbhA7LByjFpeJCHxbzzMcPU&#10;uDtv6bYLuYgQ9ilqKEKoUyl9VpBF33c1cfROrrEYomxyaRq8R7it5FCpRFosOS4UWNOqoOy8u1oN&#10;mHyZy99p9Lv/uSY4yVu1/j4qrXvddjkFEagN7/CrvTEax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w1TcMAAADbAAAADwAAAAAAAAAAAAAAAACYAgAAZHJzL2Rv&#10;d25yZXYueG1sUEsFBgAAAAAEAAQA9QAAAIgDAAAAAA==&#10;" stroked="f"/>
            <v:rect id="Rectangle 83" o:spid="_x0000_s1106" style="position:absolute;left:27527;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Q1sQA&#10;AADbAAAADwAAAGRycy9kb3ducmV2LnhtbESPQWvCQBSE70L/w/IKveluqwYb3YRSCBTUQ7XQ6yP7&#10;TILZt2l2jem/dwsFj8PMfMNs8tG2YqDeN441PM8UCOLSmYYrDV/HYroC4QOywdYxafglD3n2MNlg&#10;atyVP2k4hEpECPsUNdQhdKmUvqzJop+5jjh6J9dbDFH2lTQ9XiPctvJFqURabDgu1NjRe03l+XCx&#10;GjBZmJ/9ab47bi8Jvla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kNbEAAAA2wAAAA8AAAAAAAAAAAAAAAAAmAIAAGRycy9k&#10;b3ducmV2LnhtbFBLBQYAAAAABAAEAPUAAACJAwAAAAA=&#10;" stroked="f"/>
            <v:rect id="Rectangle 84" o:spid="_x0000_s1107" style="position:absolute;left:33623;top:30194;width:190;height: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rect id="Rectangle 85" o:spid="_x0000_s1108" style="position:absolute;left:39719;top:28194;width:190;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tOcMA&#10;AADbAAAADwAAAGRycy9kb3ducmV2LnhtbESPT4vCMBTE78J+h/AWvGmy7lq0GkUWBEE9+Ae8Pppn&#10;W2xeuk3U+u03guBxmJnfMNN5aytxo8aXjjV89RUI4syZknMNx8OyNwLhA7LByjFpeJCH+eyjM8XU&#10;uDvv6LYPuYgQ9ilqKEKoUyl9VpBF33c1cfTOrrEYomxyaRq8R7it5ECpRFosOS4UWNNvQdllf7Ua&#10;MPkxf9vz9+awviY4zlu1HJ6U1t3PdjEBEagN7/CrvTIaRk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tOcMAAADbAAAADwAAAAAAAAAAAAAAAACYAgAAZHJzL2Rv&#10;d25yZXYueG1sUEsFBgAAAAAEAAQA9QAAAIgDAAAAAA==&#10;" stroked="f"/>
            <v:rect id="Rectangle 86" o:spid="_x0000_s1109" style="position:absolute;left:47434;top:28194;width:19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zTsMA&#10;AADbAAAADwAAAGRycy9kb3ducmV2LnhtbESPT4vCMBTE78J+h/AW9qbJulq0GkUEQXA9+Ae8Pppn&#10;W7Z5qU3U+u03guBxmJnfMNN5aytxo8aXjjV89xQI4syZknMNx8OqOwLhA7LByjFpeJCH+eyjM8XU&#10;uDvv6LYPuYgQ9ilqKEKoUyl9VpBF33M1cfTOrrEYomxyaRq8R7itZF+pRFosOS4UWNOyoOxvf7Ua&#10;MBmYy/b883vYXBMc561aDU9K66/PdjEBEagN7/CrvTYaRgk8v8Qf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czTsMAAADbAAAADwAAAAAAAAAAAAAAAACYAgAAZHJzL2Rv&#10;d25yZXYueG1sUEsFBgAAAAAEAAQA9QAAAIgDAAAAAA==&#10;" stroked="f"/>
            <v:rect id="Rectangle 87" o:spid="_x0000_s1110" style="position:absolute;left:52387;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8" o:spid="_x0000_s1111" style="position:absolute;left:58483;top:14192;width:191;height:160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QCp8AA&#10;AADbAAAADwAAAGRycy9kb3ducmV2LnhtbERPy4rCMBTdD/gP4QruxsTHFK1GEUEY0Fn4ALeX5toW&#10;m5vaRO38vVkILg/nPV+2thIPanzpWMOgr0AQZ86UnGs4HTffExA+IBusHJOGf/KwXHS+5pga9+Q9&#10;PQ4hFzGEfYoaihDqVEqfFWTR911NHLmLayyGCJtcmgafMdxWcqhUIi2WHBsKrGldUHY93K0GTMbm&#10;9ncZ7Y7be4LTvFWbn7PSutdtVzMQgdrwEb/dv0bDJ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QCp8AAAADbAAAADwAAAAAAAAAAAAAAAACYAgAAZHJzL2Rvd25y&#10;ZXYueG1sUEsFBgAAAAAEAAQA9QAAAIUDAAAAAA==&#10;" stroked="f"/>
            <v:rect id="Rectangle 89" o:spid="_x0000_s1112" style="position:absolute;left:95;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rect id="Rectangle 90" o:spid="_x0000_s1113" style="position:absolute;left:21621;top:2000;width:37148;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YfMAA&#10;AADbAAAADwAAAGRycy9kb3ducmV2LnhtbERPy4rCMBTdD/gP4QruxsTHFK1GEUEY0Fn4ALeX5toW&#10;m5vaRO38vVkILg/nPV+2thIPanzpWMOgr0AQZ86UnGs4HTffExA+IBusHJOGf/KwXHS+5pga9+Q9&#10;PQ4hFzGEfYoaihDqVEqfFWTR911NHLmLayyGCJtcmgafMdxWcqhUIi2WHBsKrGldUHY93K0GTMbm&#10;9ncZ7Y7be4LTvFWbn7PSutdtVzMQgdrwEb/dv0bDNK6P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uYfMAAAADbAAAADwAAAAAAAAAAAAAAAACYAgAAZHJzL2Rvd25y&#10;ZXYueG1sUEsFBgAAAAAEAAQA9QAAAIUDAAAAAA==&#10;" stroked="f"/>
            <v:rect id="Rectangle 91" o:spid="_x0000_s1114" style="position:absolute;left:33813;top:4000;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92" o:spid="_x0000_s1115" style="position:absolute;left:95;top:6000;width:5867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jkMQA&#10;AADbAAAADwAAAGRycy9kb3ducmV2LnhtbESPQWvCQBSE70L/w/IKvelurYYa3YRSCBTUQ7XQ6yP7&#10;TILZt2l2jem/dwsFj8PMfMNs8tG2YqDeN441PM8UCOLSmYYrDV/HYvoKwgdkg61j0vBLHvLsYbLB&#10;1Lgrf9JwCJWIEPYpaqhD6FIpfVmTRT9zHXH0Tq63GKLsK2l6vEa4beVcqURabDgu1NjRe03l+XCx&#10;GjBZmJ/96WV33F4SXFWjKpbfSuunx/FtDSLQGO7h//aH0bCaw9+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lo5DEAAAA2wAAAA8AAAAAAAAAAAAAAAAAmAIAAGRycy9k&#10;b3ducmV2LnhtbFBLBQYAAAAABAAEAPUAAACJAwAAAAA=&#10;" stroked="f"/>
            <v:rect id="Rectangle 93" o:spid="_x0000_s1116" style="position:absolute;left:47625;top:8001;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kGC8MA&#10;AADbAAAADwAAAGRycy9kb3ducmV2LnhtbESPT4vCMBTE7wt+h/AEb2ui7hatRhFBEHb34B/w+mie&#10;bbF5qU3U+u03guBxmJnfMLNFaytxo8aXjjUM+goEceZMybmGw379OQbhA7LByjFpeJCHxbzzMcPU&#10;uDtv6bYLuYgQ9ilqKEKoUyl9VpBF33c1cfROrrEYomxyaRq8R7it5FCpRFosOS4UWNOqoOy8u1oN&#10;mHyZy99p9Lv/uSY4yVu1/j4qrXvddjkFEagN7/CrvTEaJi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kGC8MAAADbAAAADwAAAAAAAAAAAAAAAACYAgAAZHJzL2Rv&#10;d25yZXYueG1sUEsFBgAAAAAEAAQA9QAAAIgDAAAAAA==&#10;" stroked="f"/>
            <v:rect id="Rectangle 94" o:spid="_x0000_s1117" style="position:absolute;left:58674;top:10001;width:95;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95" o:spid="_x0000_s1118" style="position:absolute;left:47625;top:12001;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75MQA&#10;AADbAAAADwAAAGRycy9kb3ducmV2LnhtbESPQWvCQBSE7wX/w/KE3uquVUONbkIRhELbQ7XQ6yP7&#10;TILZtzG7Jum/dwsFj8PMfMNs89E2oqfO1441zGcKBHHhTM2lhu/j/ukFhA/IBhvHpOGXPOTZ5GGL&#10;qXEDf1F/CKWIEPYpaqhCaFMpfVGRRT9zLXH0Tq6zGKLsSmk6HCLcNvJZqURarDkuVNjSrqLifLha&#10;DZgszeXztPg4vl8TXJej2q9+lNaP0/F1AyLQGO7h//ab0bBe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O+TEAAAA2wAAAA8AAAAAAAAAAAAAAAAAmAIAAGRycy9k&#10;b3ducmV2LnhtbFBLBQYAAAAABAAEAPUAAACJAwAAAAA=&#10;" stroked="f"/>
            <v:rect id="Rectangle 96" o:spid="_x0000_s1119" style="position:absolute;left:58674;top:14001;width:95;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97" o:spid="_x0000_s1120" style="position:absolute;left:47625;top:16002;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ACMQA&#10;AADbAAAADwAAAGRycy9kb3ducmV2LnhtbESPQWvCQBSE70L/w/IKvdVdbZtqzEZKQSi0HhoFr4/s&#10;Mwlm38bsqvHfu4WCx2FmvmGy5WBbcabeN441TMYKBHHpTMOVhu1m9TwD4QOywdYxabiSh2X+MMow&#10;Ne7Cv3QuQiUihH2KGuoQulRKX9Zk0Y9dRxy9vesthij7SpoeLxFuWzlVKpEWG44LNXb0WVN5KE5W&#10;Ayav5rjev/xsvk8JzqtBrd52Suunx+FjASLQEO7h//aX0TB/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SAAjEAAAA2wAAAA8AAAAAAAAAAAAAAAAAmAIAAGRycy9k&#10;b3ducmV2LnhtbFBLBQYAAAAABAAEAPUAAACJAwAAAAA=&#10;" stroked="f"/>
            <v:rect id="Rectangle 98" o:spid="_x0000_s1121" style="position:absolute;left:95;top:18002;width:5867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rect id="Rectangle 99" o:spid="_x0000_s1122" style="position:absolute;left:33813;top:20002;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x4cMA&#10;AADbAAAADwAAAGRycy9kb3ducmV2LnhtbESPT4vCMBTE74LfITxhb5rsH8u2GkUWBGH1YF3w+mie&#10;bdnmpTZR67c3Cwseh5n5DTNf9rYRV+p87VjD60SBIC6cqbnU8HNYjz9B+IBssHFMGu7kYbkYDuaY&#10;GXfjPV3zUIoIYZ+hhiqENpPSFxVZ9BPXEkfv5DqLIcqulKbDW4TbRr4plUiLNceFClv6qqj4zS9W&#10;AyYf5rw7vW8P35cE07JX6+lRaf0y6lczEIH68Az/tzdGQ5rC3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Ex4cMAAADbAAAADwAAAAAAAAAAAAAAAACYAgAAZHJzL2Rv&#10;d25yZXYueG1sUEsFBgAAAAAEAAQA9QAAAIgDAAAAAA==&#10;" stroked="f"/>
            <v:rect id="Rectangle 100" o:spid="_x0000_s1123" style="position:absolute;left:21621;top:22002;width:37148;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101" o:spid="_x0000_s1124" style="position:absolute;left:47625;top:24003;width:11144;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Fq8IA&#10;AADcAAAADwAAAGRycy9kb3ducmV2LnhtbERPS2vCQBC+F/wPywje6q61DTZ1FSkEhNpDVeh1yI5J&#10;aHY2ZjcP/71bKPQ2H99z1tvR1qKn1leONSzmCgRx7kzFhYbzKXtcgfAB2WDtmDTcyMN2M3lYY2rc&#10;wF/UH0MhYgj7FDWUITSplD4vyaKfu4Y4chfXWgwRtoU0LQ4x3NbySalEWqw4NpTY0HtJ+c+xsxow&#10;eTbXz8vycProEnwtRpW9fCutZ9Nx9wYi0Bj+xX/uvYnz1QJ+n4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WrwgAAANwAAAAPAAAAAAAAAAAAAAAAAJgCAABkcnMvZG93&#10;bnJldi54bWxQSwUGAAAAAAQABAD1AAAAhwMAAAAA&#10;" stroked="f"/>
            <v:rect id="Rectangle 102" o:spid="_x0000_s1125" style="position:absolute;left:33813;top:26003;width:24956;height:1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b3MEA&#10;AADcAAAADwAAAGRycy9kb3ducmV2LnhtbERPTYvCMBC9C/6HMMLeNNHVslajiCAsuB7UBa9DM7bF&#10;ZlKbqN1/vxEEb/N4nzNftrYSd2p86VjDcKBAEGfOlJxr+D1u+l8gfEA2WDkmDX/kYbnoduaYGvfg&#10;Pd0PIRcxhH2KGooQ6lRKnxVk0Q9cTRy5s2sshgibXJoGHzHcVnKkVCItlhwbCqxpXVB2OdysBkzG&#10;5ro7f/4ct7cEp3mrNpOT0vqj165mIAK14S1+ub9NnK9G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Wm9zBAAAA3AAAAA8AAAAAAAAAAAAAAAAAmAIAAGRycy9kb3du&#10;cmV2LnhtbFBLBQYAAAAABAAEAPUAAACGAwAAAAA=&#10;" stroked="f"/>
            <v:rect id="Rectangle 103" o:spid="_x0000_s1126" style="position:absolute;left:47625;top:28003;width:11144;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R8IA&#10;AADcAAAADwAAAGRycy9kb3ducmV2LnhtbERPS2vCQBC+F/oflhG8NbtqDW2ajYggCNVDtdDrkJ08&#10;aHY2za4a/71bKPQ2H99z8tVoO3GhwbeONcwSBYK4dKblWsPnafv0AsIHZIOdY9JwIw+r4vEhx8y4&#10;K3/Q5RhqEUPYZ6ihCaHPpPRlQxZ94nriyFVusBgiHGppBrzGcNvJuVKptNhybGiwp01D5ffxbDVg&#10;+mx+DtVif3o/p/haj2q7/FJaTyfj+g1EoDH8i//cOxPnqwX8PhMv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j5HwgAAANwAAAAPAAAAAAAAAAAAAAAAAJgCAABkcnMvZG93&#10;bnJldi54bWxQSwUGAAAAAAQABAD1AAAAhwMAAAAA&#10;" stroked="f"/>
            <v:rect id="Rectangle 104" o:spid="_x0000_s1127" style="position:absolute;left:33813;top:30003;width:24956;height: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mM8MA&#10;AADcAAAADwAAAGRycy9kb3ducmV2LnhtbERPTWvCQBC9C/0Pywi96a41hjZ1lSIIherBpNDrkB2T&#10;0Oxsml1N+u/dQsHbPN7nrLejbcWVet841rCYKxDEpTMNVxo+i/3sGYQPyAZbx6ThlzxsNw+TNWbG&#10;DXyiax4qEUPYZ6ihDqHLpPRlTRb93HXEkTu73mKIsK+k6XGI4baVT0ql0mLDsaHGjnY1ld/5xWrA&#10;NDE/x/PyUHxcUnypRrVffSmtH6fj2yuIQGO4i//d7ybOVwn8PR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mM8MAAADcAAAADwAAAAAAAAAAAAAAAACYAgAAZHJzL2Rv&#10;d25yZXYueG1sUEsFBgAAAAAEAAQA9QAAAIgDAAAAAA==&#10;" stroked="f"/>
            <v:line id="Line 105" o:spid="_x0000_s1128" style="position:absolute;flip:y;visibility:visible" from="11906,2095" to="15379,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ZRcQAAADcAAAADwAAAGRycy9kb3ducmV2LnhtbERPTUvDQBC9C/6HZYTe7EbBKmm3pQgV&#10;sRW0tofehuw0Cc3Oht1pEvvrXUHwNo/3ObPF4BrVUYi1ZwN34wwUceFtzaWB3dfq9glUFGSLjWcy&#10;8E0RFvPrqxnm1vf8Sd1WSpVCOOZooBJpc61jUZHDOPYtceKOPjiUBEOpbcA+hbtG32fZRDusOTVU&#10;2NJzRcVpe3YG1uXpkQ+btXThY9Vd3veTl17ejBndDMspKKFB/sV/7leb5mcP8PtMukD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11lFxAAAANwAAAAPAAAAAAAAAAAA&#10;AAAAAKECAABkcnMvZG93bnJldi54bWxQSwUGAAAAAAQABAD5AAAAkgMAAAAA&#10;" strokecolor="#090"/>
            <v:line id="Line 106" o:spid="_x0000_s1129" style="position:absolute;visibility:visible" from="11811,12192" to="15405,2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tn0sIAAADcAAAADwAAAGRycy9kb3ducmV2LnhtbERP24rCMBB9X/Afwgi+ramLlKUaxcsK&#10;Cop4AV+HZmyLzaQ0sa1/v1kQ9m0O5zrTeWdK0VDtCssKRsMIBHFqdcGZgutl8/kNwnlkjaVlUvAi&#10;B/NZ72OKibYtn6g5+0yEEHYJKsi9rxIpXZqTQTe0FXHg7rY26AOsM6lrbEO4KeVXFMXSYMGhIceK&#10;Vjmlj/PTKDi28UGv4+Xlud7dfvZjudg/mlapQb9bTEB46vy/+O3e6jA/iuHvmXCBn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tn0sIAAADcAAAADwAAAAAAAAAAAAAA&#10;AAChAgAAZHJzL2Rvd25yZXYueG1sUEsFBgAAAAAEAAQA+QAAAJADAAAAAA==&#10;" strokecolor="#090"/>
            <v:line id="Line 107" o:spid="_x0000_s1130" style="position:absolute;flip:x;visibility:visible" from="11811,12096" to="155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WsVMMAAADcAAAADwAAAGRycy9kb3ducmV2LnhtbERPS2vCQBC+C/0PyxR6MxuFaonZhBAs&#10;tOClag/ehuzkgdnZNLvV2F/fLRS8zcf3nDSfTC8uNLrOsoJFFIMgrqzuuFFwPLzOX0A4j6yxt0wK&#10;buQgzx5mKSbaXvmDLnvfiBDCLkEFrfdDIqWrWjLoIjsQB662o0Ef4NhIPeI1hJteLuN4JQ12HBpa&#10;HKhsqTrvv42C7cn30xfelj+7+n1bf9rSFs+dUk+PU7EB4Wnyd/G/+02H+fEa/p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lrFTDAAAA3AAAAA8AAAAAAAAAAAAA&#10;AAAAoQIAAGRycy9kb3ducmV2LnhtbFBLBQYAAAAABAAEAPkAAACRAwAAAAA=&#10;" strokecolor="#4a7ebb"/>
            <v:line id="Line 108" o:spid="_x0000_s1131" style="position:absolute;flip:x;visibility:visible" from="26765,4000" to="27692,12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228YAAADcAAAADwAAAGRycy9kb3ducmV2LnhtbESPQUvDQBCF70L/wzIFb3ZTD1Vit0WE&#10;FrEKWvXgbciOSWh2NuyOSfTXOwfB2wzvzXvfrLdT6MxAKbeRHSwXBRjiKvqWawdvr7uLazBZkD12&#10;kcnBN2XYbmZnayx9HPmFhqPURkM4l+igEelLa3PVUMC8iD2xap8xBRRdU219wlHDQ2cvi2JlA7as&#10;DQ32dNdQdTp+BQeH+nTFH48HGdLzbvh5el/tR3lw7nw+3d6AEZrk3/x3fe8Vv1BafUYns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W9tvGAAAA3AAAAA8AAAAAAAAA&#10;AAAAAAAAoQIAAGRycy9kb3ducmV2LnhtbFBLBQYAAAAABAAEAPkAAACUAwAAAAA=&#10;" strokecolor="#090"/>
            <v:line id="Line 109" o:spid="_x0000_s1132" style="position:absolute;visibility:visible" from="26670,12096" to="27546,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zoMMAAADcAAAADwAAAGRycy9kb3ducmV2LnhtbERPTWvCQBC9F/oflhF6041SQhtdxWoL&#10;Coo0Cl6H7JgEs7Mhuybx37sFobd5vM+ZLXpTiZYaV1pWMB5FIIgzq0vOFZyOP8MPEM4ja6wsk4I7&#10;OVjMX19mmGjb8S+1qc9FCGGXoILC+zqR0mUFGXQjWxMH7mIbgz7AJpe6wS6Em0pOoiiWBksODQXW&#10;tCoou6Y3o+DQxXu9jr+Ot/X2/L17l8vdte2Uehv0yykIT73/Fz/dGx3mR5/w90y4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k86DDAAAA3AAAAA8AAAAAAAAAAAAA&#10;AAAAoQIAAGRycy9kb3ducmV2LnhtbFBLBQYAAAAABAAEAPkAAACRAwAAAAA=&#10;" strokecolor="#090"/>
            <v:line id="Line 110" o:spid="_x0000_s1133" style="position:absolute;flip:x y;visibility:visible" from="21621,22193" to="27609,2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HMUAAADcAAAADwAAAGRycy9kb3ducmV2LnhtbESPQWsCMRCF7wX/Qxihl6JZPZSyNYqI&#10;ggUvVX/AdDNuVjeTJYm6+us7h0JvM7w3730zW/S+VTeKqQlsYDIuQBFXwTZcGzgeNqMPUCkjW2wD&#10;k4EHJVjMBy8zLG248zfd9rlWEsKpRAMu567UOlWOPKZx6IhFO4XoMcsaa20j3iXct3paFO/aY8PS&#10;4LCjlaPqsr96A+vgfr6euXsUz3U7fdsdqus57ox5HfbLT1CZ+vxv/rveWsGfCL48IxPo+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VHMUAAADcAAAADwAAAAAAAAAA&#10;AAAAAAChAgAAZHJzL2Rvd25yZXYueG1sUEsFBgAAAAAEAAQA+QAAAJMDAAAAAA==&#10;" strokecolor="#090"/>
            <v:line id="Line 111" o:spid="_x0000_s1134" style="position:absolute;flip:y;visibility:visible" from="33623,24098" to="39668,2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Jm8QAAADcAAAADwAAAGRycy9kb3ducmV2LnhtbERPTUvDQBC9C/6HZYTe7CYeaondFhEq&#10;0lawVQ/ehuyYhGZnw+6YpP56Vyj0No/3OYvV6FrVU4iNZwP5NANFXHrbcGXg4319OwcVBdli65kM&#10;nCjCanl9tcDC+oH31B+kUimEY4EGapGu0DqWNTmMU98RJ+7bB4eSYKi0DTikcNfquyybaYcNp4Ya&#10;O3qqqTwefpyBbXW856/dVvrwtu5/Xz9nz4NsjJncjI8PoIRGuYjP7heb5uc5/D+TLt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mbxAAAANwAAAAPAAAAAAAAAAAA&#10;AAAAAKECAABkcnMvZG93bnJldi54bWxQSwUGAAAAAAQABAD5AAAAkgMAAAAA&#10;" strokecolor="#090"/>
            <v:line id="Line 112" o:spid="_x0000_s1135" style="position:absolute;visibility:visible" from="33718,26098" to="39763,28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n3DMMAAADcAAAADwAAAGRycy9kb3ducmV2LnhtbERP22rCQBB9L/gPywh9qxulhBJdxRoL&#10;FSxiUujrkJ0mwexsyG4u/n23UOjbHM51NrvJNGKgztWWFSwXEQjiwuqaSwWf+dvTCwjnkTU2lknB&#10;nRzstrOHDSbajnylIfOlCCHsElRQed8mUrqiIoNuYVviwH3bzqAPsCul7nAM4aaRqyiKpcGaQ0OF&#10;LR0qKm5ZbxRcxvhDp/Fr3qenr+P5We7Pt2FU6nE+7dcgPE3+X/znftdh/nIF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Z9wzDAAAA3AAAAA8AAAAAAAAAAAAA&#10;AAAAoQIAAGRycy9kb3ducmV2LnhtbFBLBQYAAAAABAAEAPkAAACRAwAAAAA=&#10;" strokecolor="#090"/>
            <v:line id="Line 113" o:spid="_x0000_s1136" style="position:absolute;flip:x;visibility:visible" from="37433,8096" to="39833,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vyd8QAAADcAAAADwAAAGRycy9kb3ducmV2LnhtbERPS0vDQBC+C/6HZQRvdtMK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3xAAAANwAAAAPAAAAAAAAAAAA&#10;AAAAAKECAABkcnMvZG93bnJldi54bWxQSwUGAAAAAAQABAD5AAAAkgMAAAAA&#10;" strokecolor="#090"/>
            <v:line id="Line 114" o:spid="_x0000_s1137" style="position:absolute;flip:x y;visibility:visible" from="37433,12096" to="39833,1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STH8IAAADcAAAADwAAAGRycy9kb3ducmV2LnhtbERP24rCMBB9F/Yfwizsi2iqiCzVKIso&#10;rOCLlw+YbcambjMpSdTq1xtB8G0O5zrTeWtrcSEfKscKBv0MBHHhdMWlgsN+1fsGESKyxtoxKbhR&#10;gPnsozPFXLsrb+myi6VIIRxyVGBibHIpQ2HIYui7hjhxR+ctxgR9KbXHawq3tRxm2VharDg1GGxo&#10;Yaj4352tgqUzf+t7bG7ZfVkPu5t9cT75jVJfn+3PBESkNr7FL/evTvMHI3g+ky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STH8IAAADcAAAADwAAAAAAAAAAAAAA&#10;AAChAgAAZHJzL2Rvd25yZXYueG1sUEsFBgAAAAAEAAQA+QAAAJADAAAAAA==&#10;" strokecolor="#090"/>
            <v:line id="Line 115" o:spid="_x0000_s1138" style="position:absolute;flip:y;visibility:visible" from="47625,10191" to="5247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PmMQAAADcAAAADwAAAGRycy9kb3ducmV2LnhtbERPS0vDQBC+C/6HZQRvdtOCVdJuiwgt&#10;YivUPg7ehuyYhGZnw+6YxP56VxC8zcf3nPlycI3qKMTas4HxKANFXHhbc2ngeFjdPYKKgmyx8UwG&#10;vinCcnF9Ncfc+p7fqdtLqVIIxxwNVCJtrnUsKnIYR74lTtynDw4lwVBqG7BP4a7Rkyybaoc1p4YK&#10;W3quqDjvv5yBTXl+4I/tRrqwW3WXt9N03curMbc3w9MMlNAg/+I/94tN88f38PtMukA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s+YxAAAANwAAAAPAAAAAAAAAAAA&#10;AAAAAKECAABkcnMvZG93bnJldi54bWxQSwUGAAAAAAQABAD5AAAAkgMAAAAA&#10;" strokecolor="#090"/>
            <v:line id="Line 116" o:spid="_x0000_s1139" style="position:absolute;visibility:visible" from="47720,12192" to="52514,14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xD8IAAADcAAAADwAAAGRycy9kb3ducmV2LnhtbERPTYvCMBC9C/sfwix401RZinSN4q4u&#10;KCiiLngdmrEtNpPSxLb+eyMI3ubxPmc670wpGqpdYVnBaBiBIE6tLjhT8H/6G0xAOI+ssbRMCu7k&#10;YD776E0x0bblAzVHn4kQwi5BBbn3VSKlS3My6Ia2Ig7cxdYGfYB1JnWNbQg3pRxHUSwNFhwacqzo&#10;N6f0erwZBfs23ull/HO6LTfn1fZLLrbXplWq/9ktvkF46vxb/HKvdZg/iuH5TLh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LxD8IAAADcAAAADwAAAAAAAAAAAAAA&#10;AAChAgAAZHJzL2Rvd25yZXYueG1sUEsFBgAAAAAEAAQA+QAAAJADAAAAAA==&#10;" strokecolor="#090"/>
            <v:line id="Line 117" o:spid="_x0000_s1140" style="position:absolute;flip:x;visibility:visible" from="27527,26193" to="27584,3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0dMQAAADcAAAADwAAAGRycy9kb3ducmV2LnhtbERPTUvDQBC9C/6HZYTe7KYe2hK7LSJU&#10;pK2gVQ/ehuyYhGZnw+40SfvrXaHQ2zze5yxWg2tURyHWng1Mxhko4sLbmksDX5/r+zmoKMgWG89k&#10;4EQRVsvbmwXm1vf8Qd1eSpVCOOZooBJpc61jUZHDOPYtceJ+fXAoCYZS24B9CneNfsiyqXZYc2qo&#10;sKXniorD/ugMbMvDjH92W+nC+7o7v31PX3rZGDO6G54eQQkNchVf3K82zZ/M4P+ZdI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PR0xAAAANwAAAAPAAAAAAAAAAAA&#10;AAAAAKECAABkcnMvZG93bnJldi54bWxQSwUGAAAAAAQABAD5AAAAkgMAAAAA&#10;" strokecolor="#090"/>
          </v:group>
        </w:pic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16" w:name="_Toc365023342"/>
      <w:proofErr w:type="gramStart"/>
      <w:r>
        <w:t xml:space="preserve">Figure </w:t>
      </w:r>
      <w:fldSimple w:instr=" SEQ Figure \* ARABIC ">
        <w:r w:rsidR="00387616">
          <w:rPr>
            <w:noProof/>
          </w:rPr>
          <w:t>2</w:t>
        </w:r>
      </w:fldSimple>
      <w:r>
        <w:t>.</w:t>
      </w:r>
      <w:proofErr w:type="gramEnd"/>
      <w:r>
        <w:t xml:space="preserve"> Communications Capability </w:t>
      </w:r>
      <w:proofErr w:type="spellStart"/>
      <w:r>
        <w:t>Dendritic</w:t>
      </w:r>
      <w:bookmarkEnd w:id="16"/>
      <w:proofErr w:type="spellEnd"/>
    </w:p>
    <w:p w:rsidR="001D76EB" w:rsidRDefault="001D76EB">
      <w:pPr>
        <w:rPr>
          <w:rFonts w:ascii="Times New Roman" w:hAnsi="Times New Roman" w:cs="Times New Roman"/>
        </w:rPr>
      </w:pPr>
    </w:p>
    <w:p w:rsidR="00F73F74" w:rsidRPr="00B738A8" w:rsidRDefault="00F73F74">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17" w:name="_Toc364612886"/>
      <w:bookmarkStart w:id="18" w:name="_Toc239096253"/>
      <w:r w:rsidRPr="005629B3">
        <w:rPr>
          <w:rFonts w:ascii="Times New Roman" w:hAnsi="Times New Roman" w:cs="Times New Roman"/>
          <w:b/>
        </w:rPr>
        <w:t>SUMMARY OF COIs/MOEs/MOPs/DRs</w:t>
      </w:r>
      <w:bookmarkEnd w:id="17"/>
      <w:bookmarkEnd w:id="18"/>
    </w:p>
    <w:p w:rsidR="00FD5CC3" w:rsidRDefault="00FD5CC3" w:rsidP="00FD5CC3">
      <w:pPr>
        <w:rPr>
          <w:rFonts w:ascii="Times New Roman" w:hAnsi="Times New Roman" w:cs="Times New Roman"/>
        </w:rPr>
      </w:pPr>
      <w:r>
        <w:rPr>
          <w:rFonts w:ascii="Times New Roman" w:hAnsi="Times New Roman" w:cs="Times New Roman"/>
        </w:rPr>
        <w:t xml:space="preserve">This section summarizes the Critical Operational Issues (COI), Measures of Effectiveness (MOE), Measures of Performance (MOP) and Data Requirements (DR) of the MQ-45 Golden Eagle.  The </w:t>
      </w:r>
      <w:proofErr w:type="gramStart"/>
      <w:r>
        <w:rPr>
          <w:rFonts w:ascii="Times New Roman" w:hAnsi="Times New Roman" w:cs="Times New Roman"/>
        </w:rPr>
        <w:t>COIs</w:t>
      </w:r>
      <w:proofErr w:type="gramEnd"/>
      <w:r>
        <w:rPr>
          <w:rFonts w:ascii="Times New Roman" w:hAnsi="Times New Roman" w:cs="Times New Roman"/>
        </w:rPr>
        <w:t xml:space="preserve"> determine the MQ-45’s capability to perform its mission.  The MOEs indicate the degree to which the MQ-45 performs the tasks or meets a required specified condition.  The MOPs measure the MQ-45’s capability to accomplish the 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proofErr w:type="gramStart"/>
      <w:r>
        <w:rPr>
          <w:rFonts w:ascii="Times New Roman" w:hAnsi="Times New Roman" w:cs="Times New Roman"/>
        </w:rPr>
        <w:t>COI 1.</w:t>
      </w:r>
      <w:proofErr w:type="gramEnd"/>
      <w:r>
        <w:rPr>
          <w:rFonts w:ascii="Times New Roman" w:hAnsi="Times New Roman" w:cs="Times New Roman"/>
        </w:rPr>
        <w:t xml:space="preserve">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2.</w:t>
      </w:r>
      <w:proofErr w:type="gramEnd"/>
      <w:r>
        <w:rPr>
          <w:rFonts w:ascii="Times New Roman" w:hAnsi="Times New Roman" w:cs="Times New Roman"/>
        </w:rPr>
        <w:t xml:space="preserve">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3.</w:t>
      </w:r>
      <w:proofErr w:type="gramEnd"/>
      <w:r>
        <w:rPr>
          <w:rFonts w:ascii="Times New Roman" w:hAnsi="Times New Roman" w:cs="Times New Roman"/>
        </w:rPr>
        <w:t xml:space="preserve">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4.</w:t>
      </w:r>
      <w:proofErr w:type="gramEnd"/>
      <w:r>
        <w:rPr>
          <w:rFonts w:ascii="Times New Roman" w:hAnsi="Times New Roman" w:cs="Times New Roman"/>
        </w:rPr>
        <w:t xml:space="preserve">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5.</w:t>
      </w:r>
      <w:proofErr w:type="gramEnd"/>
      <w:r>
        <w:rPr>
          <w:rFonts w:ascii="Times New Roman" w:hAnsi="Times New Roman" w:cs="Times New Roman"/>
        </w:rPr>
        <w:t xml:space="preserve">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6.</w:t>
      </w:r>
      <w:proofErr w:type="gramEnd"/>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7.</w:t>
      </w:r>
      <w:proofErr w:type="gramEnd"/>
      <w:r>
        <w:rPr>
          <w:rFonts w:ascii="Times New Roman" w:hAnsi="Times New Roman" w:cs="Times New Roman"/>
        </w:rPr>
        <w:t xml:space="preserve">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8.</w:t>
      </w:r>
      <w:proofErr w:type="gramEnd"/>
      <w:r>
        <w:rPr>
          <w:rFonts w:ascii="Times New Roman" w:hAnsi="Times New Roman" w:cs="Times New Roman"/>
        </w:rPr>
        <w:t xml:space="preserve">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9.</w:t>
      </w:r>
      <w:proofErr w:type="gramEnd"/>
      <w:r>
        <w:rPr>
          <w:rFonts w:ascii="Times New Roman" w:hAnsi="Times New Roman" w:cs="Times New Roman"/>
        </w:rPr>
        <w:t xml:space="preserve">  Is the MQ-45 firepower satisfactory for the strike mission?</w:t>
      </w:r>
    </w:p>
    <w:p w:rsidR="00E452A2" w:rsidRDefault="00E452A2" w:rsidP="00E452A2">
      <w:pPr>
        <w:rPr>
          <w:rFonts w:ascii="Times New Roman" w:hAnsi="Times New Roman" w:cs="Times New Roman"/>
        </w:rPr>
      </w:pPr>
      <w:r>
        <w:rPr>
          <w:rFonts w:ascii="Times New Roman" w:hAnsi="Times New Roman" w:cs="Times New Roman"/>
        </w:rPr>
        <w:tab/>
        <w:t xml:space="preserve">MOE 12.1 </w:t>
      </w:r>
      <w:proofErr w:type="gramStart"/>
      <w:r>
        <w:rPr>
          <w:rFonts w:ascii="Times New Roman" w:hAnsi="Times New Roman" w:cs="Times New Roman"/>
        </w:rPr>
        <w:t>Engagement</w:t>
      </w:r>
      <w:proofErr w:type="gramEnd"/>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proofErr w:type="gramStart"/>
      <w:r>
        <w:rPr>
          <w:rFonts w:ascii="Times New Roman" w:hAnsi="Times New Roman" w:cs="Times New Roman"/>
        </w:rPr>
        <w:t>COI 10.</w:t>
      </w:r>
      <w:proofErr w:type="gramEnd"/>
      <w:r>
        <w:rPr>
          <w:rFonts w:ascii="Times New Roman" w:hAnsi="Times New Roman" w:cs="Times New Roman"/>
        </w:rPr>
        <w:t xml:space="preserve">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proofErr w:type="gramStart"/>
      <w:r>
        <w:rPr>
          <w:rFonts w:ascii="Times New Roman" w:hAnsi="Times New Roman" w:cs="Times New Roman"/>
        </w:rPr>
        <w:t>COI 11.</w:t>
      </w:r>
      <w:proofErr w:type="gramEnd"/>
      <w:r>
        <w:rPr>
          <w:rFonts w:ascii="Times New Roman" w:hAnsi="Times New Roman" w:cs="Times New Roman"/>
        </w:rPr>
        <w:t xml:space="preserve">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MOE 11.1 Human Factors Engineering</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 xml:space="preserve">MOE 11.2 </w:t>
      </w:r>
      <w:proofErr w:type="gramStart"/>
      <w:r>
        <w:rPr>
          <w:rFonts w:ascii="Times New Roman" w:hAnsi="Times New Roman" w:cs="Times New Roman"/>
        </w:rPr>
        <w:t>Fatigue</w:t>
      </w:r>
      <w:proofErr w:type="gramEnd"/>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proofErr w:type="gramStart"/>
      <w:r>
        <w:rPr>
          <w:rFonts w:ascii="Times New Roman" w:hAnsi="Times New Roman" w:cs="Times New Roman"/>
        </w:rPr>
        <w:t>COI 12.</w:t>
      </w:r>
      <w:proofErr w:type="gramEnd"/>
      <w:r>
        <w:rPr>
          <w:rFonts w:ascii="Times New Roman" w:hAnsi="Times New Roman" w:cs="Times New Roman"/>
        </w:rPr>
        <w:t xml:space="preserve">  Is the MQ-45 compatible within its own platform?</w:t>
      </w:r>
    </w:p>
    <w:p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E452A2" w:rsidRDefault="00E452A2" w:rsidP="00E452A2">
      <w:pPr>
        <w:rPr>
          <w:rFonts w:ascii="Times New Roman" w:hAnsi="Times New Roman" w:cs="Times New Roman"/>
        </w:rPr>
      </w:pPr>
      <w:r>
        <w:rPr>
          <w:rFonts w:ascii="Times New Roman" w:hAnsi="Times New Roman" w:cs="Times New Roman"/>
        </w:rPr>
        <w:tab/>
        <w:t>MOE 9.2 Mission Management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E452A2" w:rsidRDefault="00E452A2" w:rsidP="00E452A2">
      <w:pPr>
        <w:rPr>
          <w:rFonts w:ascii="Times New Roman" w:hAnsi="Times New Roman" w:cs="Times New Roman"/>
        </w:rPr>
      </w:pPr>
      <w:r>
        <w:rPr>
          <w:rFonts w:ascii="Times New Roman" w:hAnsi="Times New Roman" w:cs="Times New Roman"/>
        </w:rPr>
        <w:tab/>
        <w:t>MOE 9.3 Situation Development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19" w:name="_Toc239096254"/>
      <w:r w:rsidRPr="00472E83">
        <w:rPr>
          <w:rFonts w:ascii="Times New Roman" w:hAnsi="Times New Roman" w:cs="Times New Roman"/>
          <w:b/>
        </w:rPr>
        <w:t>TEST OBJECTIVE MATRIX</w:t>
      </w:r>
      <w:bookmarkEnd w:id="19"/>
    </w:p>
    <w:p w:rsidR="001D76EB" w:rsidRPr="00B738A8" w:rsidRDefault="001D76EB">
      <w:pPr>
        <w:rPr>
          <w:rFonts w:ascii="Times New Roman" w:hAnsi="Times New Roman" w:cs="Times New Roman"/>
        </w:rPr>
      </w:pPr>
    </w:p>
    <w:tbl>
      <w:tblPr>
        <w:tblStyle w:val="TableGrid"/>
        <w:tblW w:w="0" w:type="auto"/>
        <w:tblLayout w:type="fixed"/>
        <w:tblLook w:val="04A0"/>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rsidR="00646FAA" w:rsidRDefault="002B1210">
            <w:pPr>
              <w:rPr>
                <w:rFonts w:ascii="Times New Roman" w:hAnsi="Times New Roman" w:cs="Times New Roman"/>
              </w:rPr>
            </w:pPr>
            <w:r>
              <w:rPr>
                <w:rFonts w:ascii="Times New Roman" w:hAnsi="Times New Roman" w:cs="Times New Roman"/>
              </w:rPr>
              <w:t>To determine the capability of the UAV</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Maximum altitude (E-1a)</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to maximum altitude (E-1b)</w:t>
            </w:r>
          </w:p>
          <w:p w:rsidR="00EF7672" w:rsidRDefault="00BE4E54">
            <w:pPr>
              <w:pStyle w:val="ListParagraph"/>
              <w:numPr>
                <w:ilvl w:val="0"/>
                <w:numId w:val="7"/>
              </w:numPr>
              <w:rPr>
                <w:rFonts w:ascii="Times New Roman" w:hAnsi="Times New Roman" w:cs="Times New Roman"/>
                <w:sz w:val="24"/>
              </w:rPr>
            </w:pPr>
            <w:r>
              <w:rPr>
                <w:rFonts w:ascii="Times New Roman" w:hAnsi="Times New Roman" w:cs="Times New Roman"/>
              </w:rPr>
              <w:t>Average time at maximum speed (E-1c)</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rsidTr="00646FAA">
        <w:tc>
          <w:tcPr>
            <w:tcW w:w="2337" w:type="dxa"/>
          </w:tcPr>
          <w:p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rsidR="00646FAA" w:rsidRDefault="00BE4E54">
            <w:pPr>
              <w:rPr>
                <w:rFonts w:ascii="Times New Roman" w:hAnsi="Times New Roman" w:cs="Times New Roman"/>
              </w:rPr>
            </w:pPr>
            <w:r>
              <w:rPr>
                <w:rFonts w:ascii="Times New Roman" w:hAnsi="Times New Roman" w:cs="Times New Roman"/>
              </w:rPr>
              <w:t>To determine the required maintenance</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set up time (E-2a)</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Minimum set up time (E-2b)</w:t>
            </w:r>
          </w:p>
          <w:p w:rsidR="00EF7672" w:rsidRDefault="00BE4E54">
            <w:pPr>
              <w:pStyle w:val="ListParagraph"/>
              <w:numPr>
                <w:ilvl w:val="0"/>
                <w:numId w:val="8"/>
              </w:numPr>
              <w:rPr>
                <w:rFonts w:ascii="Times New Roman" w:hAnsi="Times New Roman" w:cs="Times New Roman"/>
                <w:sz w:val="24"/>
              </w:rPr>
            </w:pPr>
            <w:r>
              <w:rPr>
                <w:rFonts w:ascii="Times New Roman" w:hAnsi="Times New Roman" w:cs="Times New Roman"/>
              </w:rPr>
              <w:t>Average number of people required for set up (E-2c)</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rsidTr="00646FAA">
        <w:tc>
          <w:tcPr>
            <w:tcW w:w="2337" w:type="dxa"/>
          </w:tcPr>
          <w:p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rsidR="00962B9F" w:rsidRDefault="00BE4E54">
            <w:pPr>
              <w:rPr>
                <w:rFonts w:ascii="Times New Roman" w:hAnsi="Times New Roman" w:cs="Times New Roman"/>
              </w:rPr>
            </w:pPr>
            <w:r>
              <w:rPr>
                <w:rFonts w:ascii="Times New Roman" w:hAnsi="Times New Roman" w:cs="Times New Roman"/>
              </w:rPr>
              <w:t>To determine the ability for the UAV to survive</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Avoidance rate (E-3a)</w:t>
            </w:r>
          </w:p>
          <w:p w:rsidR="00EF7672" w:rsidRDefault="00BE4E54">
            <w:pPr>
              <w:pStyle w:val="ListParagraph"/>
              <w:numPr>
                <w:ilvl w:val="0"/>
                <w:numId w:val="9"/>
              </w:numPr>
              <w:rPr>
                <w:rFonts w:ascii="Times New Roman" w:hAnsi="Times New Roman" w:cs="Times New Roman"/>
                <w:sz w:val="24"/>
              </w:rPr>
            </w:pPr>
            <w:r>
              <w:rPr>
                <w:rFonts w:ascii="Times New Roman" w:hAnsi="Times New Roman" w:cs="Times New Roman"/>
              </w:rPr>
              <w:t>Survivability rate (E-3b)</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rsidTr="00646FAA">
        <w:tc>
          <w:tcPr>
            <w:tcW w:w="2337" w:type="dxa"/>
          </w:tcPr>
          <w:p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rsidR="00962B9F" w:rsidRDefault="00183805">
            <w:pPr>
              <w:rPr>
                <w:rFonts w:ascii="Times New Roman" w:hAnsi="Times New Roman" w:cs="Times New Roman"/>
              </w:rPr>
            </w:pPr>
            <w:r>
              <w:rPr>
                <w:rFonts w:ascii="Times New Roman" w:hAnsi="Times New Roman" w:cs="Times New Roman"/>
              </w:rPr>
              <w:t>To determine the ability to engage enemy threats</w:t>
            </w:r>
          </w:p>
          <w:p w:rsidR="00EF7672" w:rsidRDefault="00183805">
            <w:pPr>
              <w:pStyle w:val="ListParagraph"/>
              <w:numPr>
                <w:ilvl w:val="0"/>
                <w:numId w:val="10"/>
              </w:numPr>
              <w:rPr>
                <w:rFonts w:ascii="Times New Roman" w:hAnsi="Times New Roman" w:cs="Times New Roman"/>
                <w:sz w:val="24"/>
              </w:rPr>
            </w:pPr>
            <w:r>
              <w:rPr>
                <w:rFonts w:ascii="Times New Roman" w:hAnsi="Times New Roman" w:cs="Times New Roman"/>
              </w:rPr>
              <w:t>Mean time to engage enemy threat (E-4a)</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accuracy of the sensors</w:t>
            </w:r>
          </w:p>
          <w:p w:rsidR="00EF7672" w:rsidRDefault="002B1210">
            <w:pPr>
              <w:pStyle w:val="ListParagraph"/>
              <w:numPr>
                <w:ilvl w:val="0"/>
                <w:numId w:val="5"/>
              </w:numPr>
              <w:rPr>
                <w:rFonts w:ascii="Times New Roman" w:hAnsi="Times New Roman" w:cs="Times New Roman"/>
                <w:sz w:val="24"/>
              </w:rPr>
            </w:pPr>
            <w:r>
              <w:rPr>
                <w:rFonts w:ascii="Times New Roman" w:hAnsi="Times New Roman" w:cs="Times New Roman"/>
              </w:rPr>
              <w:t>Range (E-6a)</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level of protection to the UAV</w:t>
            </w:r>
          </w:p>
          <w:p w:rsidR="00EF7672" w:rsidRDefault="002B1210">
            <w:pPr>
              <w:pStyle w:val="ListParagraph"/>
              <w:numPr>
                <w:ilvl w:val="0"/>
                <w:numId w:val="6"/>
              </w:numPr>
              <w:rPr>
                <w:rFonts w:ascii="Times New Roman" w:hAnsi="Times New Roman" w:cs="Times New Roman"/>
                <w:sz w:val="24"/>
              </w:rPr>
            </w:pPr>
            <w:r>
              <w:rPr>
                <w:rFonts w:ascii="Times New Roman" w:hAnsi="Times New Roman" w:cs="Times New Roman"/>
              </w:rPr>
              <w:t>Detection (E-8a)</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E-8</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9. </w:t>
            </w:r>
            <w:r w:rsidR="002137C6">
              <w:rPr>
                <w:rFonts w:ascii="Times New Roman" w:hAnsi="Times New Roman" w:cs="Times New Roman"/>
              </w:rPr>
              <w:t>Compatibility</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accuracy of the data transfer</w:t>
            </w:r>
            <w:r w:rsidR="002137C6">
              <w:rPr>
                <w:rFonts w:ascii="Times New Roman" w:hAnsi="Times New Roman" w:cs="Times New Roman"/>
              </w:rPr>
              <w:t xml:space="preserve"> within its own platform</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S-1</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rsidR="00962B9F" w:rsidRDefault="00E11EB4">
            <w:pPr>
              <w:rPr>
                <w:rFonts w:ascii="Times New Roman" w:hAnsi="Times New Roman" w:cs="Times New Roman"/>
              </w:rPr>
            </w:pPr>
            <w:r>
              <w:rPr>
                <w:rFonts w:ascii="Times New Roman" w:hAnsi="Times New Roman" w:cs="Times New Roman"/>
              </w:rPr>
              <w:t>To determine the accuracy of the sensors</w:t>
            </w:r>
          </w:p>
          <w:p w:rsidR="00EF7672" w:rsidRDefault="00E11EB4">
            <w:pPr>
              <w:pStyle w:val="ListParagraph"/>
              <w:numPr>
                <w:ilvl w:val="0"/>
                <w:numId w:val="3"/>
              </w:numPr>
              <w:rPr>
                <w:rFonts w:ascii="Times New Roman" w:hAnsi="Times New Roman" w:cs="Times New Roman"/>
                <w:sz w:val="24"/>
              </w:rPr>
            </w:pPr>
            <w:r>
              <w:rPr>
                <w:rFonts w:ascii="Times New Roman" w:hAnsi="Times New Roman" w:cs="Times New Roman"/>
              </w:rPr>
              <w:t>Range (E-9a)</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Speed (E-9b)</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E-9</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S-2</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12. Firepower</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impact of the weapons</w:t>
            </w:r>
          </w:p>
          <w:p w:rsidR="00EF7672" w:rsidRDefault="002B1210">
            <w:pPr>
              <w:pStyle w:val="ListParagraph"/>
              <w:numPr>
                <w:ilvl w:val="0"/>
                <w:numId w:val="4"/>
              </w:numPr>
              <w:rPr>
                <w:rFonts w:ascii="Times New Roman" w:hAnsi="Times New Roman" w:cs="Times New Roman"/>
                <w:sz w:val="24"/>
              </w:rPr>
            </w:pPr>
            <w:r>
              <w:rPr>
                <w:rFonts w:ascii="Times New Roman" w:hAnsi="Times New Roman" w:cs="Times New Roman"/>
              </w:rPr>
              <w:lastRenderedPageBreak/>
              <w:t>Lethality (E-10a)</w:t>
            </w:r>
          </w:p>
          <w:p w:rsidR="00EF7672" w:rsidRDefault="002B1210">
            <w:pPr>
              <w:pStyle w:val="ListParagraph"/>
              <w:numPr>
                <w:ilvl w:val="0"/>
                <w:numId w:val="4"/>
              </w:numPr>
              <w:rPr>
                <w:rFonts w:ascii="Times New Roman" w:hAnsi="Times New Roman" w:cs="Times New Roman"/>
              </w:rPr>
            </w:pPr>
            <w:r>
              <w:rPr>
                <w:rFonts w:ascii="Times New Roman" w:hAnsi="Times New Roman" w:cs="Times New Roman"/>
              </w:rPr>
              <w:t>Rate of Fire (E-10b)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lastRenderedPageBreak/>
              <w:t>E-10</w:t>
            </w:r>
          </w:p>
        </w:tc>
      </w:tr>
    </w:tbl>
    <w:p w:rsidR="00962B9F" w:rsidRDefault="009F0791" w:rsidP="009F0791">
      <w:pPr>
        <w:pStyle w:val="Caption"/>
        <w:jc w:val="center"/>
        <w:rPr>
          <w:rFonts w:ascii="Times New Roman" w:hAnsi="Times New Roman" w:cs="Times New Roman"/>
        </w:rPr>
      </w:pPr>
      <w:bookmarkStart w:id="20" w:name="_Toc364862450"/>
      <w:proofErr w:type="gramStart"/>
      <w:r>
        <w:lastRenderedPageBreak/>
        <w:t xml:space="preserve">Table </w:t>
      </w:r>
      <w:fldSimple w:instr=" SEQ Table \* ARABIC ">
        <w:r>
          <w:rPr>
            <w:noProof/>
          </w:rPr>
          <w:t>1</w:t>
        </w:r>
      </w:fldSimple>
      <w:r>
        <w:t>.</w:t>
      </w:r>
      <w:proofErr w:type="gramEnd"/>
      <w:r>
        <w:t xml:space="preserve"> Test Objective Matrix</w:t>
      </w:r>
      <w:bookmarkEnd w:id="20"/>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21" w:name="_Toc239096255"/>
      <w:r w:rsidRPr="00472E83">
        <w:rPr>
          <w:rFonts w:ascii="Times New Roman" w:hAnsi="Times New Roman" w:cs="Times New Roman"/>
          <w:b/>
        </w:rPr>
        <w:t>GENERAL TEST OPERATIONS AND SCENARIO OVERVIEW</w:t>
      </w:r>
      <w:bookmarkEnd w:id="21"/>
    </w:p>
    <w:p w:rsidR="00FD5CC3" w:rsidRDefault="00FD5CC3" w:rsidP="00FD5CC3">
      <w:pPr>
        <w:rPr>
          <w:rFonts w:ascii="Times New Roman" w:hAnsi="Times New Roman" w:cs="Times New Roman"/>
        </w:rPr>
      </w:pPr>
      <w:r>
        <w:rPr>
          <w:rFonts w:ascii="Times New Roman" w:hAnsi="Times New Roman" w:cs="Times New Roman"/>
        </w:rPr>
        <w:t xml:space="preserve">The primary objective is </w:t>
      </w:r>
      <w:r w:rsidR="008A45CA">
        <w:rPr>
          <w:rFonts w:ascii="Times New Roman" w:hAnsi="Times New Roman" w:cs="Times New Roman"/>
        </w:rPr>
        <w:t xml:space="preserve">was </w:t>
      </w:r>
      <w:r>
        <w:rPr>
          <w:rFonts w:ascii="Times New Roman" w:hAnsi="Times New Roman" w:cs="Times New Roman"/>
        </w:rPr>
        <w:t xml:space="preserve">to evaluate the MQ-45 in various operationally realistic environments.  Desired test environment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 xml:space="preserve">This scenario will evaluate MQ-45’s ability to successfully characterize the </w:t>
      </w:r>
      <w:proofErr w:type="spellStart"/>
      <w:r w:rsidRPr="00A13419">
        <w:rPr>
          <w:rFonts w:ascii="Times New Roman" w:hAnsi="Times New Roman" w:cs="Times New Roman"/>
          <w:i/>
        </w:rPr>
        <w:t>battlespace</w:t>
      </w:r>
      <w:proofErr w:type="spellEnd"/>
      <w:r w:rsidRPr="00A13419">
        <w:rPr>
          <w:rFonts w:ascii="Times New Roman" w:hAnsi="Times New Roman" w:cs="Times New Roman"/>
          <w:i/>
        </w:rPr>
        <w:t xml:space="preserv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2" w:name="_Toc239096256"/>
      <w:r w:rsidRPr="00472E83">
        <w:rPr>
          <w:rFonts w:ascii="Times New Roman" w:hAnsi="Times New Roman" w:cs="Times New Roman"/>
          <w:b/>
        </w:rPr>
        <w:t>INSTRUMENTATION REQUIREMENTS</w:t>
      </w:r>
      <w:bookmarkEnd w:id="22"/>
    </w:p>
    <w:p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842B5B">
        <w:rPr>
          <w:rFonts w:ascii="Times New Roman" w:hAnsi="Times New Roman" w:cs="Times New Roman"/>
        </w:rPr>
        <w:t xml:space="preserve">was </w:t>
      </w:r>
      <w:r>
        <w:rPr>
          <w:rFonts w:ascii="Times New Roman" w:hAnsi="Times New Roman" w:cs="Times New Roman"/>
        </w:rPr>
        <w:t xml:space="preserve">solely used for Scenarios A and B, elements of all scenarios </w:t>
      </w:r>
      <w:r w:rsidR="00842B5B">
        <w:rPr>
          <w:rFonts w:ascii="Times New Roman" w:hAnsi="Times New Roman" w:cs="Times New Roman"/>
        </w:rPr>
        <w:t xml:space="preserve">were </w:t>
      </w:r>
      <w:r>
        <w:rPr>
          <w:rFonts w:ascii="Times New Roman" w:hAnsi="Times New Roman" w:cs="Times New Roman"/>
        </w:rPr>
        <w:t>capable of being carried out at the contractor facility</w:t>
      </w:r>
      <w:r w:rsidR="00593054">
        <w:rPr>
          <w:rFonts w:ascii="Times New Roman" w:hAnsi="Times New Roman" w:cs="Times New Roman"/>
        </w:rPr>
        <w:t>.  Additionally, all scenarios will utilize Telemetry Speed Cameras and a threat simulator</w:t>
      </w:r>
      <w:r>
        <w:rPr>
          <w:rFonts w:ascii="Times New Roman" w:hAnsi="Times New Roman" w:cs="Times New Roman"/>
        </w:rPr>
        <w:t xml:space="preserve">.  The contractor developed Electronic Ground Support 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842B5B">
        <w:rPr>
          <w:rFonts w:ascii="Times New Roman" w:hAnsi="Times New Roman" w:cs="Times New Roman"/>
        </w:rPr>
        <w:t>was</w:t>
      </w:r>
      <w:r>
        <w:rPr>
          <w:rFonts w:ascii="Times New Roman" w:hAnsi="Times New Roman" w:cs="Times New Roman"/>
        </w:rPr>
        <w:t xml:space="preserve"> 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3" w:name="_Toc239096257"/>
      <w:r w:rsidRPr="00472E83">
        <w:rPr>
          <w:rFonts w:ascii="Times New Roman" w:hAnsi="Times New Roman" w:cs="Times New Roman"/>
          <w:b/>
        </w:rPr>
        <w:t>LIMITATIONS AND SCOPE OF TEST</w:t>
      </w:r>
      <w:bookmarkEnd w:id="23"/>
    </w:p>
    <w:p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proofErr w:type="spellStart"/>
      <w:r>
        <w:rPr>
          <w:rFonts w:ascii="Times New Roman" w:hAnsi="Times New Roman" w:cs="Times New Roman"/>
        </w:rPr>
        <w:t>taskings</w:t>
      </w:r>
      <w:proofErr w:type="spellEnd"/>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w:t>
      </w:r>
      <w:proofErr w:type="gramStart"/>
      <w:r w:rsidR="002074F8">
        <w:rPr>
          <w:rFonts w:ascii="Times New Roman" w:hAnsi="Times New Roman" w:cs="Times New Roman"/>
        </w:rPr>
        <w:t>COIs</w:t>
      </w:r>
      <w:proofErr w:type="gramEnd"/>
      <w:r w:rsidR="002074F8">
        <w:rPr>
          <w:rFonts w:ascii="Times New Roman" w:hAnsi="Times New Roman" w:cs="Times New Roman"/>
        </w:rPr>
        <w:t>.</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w:t>
            </w:r>
            <w:r w:rsidR="00914749">
              <w:rPr>
                <w:rFonts w:ascii="Times New Roman" w:hAnsi="Times New Roman" w:cs="Times New Roman"/>
                <w:color w:val="auto"/>
                <w:sz w:val="22"/>
                <w:szCs w:val="22"/>
              </w:rPr>
              <w:t>9</w:t>
            </w:r>
            <w:r>
              <w:rPr>
                <w:rFonts w:ascii="Times New Roman" w:hAnsi="Times New Roman" w:cs="Times New Roman"/>
                <w:color w:val="auto"/>
                <w:sz w:val="22"/>
                <w:szCs w:val="22"/>
              </w:rPr>
              <w:t xml:space="preserve">, </w:t>
            </w:r>
          </w:p>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24" w:name="_Toc364701399"/>
      <w:bookmarkStart w:id="25" w:name="_Toc364862451"/>
      <w:proofErr w:type="gramStart"/>
      <w:r w:rsidRPr="005629B3">
        <w:rPr>
          <w:sz w:val="20"/>
        </w:rPr>
        <w:t xml:space="preserve">Table </w:t>
      </w:r>
      <w:r w:rsidR="009542E4" w:rsidRPr="005629B3">
        <w:rPr>
          <w:sz w:val="20"/>
        </w:rPr>
        <w:fldChar w:fldCharType="begin"/>
      </w:r>
      <w:r w:rsidRPr="005629B3">
        <w:rPr>
          <w:sz w:val="20"/>
        </w:rPr>
        <w:instrText xml:space="preserve"> SEQ Table \* ARABIC </w:instrText>
      </w:r>
      <w:r w:rsidR="009542E4" w:rsidRPr="005629B3">
        <w:rPr>
          <w:sz w:val="20"/>
        </w:rPr>
        <w:fldChar w:fldCharType="separate"/>
      </w:r>
      <w:r w:rsidRPr="005629B3">
        <w:rPr>
          <w:noProof/>
          <w:sz w:val="20"/>
        </w:rPr>
        <w:t>2</w:t>
      </w:r>
      <w:r w:rsidR="009542E4" w:rsidRPr="005629B3">
        <w:rPr>
          <w:sz w:val="20"/>
        </w:rPr>
        <w:fldChar w:fldCharType="end"/>
      </w:r>
      <w:r w:rsidRPr="005629B3">
        <w:rPr>
          <w:sz w:val="20"/>
        </w:rPr>
        <w:t>.</w:t>
      </w:r>
      <w:proofErr w:type="gramEnd"/>
      <w:r w:rsidRPr="005629B3">
        <w:rPr>
          <w:sz w:val="20"/>
        </w:rPr>
        <w:t xml:space="preserve"> Limitation Summary</w:t>
      </w:r>
      <w:bookmarkEnd w:id="24"/>
      <w:bookmarkEnd w:id="25"/>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26" w:name="_Toc239096258"/>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26"/>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rFonts w:ascii="Times New Roman" w:hAnsi="Times New Roman" w:cs="Times New Roman"/>
        </w:rPr>
      </w:pPr>
      <w:commentRangeStart w:id="27"/>
      <w:r>
        <w:rPr>
          <w:rFonts w:ascii="Times New Roman" w:hAnsi="Times New Roman" w:cs="Times New Roman"/>
        </w:rPr>
        <w:t xml:space="preserve">Scenario begins with a tactical move south towards the allied village.  The designated route will consists of mountainous, desert and forest 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w:t>
      </w:r>
      <w:proofErr w:type="spellStart"/>
      <w:r>
        <w:rPr>
          <w:rFonts w:ascii="Times New Roman" w:hAnsi="Times New Roman" w:cs="Times New Roman"/>
        </w:rPr>
        <w:t>battlespace</w:t>
      </w:r>
      <w:proofErr w:type="spellEnd"/>
      <w:r>
        <w:rPr>
          <w:rFonts w:ascii="Times New Roman" w:hAnsi="Times New Roman" w:cs="Times New Roman"/>
        </w:rPr>
        <w:t xml:space="preserv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w:t>
      </w:r>
      <w:r>
        <w:rPr>
          <w:rFonts w:ascii="Times New Roman" w:hAnsi="Times New Roman" w:cs="Times New Roman"/>
        </w:rPr>
        <w:lastRenderedPageBreak/>
        <w:t>receive live data.  All 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trains, trucks and tactical vehicles.  Scenario will address COIs 1, 3, 4, 5, 6, 7, 8, 9, 10 and 12.  There will be no representative of red aerial vehicles.  There will be no live fire towards the aircraft</w:t>
      </w:r>
      <w:commentRangeEnd w:id="27"/>
      <w:r w:rsidR="00334EE0">
        <w:rPr>
          <w:rStyle w:val="CommentReference"/>
        </w:rPr>
        <w:commentReference w:id="27"/>
      </w:r>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rsidR="00387616" w:rsidRDefault="00387616" w:rsidP="00334EE0">
      <w:pPr>
        <w:keepNext/>
      </w:pPr>
      <w:r w:rsidRPr="00334EE0">
        <w:rPr>
          <w:rFonts w:ascii="Times New Roman" w:hAnsi="Times New Roman" w:cs="Times New Roman"/>
          <w:noProof/>
        </w:rPr>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41031" cy="3983083"/>
                    </a:xfrm>
                    <a:prstGeom prst="rect">
                      <a:avLst/>
                    </a:prstGeom>
                    <a:noFill/>
                  </pic:spPr>
                </pic:pic>
              </a:graphicData>
            </a:graphic>
          </wp:inline>
        </w:drawing>
      </w:r>
    </w:p>
    <w:p w:rsidR="007D7952" w:rsidRDefault="00387616" w:rsidP="00334EE0">
      <w:pPr>
        <w:pStyle w:val="Caption"/>
        <w:jc w:val="center"/>
        <w:rPr>
          <w:rFonts w:ascii="Times New Roman" w:hAnsi="Times New Roman" w:cs="Times New Roman"/>
        </w:rPr>
      </w:pPr>
      <w:bookmarkStart w:id="28" w:name="_Toc365023343"/>
      <w:proofErr w:type="gramStart"/>
      <w:r>
        <w:t xml:space="preserve">Figure </w:t>
      </w:r>
      <w:r w:rsidR="009542E4">
        <w:fldChar w:fldCharType="begin"/>
      </w:r>
      <w:r>
        <w:instrText xml:space="preserve"> SEQ Figure \* ARABIC </w:instrText>
      </w:r>
      <w:r w:rsidR="009542E4">
        <w:fldChar w:fldCharType="separate"/>
      </w:r>
      <w:r>
        <w:rPr>
          <w:noProof/>
        </w:rPr>
        <w:t>3</w:t>
      </w:r>
      <w:r w:rsidR="009542E4">
        <w:fldChar w:fldCharType="end"/>
      </w:r>
      <w:r>
        <w:t>.</w:t>
      </w:r>
      <w:proofErr w:type="gramEnd"/>
      <w:r>
        <w:t xml:space="preserve"> Scenario D Run Profile</w:t>
      </w:r>
      <w:bookmarkEnd w:id="28"/>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29" w:name="_Toc239096259"/>
      <w:r>
        <w:rPr>
          <w:rFonts w:ascii="Times New Roman" w:hAnsi="Times New Roman" w:cs="Times New Roman"/>
          <w:b/>
        </w:rPr>
        <w:lastRenderedPageBreak/>
        <w:t>E</w:t>
      </w:r>
      <w:r w:rsidRPr="00FC230A">
        <w:rPr>
          <w:rFonts w:ascii="Times New Roman" w:hAnsi="Times New Roman" w:cs="Times New Roman"/>
          <w:b/>
        </w:rPr>
        <w:t>-TESTS</w:t>
      </w:r>
      <w:bookmarkEnd w:id="29"/>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0" w:name="_Toc239096260"/>
      <w:r w:rsidRPr="00B47FC2">
        <w:rPr>
          <w:rFonts w:ascii="Times New Roman" w:hAnsi="Times New Roman" w:cs="Times New Roman"/>
        </w:rPr>
        <w:t>E-9 (Targeting)</w:t>
      </w:r>
      <w:bookmarkEnd w:id="30"/>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accuracy of the sensors on the UAV 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E-9a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E-9b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1" w:name="_Toc239096261"/>
      <w:r w:rsidRPr="00B47FC2">
        <w:rPr>
          <w:rFonts w:ascii="Times New Roman" w:hAnsi="Times New Roman" w:cs="Times New Roman"/>
        </w:rPr>
        <w:t>E-10 (Firepower)</w:t>
      </w:r>
      <w:bookmarkEnd w:id="31"/>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lastRenderedPageBreak/>
        <w:t xml:space="preserve">E-10a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E-10b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rate of fire of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2" w:name="_Toc239096262"/>
      <w:r w:rsidRPr="00B47FC2">
        <w:rPr>
          <w:rFonts w:ascii="Times New Roman" w:hAnsi="Times New Roman" w:cs="Times New Roman"/>
        </w:rPr>
        <w:t>E-1 (Speed)</w:t>
      </w:r>
      <w:bookmarkEnd w:id="32"/>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UAV will be inspected for stress and structural flaws in the airframe.</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3" w:name="_Toc239096263"/>
      <w:r w:rsidRPr="00B47FC2">
        <w:rPr>
          <w:rFonts w:ascii="Times New Roman" w:hAnsi="Times New Roman" w:cs="Times New Roman"/>
        </w:rPr>
        <w:t>E-2 (Flight Time)</w:t>
      </w:r>
      <w:bookmarkEnd w:id="33"/>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The air tactical mobility flight time assessment will be quantitative in nature.  The UAV must stay aloft for four hours at an altitude of 500 feet operating at 72 nautical miles per hour (80%).  Data points recorded on data sheet E-2 will include flight time, altitude, distance made good, temperature, humidity, and wind speed.  After each run, the UAV will be inspected for stress and structural flaws in the airframe.</w:t>
      </w:r>
    </w:p>
    <w:p w:rsidR="00DF33AC" w:rsidRPr="00B738A8" w:rsidRDefault="00646FAA" w:rsidP="00B738A8">
      <w:pPr>
        <w:pStyle w:val="Heading1"/>
        <w:rPr>
          <w:rFonts w:ascii="Times New Roman" w:hAnsi="Times New Roman" w:cs="Times New Roman"/>
          <w:b/>
        </w:rPr>
      </w:pPr>
      <w:bookmarkStart w:id="34" w:name="_Toc239096264"/>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34"/>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35" w:name="_Toc239096265"/>
      <w:r w:rsidRPr="00472E83">
        <w:rPr>
          <w:rFonts w:ascii="Times New Roman" w:hAnsi="Times New Roman" w:cs="Times New Roman"/>
          <w:b/>
        </w:rPr>
        <w:t>S-TESTS</w:t>
      </w:r>
      <w:bookmarkEnd w:id="35"/>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36" w:name="_Toc239096266"/>
      <w:r w:rsidRPr="00B47FC2">
        <w:rPr>
          <w:rFonts w:ascii="Times New Roman" w:hAnsi="Times New Roman" w:cs="Times New Roman"/>
        </w:rPr>
        <w:t>S-1 (</w:t>
      </w:r>
      <w:r w:rsidR="00F044B4">
        <w:rPr>
          <w:rFonts w:ascii="Times New Roman" w:hAnsi="Times New Roman" w:cs="Times New Roman"/>
        </w:rPr>
        <w:t>Compatibility</w:t>
      </w:r>
      <w:r w:rsidRPr="00B47FC2">
        <w:rPr>
          <w:rFonts w:ascii="Times New Roman" w:hAnsi="Times New Roman" w:cs="Times New Roman"/>
        </w:rPr>
        <w:t>)</w:t>
      </w:r>
      <w:bookmarkEnd w:id="36"/>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w:t>
      </w:r>
      <w:del w:id="37" w:author="Steve Mazza" w:date="2013-08-27T09:23:00Z">
        <w:r w:rsidRPr="00B47FC2" w:rsidDel="005F6B5E">
          <w:rPr>
            <w:rFonts w:ascii="Times New Roman" w:hAnsi="Times New Roman" w:cs="Times New Roman"/>
          </w:rPr>
          <w:delText xml:space="preserve">accuracy of the data transfer between the </w:delText>
        </w:r>
        <w:r w:rsidR="00F044B4" w:rsidDel="005F6B5E">
          <w:rPr>
            <w:rFonts w:ascii="Times New Roman" w:hAnsi="Times New Roman" w:cs="Times New Roman"/>
          </w:rPr>
          <w:delText xml:space="preserve">2 </w:delText>
        </w:r>
        <w:r w:rsidRPr="00B47FC2" w:rsidDel="005F6B5E">
          <w:rPr>
            <w:rFonts w:ascii="Times New Roman" w:hAnsi="Times New Roman" w:cs="Times New Roman"/>
          </w:rPr>
          <w:delText>UAV</w:delText>
        </w:r>
        <w:r w:rsidR="00F044B4" w:rsidDel="005F6B5E">
          <w:rPr>
            <w:rFonts w:ascii="Times New Roman" w:hAnsi="Times New Roman" w:cs="Times New Roman"/>
          </w:rPr>
          <w:delText>s</w:delText>
        </w:r>
        <w:r w:rsidRPr="00B47FC2" w:rsidDel="005F6B5E">
          <w:rPr>
            <w:rFonts w:ascii="Times New Roman" w:hAnsi="Times New Roman" w:cs="Times New Roman"/>
          </w:rPr>
          <w:delText xml:space="preserve"> .</w:delText>
        </w:r>
      </w:del>
      <w:ins w:id="38" w:author="Steve Mazza" w:date="2013-08-27T09:23:00Z">
        <w:r w:rsidR="005F6B5E">
          <w:rPr>
            <w:rFonts w:ascii="Times New Roman" w:hAnsi="Times New Roman" w:cs="Times New Roman"/>
          </w:rPr>
          <w:t xml:space="preserve">compatibility of the MQ-45 and ground controller station with other Mission Command and Intelligence systems, specifically with regard to </w:t>
        </w:r>
      </w:ins>
      <w:ins w:id="39" w:author="Steve Mazza" w:date="2013-08-27T09:24:00Z">
        <w:r w:rsidR="005F6B5E">
          <w:rPr>
            <w:rFonts w:ascii="Times New Roman" w:hAnsi="Times New Roman" w:cs="Times New Roman"/>
          </w:rPr>
          <w:t xml:space="preserve">data transfer and </w:t>
        </w:r>
      </w:ins>
      <w:ins w:id="40" w:author="Steve Mazza" w:date="2013-08-27T09:23:00Z">
        <w:r w:rsidR="005F6B5E">
          <w:rPr>
            <w:rFonts w:ascii="Times New Roman" w:hAnsi="Times New Roman" w:cs="Times New Roman"/>
          </w:rPr>
          <w:t>communications.</w:t>
        </w:r>
      </w:ins>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w:t>
      </w:r>
      <w:del w:id="41" w:author="Steve Mazza" w:date="2013-08-27T09:25:00Z">
        <w:r w:rsidRPr="00B47FC2" w:rsidDel="00FF0A85">
          <w:rPr>
            <w:rFonts w:ascii="Times New Roman" w:hAnsi="Times New Roman" w:cs="Times New Roman"/>
          </w:rPr>
          <w:delText xml:space="preserve">interoperability </w:delText>
        </w:r>
      </w:del>
      <w:ins w:id="42" w:author="Steve Mazza" w:date="2013-08-27T09:25:00Z">
        <w:r w:rsidR="00FF0A85">
          <w:rPr>
            <w:rFonts w:ascii="Times New Roman" w:hAnsi="Times New Roman" w:cs="Times New Roman"/>
          </w:rPr>
          <w:t>compatibility</w:t>
        </w:r>
        <w:r w:rsidR="00FF0A85" w:rsidRPr="00B47FC2">
          <w:rPr>
            <w:rFonts w:ascii="Times New Roman" w:hAnsi="Times New Roman" w:cs="Times New Roman"/>
          </w:rPr>
          <w:t xml:space="preserve"> </w:t>
        </w:r>
      </w:ins>
      <w:r w:rsidRPr="00B47FC2">
        <w:rPr>
          <w:rFonts w:ascii="Times New Roman" w:hAnsi="Times New Roman" w:cs="Times New Roman"/>
        </w:rPr>
        <w:t>assessment will be quantitative in nature.  The UAV must demonstrate capability</w:t>
      </w:r>
      <w:ins w:id="43" w:author="Steve Mazza" w:date="2013-08-27T09:25:00Z">
        <w:r w:rsidR="00FF0A85">
          <w:rPr>
            <w:rFonts w:ascii="Times New Roman" w:hAnsi="Times New Roman" w:cs="Times New Roman"/>
          </w:rPr>
          <w:t xml:space="preserve"> sufficient</w:t>
        </w:r>
      </w:ins>
      <w:r w:rsidRPr="00B47FC2">
        <w:rPr>
          <w:rFonts w:ascii="Times New Roman" w:hAnsi="Times New Roman" w:cs="Times New Roman"/>
        </w:rPr>
        <w:t xml:space="preserve"> to transfer 1.5MB/s burs rate and 750Kb/s sustained during mission flight with less than 0.05% packet loss.</w:t>
      </w:r>
      <w:ins w:id="44" w:author="Steve Mazza" w:date="2013-08-27T09:26:00Z">
        <w:r w:rsidR="00FF0A85">
          <w:rPr>
            <w:rFonts w:ascii="Times New Roman" w:hAnsi="Times New Roman" w:cs="Times New Roman"/>
          </w:rPr>
          <w:t xml:space="preserve"> A checksum will be used to verify accurate data </w:t>
        </w:r>
        <w:r w:rsidR="00FF0A85">
          <w:rPr>
            <w:rFonts w:ascii="Times New Roman" w:hAnsi="Times New Roman" w:cs="Times New Roman"/>
          </w:rPr>
          <w:t>transmission</w:t>
        </w:r>
        <w:r w:rsidR="00FF0A85">
          <w:rPr>
            <w:rFonts w:ascii="Times New Roman" w:hAnsi="Times New Roman" w:cs="Times New Roman"/>
          </w:rPr>
          <w:t>.</w:t>
        </w:r>
      </w:ins>
      <w:r w:rsidRPr="00B47FC2">
        <w:rPr>
          <w:rFonts w:ascii="Times New Roman" w:hAnsi="Times New Roman" w:cs="Times New Roman"/>
        </w:rPr>
        <w:t xml:space="preserve">  Data points recorded on data sheet S-1 will include flight time, data rate, packet loss, altitude, transmission distance, temperature, humidity, </w:t>
      </w:r>
      <w:ins w:id="45" w:author="Steve Mazza" w:date="2013-08-27T09:27:00Z">
        <w:r w:rsidR="00777FED">
          <w:rPr>
            <w:rFonts w:ascii="Times New Roman" w:hAnsi="Times New Roman" w:cs="Times New Roman"/>
          </w:rPr>
          <w:t xml:space="preserve">checksum failures, </w:t>
        </w:r>
      </w:ins>
      <w:r w:rsidRPr="00B47FC2">
        <w:rPr>
          <w:rFonts w:ascii="Times New Roman" w:hAnsi="Times New Roman" w:cs="Times New Roman"/>
        </w:rPr>
        <w:t>and physical communication (transport layer)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46" w:name="_Toc239096267"/>
      <w:r w:rsidRPr="00B47FC2">
        <w:rPr>
          <w:rFonts w:ascii="Times New Roman" w:hAnsi="Times New Roman" w:cs="Times New Roman"/>
        </w:rPr>
        <w:t>S-2 (Human Systems Integration)</w:t>
      </w:r>
      <w:bookmarkEnd w:id="46"/>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send high-resolution video to shipboard and ground stations equivalent to a 10-megapixel resolution using standard MPEG compression.  The UAV will be flown on a closed course simulating an operationally relevant environment while 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7" w:name="_Toc239096268"/>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47"/>
    </w:p>
    <w:p w:rsidR="00756073" w:rsidRPr="00B738A8" w:rsidRDefault="00756073">
      <w:pPr>
        <w:rPr>
          <w:rFonts w:ascii="Times New Roman" w:hAnsi="Times New Roman" w:cs="Times New Roman"/>
        </w:rPr>
      </w:pPr>
    </w:p>
    <w:tbl>
      <w:tblPr>
        <w:tblStyle w:val="TableGrid"/>
        <w:tblW w:w="0" w:type="auto"/>
        <w:tblLook w:val="04A0"/>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8" w:name="_Toc239096269"/>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48"/>
    </w:p>
    <w:p w:rsidR="00756073" w:rsidRPr="00B738A8" w:rsidRDefault="00756073">
      <w:pPr>
        <w:rPr>
          <w:rFonts w:ascii="Times New Roman" w:hAnsi="Times New Roman" w:cs="Times New Roman"/>
        </w:rPr>
      </w:pPr>
    </w:p>
    <w:tbl>
      <w:tblPr>
        <w:tblStyle w:val="TableGrid"/>
        <w:tblW w:w="0" w:type="auto"/>
        <w:tblLook w:val="04A0"/>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49" w:type="dxa"/>
          </w:tcPr>
          <w:p w:rsidR="00500D43" w:rsidRPr="00CE02E0" w:rsidRDefault="00500D43" w:rsidP="008B199A">
            <w:pPr>
              <w:rPr>
                <w:rFonts w:cs="Arial"/>
                <w:szCs w:val="24"/>
              </w:rPr>
            </w:pPr>
          </w:p>
        </w:tc>
        <w:tc>
          <w:tcPr>
            <w:tcW w:w="879" w:type="dxa"/>
          </w:tcPr>
          <w:p w:rsidR="00500D43" w:rsidRPr="00CE02E0" w:rsidRDefault="00500D43"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S-2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w:t>
      </w:r>
      <w:proofErr w:type="gramStart"/>
      <w:r w:rsidRPr="00472E83">
        <w:rPr>
          <w:rFonts w:ascii="Times New Roman" w:hAnsi="Times New Roman" w:cs="Times New Roman"/>
          <w:szCs w:val="24"/>
        </w:rPr>
        <w:t>Excellent  _</w:t>
      </w:r>
      <w:proofErr w:type="gramEnd"/>
      <w:r w:rsidRPr="00472E83">
        <w:rPr>
          <w:rFonts w:ascii="Times New Roman" w:hAnsi="Times New Roman" w:cs="Times New Roman"/>
          <w:szCs w:val="24"/>
        </w:rPr>
        <w:t>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49" w:name="_Toc239096270"/>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49"/>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50" w:name="_Toc239096271"/>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50"/>
    </w:p>
    <w:p w:rsidR="00756073" w:rsidRPr="00B738A8" w:rsidRDefault="00756073">
      <w:pPr>
        <w:rPr>
          <w:rFonts w:ascii="Times New Roman" w:hAnsi="Times New Roman" w:cs="Times New Roman"/>
        </w:rPr>
      </w:pPr>
    </w:p>
    <w:tbl>
      <w:tblPr>
        <w:tblStyle w:val="TableGrid"/>
        <w:tblW w:w="0" w:type="auto"/>
        <w:tblLook w:val="04A0"/>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Kelley Thompson" w:date="2013-08-25T23:49:00Z" w:initials="KT">
    <w:p w:rsidR="00EF7672" w:rsidRDefault="00EF7672">
      <w:pPr>
        <w:pStyle w:val="CommentText"/>
      </w:pPr>
      <w:r>
        <w:rPr>
          <w:rStyle w:val="CommentReference"/>
        </w:rPr>
        <w:annotationRef/>
      </w:r>
      <w:proofErr w:type="spellStart"/>
      <w:r>
        <w:t>Virna</w:t>
      </w:r>
      <w:proofErr w:type="spellEnd"/>
      <w:r>
        <w:t xml:space="preserve"> will modify the description to match the diagram she’s making.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A69" w:rsidRDefault="00965A69" w:rsidP="00E84DBB">
      <w:r>
        <w:separator/>
      </w:r>
    </w:p>
  </w:endnote>
  <w:endnote w:type="continuationSeparator" w:id="0">
    <w:p w:rsidR="00965A69" w:rsidRDefault="00965A69" w:rsidP="00E84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A00002EF" w:usb1="4000207B"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Footer"/>
      <w:jc w:val="center"/>
    </w:pPr>
  </w:p>
  <w:p w:rsidR="00EF7672" w:rsidRDefault="00EF76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A69" w:rsidRDefault="00965A69" w:rsidP="00E84DBB">
      <w:r>
        <w:separator/>
      </w:r>
    </w:p>
  </w:footnote>
  <w:footnote w:type="continuationSeparator" w:id="0">
    <w:p w:rsidR="00965A69" w:rsidRDefault="00965A69" w:rsidP="00E84D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672" w:rsidRDefault="00EF7672">
    <w:pPr>
      <w:pStyle w:val="Header"/>
      <w:jc w:val="center"/>
    </w:pPr>
  </w:p>
  <w:p w:rsidR="00EF7672" w:rsidRDefault="00EF76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trackRevisions/>
  <w:defaultTabStop w:val="720"/>
  <w:characterSpacingControl w:val="doNotCompress"/>
  <w:footnotePr>
    <w:footnote w:id="-1"/>
    <w:footnote w:id="0"/>
  </w:footnotePr>
  <w:endnotePr>
    <w:endnote w:id="-1"/>
    <w:endnote w:id="0"/>
  </w:endnotePr>
  <w:compat/>
  <w:rsids>
    <w:rsidRoot w:val="00F205B2"/>
    <w:rsid w:val="000306AD"/>
    <w:rsid w:val="000436CF"/>
    <w:rsid w:val="00053C3D"/>
    <w:rsid w:val="00081EC8"/>
    <w:rsid w:val="00084FCA"/>
    <w:rsid w:val="000A34EE"/>
    <w:rsid w:val="000A5C58"/>
    <w:rsid w:val="000C58BD"/>
    <w:rsid w:val="00142B59"/>
    <w:rsid w:val="00183805"/>
    <w:rsid w:val="00184F57"/>
    <w:rsid w:val="0019485F"/>
    <w:rsid w:val="001D76EB"/>
    <w:rsid w:val="002074F8"/>
    <w:rsid w:val="002137C6"/>
    <w:rsid w:val="00224362"/>
    <w:rsid w:val="00234172"/>
    <w:rsid w:val="002715F9"/>
    <w:rsid w:val="00272925"/>
    <w:rsid w:val="002B1210"/>
    <w:rsid w:val="002F6B1F"/>
    <w:rsid w:val="002F7D58"/>
    <w:rsid w:val="0031614B"/>
    <w:rsid w:val="00327DA6"/>
    <w:rsid w:val="00334EE0"/>
    <w:rsid w:val="00350FCB"/>
    <w:rsid w:val="00361F5E"/>
    <w:rsid w:val="00363BC3"/>
    <w:rsid w:val="00370A52"/>
    <w:rsid w:val="00387616"/>
    <w:rsid w:val="003903B1"/>
    <w:rsid w:val="003A2DB6"/>
    <w:rsid w:val="003C6916"/>
    <w:rsid w:val="003E02B8"/>
    <w:rsid w:val="003E0B6B"/>
    <w:rsid w:val="00401CBC"/>
    <w:rsid w:val="00444598"/>
    <w:rsid w:val="004452F9"/>
    <w:rsid w:val="00460787"/>
    <w:rsid w:val="00472E83"/>
    <w:rsid w:val="004861A0"/>
    <w:rsid w:val="004871CA"/>
    <w:rsid w:val="004D163A"/>
    <w:rsid w:val="00500D43"/>
    <w:rsid w:val="005040DD"/>
    <w:rsid w:val="005111B2"/>
    <w:rsid w:val="005629B3"/>
    <w:rsid w:val="00565ABE"/>
    <w:rsid w:val="00574A38"/>
    <w:rsid w:val="00586EB4"/>
    <w:rsid w:val="00593054"/>
    <w:rsid w:val="00596B2D"/>
    <w:rsid w:val="005B6100"/>
    <w:rsid w:val="005C7DBE"/>
    <w:rsid w:val="005F6B5E"/>
    <w:rsid w:val="006055A2"/>
    <w:rsid w:val="00612966"/>
    <w:rsid w:val="006139EA"/>
    <w:rsid w:val="00623BF9"/>
    <w:rsid w:val="0062544F"/>
    <w:rsid w:val="00646FAA"/>
    <w:rsid w:val="006732AA"/>
    <w:rsid w:val="0069447F"/>
    <w:rsid w:val="006A649A"/>
    <w:rsid w:val="006B35B3"/>
    <w:rsid w:val="006C531F"/>
    <w:rsid w:val="006D6E08"/>
    <w:rsid w:val="00703FB3"/>
    <w:rsid w:val="007147D4"/>
    <w:rsid w:val="0072481E"/>
    <w:rsid w:val="00732F96"/>
    <w:rsid w:val="00747164"/>
    <w:rsid w:val="0075214E"/>
    <w:rsid w:val="00756073"/>
    <w:rsid w:val="00777FED"/>
    <w:rsid w:val="0078585E"/>
    <w:rsid w:val="00785B03"/>
    <w:rsid w:val="007A3B54"/>
    <w:rsid w:val="007A61B5"/>
    <w:rsid w:val="007B4E38"/>
    <w:rsid w:val="007D7952"/>
    <w:rsid w:val="007F4873"/>
    <w:rsid w:val="00842B5B"/>
    <w:rsid w:val="00867065"/>
    <w:rsid w:val="008A45CA"/>
    <w:rsid w:val="008B199A"/>
    <w:rsid w:val="008F1CFE"/>
    <w:rsid w:val="00900F99"/>
    <w:rsid w:val="00907892"/>
    <w:rsid w:val="0091359D"/>
    <w:rsid w:val="00914749"/>
    <w:rsid w:val="0092568D"/>
    <w:rsid w:val="00941CDF"/>
    <w:rsid w:val="00947EE5"/>
    <w:rsid w:val="009542E4"/>
    <w:rsid w:val="00962B9F"/>
    <w:rsid w:val="00965A69"/>
    <w:rsid w:val="00977F1C"/>
    <w:rsid w:val="0099471D"/>
    <w:rsid w:val="009A1027"/>
    <w:rsid w:val="009C0028"/>
    <w:rsid w:val="009C7B40"/>
    <w:rsid w:val="009D183A"/>
    <w:rsid w:val="009D3F60"/>
    <w:rsid w:val="009E0E58"/>
    <w:rsid w:val="009F0791"/>
    <w:rsid w:val="009F4BA4"/>
    <w:rsid w:val="009F6F44"/>
    <w:rsid w:val="00A00B9D"/>
    <w:rsid w:val="00A3120D"/>
    <w:rsid w:val="00A679EE"/>
    <w:rsid w:val="00A934DD"/>
    <w:rsid w:val="00AA5280"/>
    <w:rsid w:val="00AB4C91"/>
    <w:rsid w:val="00AC468D"/>
    <w:rsid w:val="00AE210A"/>
    <w:rsid w:val="00AE78FC"/>
    <w:rsid w:val="00AF3500"/>
    <w:rsid w:val="00B02BED"/>
    <w:rsid w:val="00B05E98"/>
    <w:rsid w:val="00B15070"/>
    <w:rsid w:val="00B738A8"/>
    <w:rsid w:val="00B758C8"/>
    <w:rsid w:val="00B82EFF"/>
    <w:rsid w:val="00BC28E4"/>
    <w:rsid w:val="00BD7C5A"/>
    <w:rsid w:val="00BE4E54"/>
    <w:rsid w:val="00C02471"/>
    <w:rsid w:val="00C10E94"/>
    <w:rsid w:val="00C13FAF"/>
    <w:rsid w:val="00C2744B"/>
    <w:rsid w:val="00C44ADE"/>
    <w:rsid w:val="00C576B8"/>
    <w:rsid w:val="00CA20A1"/>
    <w:rsid w:val="00CC2A45"/>
    <w:rsid w:val="00CD48B7"/>
    <w:rsid w:val="00CF3822"/>
    <w:rsid w:val="00D0100F"/>
    <w:rsid w:val="00D16E3F"/>
    <w:rsid w:val="00D54B64"/>
    <w:rsid w:val="00DE4981"/>
    <w:rsid w:val="00DF33AC"/>
    <w:rsid w:val="00E0385A"/>
    <w:rsid w:val="00E11EB4"/>
    <w:rsid w:val="00E258F5"/>
    <w:rsid w:val="00E26009"/>
    <w:rsid w:val="00E452A2"/>
    <w:rsid w:val="00E6388B"/>
    <w:rsid w:val="00E84DBB"/>
    <w:rsid w:val="00E86FEC"/>
    <w:rsid w:val="00EA2A97"/>
    <w:rsid w:val="00EC7433"/>
    <w:rsid w:val="00EF7672"/>
    <w:rsid w:val="00F044B4"/>
    <w:rsid w:val="00F04D5E"/>
    <w:rsid w:val="00F11BC7"/>
    <w:rsid w:val="00F205B2"/>
    <w:rsid w:val="00F508BD"/>
    <w:rsid w:val="00F73F74"/>
    <w:rsid w:val="00FA06AE"/>
    <w:rsid w:val="00FD5CC3"/>
    <w:rsid w:val="00FF0A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F0D6F5B-878C-4BA2-B3A1-47AF9BD7B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4785</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31997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8</cp:revision>
  <dcterms:created xsi:type="dcterms:W3CDTF">2013-08-26T12:49:00Z</dcterms:created>
  <dcterms:modified xsi:type="dcterms:W3CDTF">2013-08-27T13:27:00Z</dcterms:modified>
</cp:coreProperties>
</file>