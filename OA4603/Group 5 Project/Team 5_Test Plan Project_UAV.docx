
<file path=[Content_Types].xml><?xml version="1.0" encoding="utf-8"?>
<Types xmlns="http://schemas.openxmlformats.org/package/2006/content-types">
  <Default Extension="xml" ContentType="application/xml"/>
  <Default Extension="jpeg" ContentType="image/jpeg"/>
  <Default Extension="sldx" ContentType="application/vnd.openxmlformats-officedocument.presentationml.slide"/>
  <Default Extension="emf" ContentType="image/x-emf"/>
  <Default Extension="rels" ContentType="application/vnd.openxmlformats-package.relationships+xml"/>
  <Default Extension="png" ContentType="image/png"/>
  <Default Extension="wmf" ContentType="image/x-w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42B59" w:rsidRDefault="00142B59" w:rsidP="00142B59">
      <w:pPr>
        <w:jc w:val="center"/>
      </w:pPr>
      <w:r w:rsidRPr="006867BE">
        <w:rPr>
          <w:rFonts w:cstheme="minorHAnsi"/>
          <w:noProof/>
        </w:rPr>
        <w:drawing>
          <wp:inline distT="0" distB="0" distL="0" distR="0">
            <wp:extent cx="1790700" cy="130001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95776" cy="1303695"/>
                    </a:xfrm>
                    <a:prstGeom prst="rect">
                      <a:avLst/>
                    </a:prstGeom>
                    <a:noFill/>
                    <a:ln>
                      <a:noFill/>
                    </a:ln>
                  </pic:spPr>
                </pic:pic>
              </a:graphicData>
            </a:graphic>
          </wp:inline>
        </w:drawing>
      </w:r>
    </w:p>
    <w:p w:rsidR="00142B59" w:rsidRDefault="00142B59" w:rsidP="00142B59">
      <w:pPr>
        <w:jc w:val="center"/>
      </w:pPr>
    </w:p>
    <w:p w:rsidR="00142B59" w:rsidRDefault="00142B59" w:rsidP="00142B59">
      <w:pPr>
        <w:jc w:val="center"/>
      </w:pPr>
    </w:p>
    <w:p w:rsidR="00142B59" w:rsidRPr="00142B59" w:rsidRDefault="00142B59" w:rsidP="00142B59">
      <w:pPr>
        <w:jc w:val="center"/>
        <w:rPr>
          <w:rFonts w:ascii="Times New Roman" w:hAnsi="Times New Roman" w:cs="Times New Roman"/>
          <w:sz w:val="48"/>
          <w:szCs w:val="48"/>
        </w:rPr>
      </w:pPr>
      <w:r>
        <w:rPr>
          <w:rFonts w:ascii="Times New Roman" w:hAnsi="Times New Roman" w:cs="Times New Roman"/>
          <w:sz w:val="48"/>
          <w:szCs w:val="48"/>
        </w:rPr>
        <w:t>TEST PLAN PROJECT</w:t>
      </w:r>
      <w:r w:rsidRPr="00142B59">
        <w:rPr>
          <w:rFonts w:ascii="Times New Roman" w:hAnsi="Times New Roman" w:cs="Times New Roman"/>
          <w:sz w:val="48"/>
          <w:szCs w:val="48"/>
        </w:rPr>
        <w:t xml:space="preserve"> </w:t>
      </w:r>
    </w:p>
    <w:p w:rsidR="00142B59" w:rsidRPr="00142B59" w:rsidRDefault="00142B59" w:rsidP="00142B59">
      <w:pPr>
        <w:rPr>
          <w:rFonts w:ascii="Times New Roman" w:hAnsi="Times New Roman" w:cs="Times New Roman"/>
        </w:rPr>
      </w:pPr>
    </w:p>
    <w:p w:rsidR="00142B59" w:rsidRPr="00142B59" w:rsidRDefault="00142B59" w:rsidP="00142B59">
      <w:pPr>
        <w:jc w:val="center"/>
        <w:rPr>
          <w:rFonts w:ascii="Times New Roman" w:hAnsi="Times New Roman" w:cs="Times New Roman"/>
        </w:rPr>
      </w:pPr>
    </w:p>
    <w:p w:rsidR="00142B59" w:rsidRPr="00142B59" w:rsidRDefault="00142B59" w:rsidP="00142B59">
      <w:pPr>
        <w:jc w:val="center"/>
        <w:rPr>
          <w:rFonts w:ascii="Times New Roman" w:hAnsi="Times New Roman" w:cs="Times New Roman"/>
          <w:sz w:val="48"/>
          <w:szCs w:val="48"/>
        </w:rPr>
      </w:pPr>
      <w:r>
        <w:rPr>
          <w:rFonts w:ascii="Times New Roman" w:hAnsi="Times New Roman" w:cs="Times New Roman"/>
          <w:sz w:val="48"/>
          <w:szCs w:val="48"/>
        </w:rPr>
        <w:t>NEW UNMANNED AIR VEHICLE FOR SURVEILLANCE OR STRIKE ROLE</w:t>
      </w:r>
    </w:p>
    <w:p w:rsidR="00142B59" w:rsidRPr="00142B59" w:rsidRDefault="00142B59" w:rsidP="00142B59">
      <w:pPr>
        <w:jc w:val="center"/>
        <w:rPr>
          <w:rFonts w:ascii="Times New Roman" w:hAnsi="Times New Roman" w:cs="Times New Roman"/>
        </w:rPr>
      </w:pPr>
    </w:p>
    <w:p w:rsidR="00142B59" w:rsidRPr="00142B59" w:rsidRDefault="00142B59" w:rsidP="00142B59">
      <w:pPr>
        <w:jc w:val="center"/>
        <w:rPr>
          <w:rFonts w:ascii="Times New Roman" w:hAnsi="Times New Roman" w:cs="Times New Roman"/>
        </w:rPr>
      </w:pPr>
    </w:p>
    <w:p w:rsidR="00142B59" w:rsidRPr="00142B59" w:rsidRDefault="00142B59" w:rsidP="00142B59">
      <w:pPr>
        <w:jc w:val="center"/>
        <w:rPr>
          <w:rFonts w:ascii="Times New Roman" w:hAnsi="Times New Roman" w:cs="Times New Roman"/>
        </w:rPr>
      </w:pPr>
    </w:p>
    <w:p w:rsidR="00142B59" w:rsidRPr="00142B59" w:rsidRDefault="00142B59" w:rsidP="00142B59">
      <w:pPr>
        <w:jc w:val="center"/>
        <w:rPr>
          <w:rFonts w:ascii="Times New Roman" w:hAnsi="Times New Roman" w:cs="Times New Roman"/>
          <w:b/>
        </w:rPr>
      </w:pPr>
      <w:r>
        <w:rPr>
          <w:rFonts w:ascii="Times New Roman" w:hAnsi="Times New Roman" w:cs="Times New Roman"/>
          <w:b/>
        </w:rPr>
        <w:t>STEVEN MAZZA</w:t>
      </w:r>
      <w:r w:rsidRPr="00142B59">
        <w:rPr>
          <w:rFonts w:ascii="Times New Roman" w:hAnsi="Times New Roman" w:cs="Times New Roman"/>
          <w:b/>
        </w:rPr>
        <w:t>-</w:t>
      </w:r>
      <w:r>
        <w:rPr>
          <w:rFonts w:ascii="Times New Roman" w:hAnsi="Times New Roman" w:cs="Times New Roman"/>
          <w:b/>
        </w:rPr>
        <w:t>VIRNA RAZETTO</w:t>
      </w:r>
      <w:r w:rsidRPr="00142B59">
        <w:rPr>
          <w:rFonts w:ascii="Times New Roman" w:hAnsi="Times New Roman" w:cs="Times New Roman"/>
          <w:b/>
        </w:rPr>
        <w:t>-KELLEY THOMPSON-</w:t>
      </w:r>
      <w:r>
        <w:rPr>
          <w:rFonts w:ascii="Times New Roman" w:hAnsi="Times New Roman" w:cs="Times New Roman"/>
          <w:b/>
        </w:rPr>
        <w:t>NAM TRA</w:t>
      </w:r>
      <w:r w:rsidR="00DE4981">
        <w:rPr>
          <w:rFonts w:ascii="Times New Roman" w:hAnsi="Times New Roman" w:cs="Times New Roman"/>
          <w:b/>
        </w:rPr>
        <w:t>N</w:t>
      </w:r>
    </w:p>
    <w:p w:rsidR="00142B59" w:rsidRPr="00142B59" w:rsidRDefault="00142B59" w:rsidP="00142B59">
      <w:pPr>
        <w:jc w:val="center"/>
        <w:rPr>
          <w:rFonts w:ascii="Times New Roman" w:hAnsi="Times New Roman" w:cs="Times New Roman"/>
        </w:rPr>
      </w:pPr>
    </w:p>
    <w:p w:rsidR="00142B59" w:rsidRPr="00142B59" w:rsidRDefault="00142B59" w:rsidP="00142B59">
      <w:pPr>
        <w:jc w:val="center"/>
        <w:rPr>
          <w:rFonts w:ascii="Times New Roman" w:hAnsi="Times New Roman" w:cs="Times New Roman"/>
        </w:rPr>
      </w:pPr>
      <w:r>
        <w:rPr>
          <w:rFonts w:ascii="Times New Roman" w:hAnsi="Times New Roman" w:cs="Times New Roman"/>
        </w:rPr>
        <w:t>OA</w:t>
      </w:r>
      <w:r w:rsidRPr="00142B59">
        <w:rPr>
          <w:rFonts w:ascii="Times New Roman" w:hAnsi="Times New Roman" w:cs="Times New Roman"/>
        </w:rPr>
        <w:t xml:space="preserve"> </w:t>
      </w:r>
      <w:r>
        <w:rPr>
          <w:rFonts w:ascii="Times New Roman" w:hAnsi="Times New Roman" w:cs="Times New Roman"/>
        </w:rPr>
        <w:t>4603</w:t>
      </w:r>
      <w:r w:rsidRPr="00142B59">
        <w:rPr>
          <w:rFonts w:ascii="Times New Roman" w:hAnsi="Times New Roman" w:cs="Times New Roman"/>
        </w:rPr>
        <w:t xml:space="preserve"> </w:t>
      </w:r>
      <w:r>
        <w:rPr>
          <w:rFonts w:ascii="Times New Roman" w:hAnsi="Times New Roman" w:cs="Times New Roman"/>
        </w:rPr>
        <w:t>TEST &amp; EVALUATION</w:t>
      </w:r>
    </w:p>
    <w:p w:rsidR="00142B59" w:rsidRPr="00142B59" w:rsidRDefault="00142B59" w:rsidP="00142B59">
      <w:pPr>
        <w:jc w:val="center"/>
        <w:rPr>
          <w:rFonts w:ascii="Times New Roman" w:hAnsi="Times New Roman" w:cs="Times New Roman"/>
        </w:rPr>
      </w:pPr>
    </w:p>
    <w:p w:rsidR="00142B59" w:rsidRPr="00142B59" w:rsidRDefault="00142B59" w:rsidP="00142B59">
      <w:pPr>
        <w:jc w:val="center"/>
        <w:rPr>
          <w:rFonts w:ascii="Times New Roman" w:hAnsi="Times New Roman" w:cs="Times New Roman"/>
        </w:rPr>
      </w:pPr>
      <w:r w:rsidRPr="00142B59">
        <w:rPr>
          <w:rFonts w:ascii="Times New Roman" w:hAnsi="Times New Roman" w:cs="Times New Roman"/>
        </w:rPr>
        <w:t xml:space="preserve">PROF. </w:t>
      </w:r>
      <w:r>
        <w:rPr>
          <w:rFonts w:ascii="Times New Roman" w:hAnsi="Times New Roman" w:cs="Times New Roman"/>
        </w:rPr>
        <w:t>THOMAS HOIVIK</w:t>
      </w:r>
    </w:p>
    <w:p w:rsidR="00142B59" w:rsidRPr="00142B59" w:rsidRDefault="00142B59" w:rsidP="00142B59">
      <w:pPr>
        <w:jc w:val="center"/>
        <w:rPr>
          <w:rFonts w:ascii="Times New Roman" w:hAnsi="Times New Roman" w:cs="Times New Roman"/>
        </w:rPr>
      </w:pPr>
    </w:p>
    <w:p w:rsidR="00142B59" w:rsidRPr="00142B59" w:rsidRDefault="00142B59" w:rsidP="00142B59">
      <w:pPr>
        <w:jc w:val="center"/>
        <w:rPr>
          <w:rFonts w:ascii="Times New Roman" w:hAnsi="Times New Roman" w:cs="Times New Roman"/>
        </w:rPr>
      </w:pPr>
      <w:r w:rsidRPr="00142B59">
        <w:rPr>
          <w:rFonts w:ascii="Times New Roman" w:hAnsi="Times New Roman" w:cs="Times New Roman"/>
        </w:rPr>
        <w:t>NAVAL POSTGRADUATE SCHOOL</w:t>
      </w:r>
    </w:p>
    <w:p w:rsidR="00142B59" w:rsidRPr="00142B59" w:rsidRDefault="00142B59" w:rsidP="00142B59">
      <w:pPr>
        <w:jc w:val="center"/>
        <w:rPr>
          <w:rFonts w:ascii="Times New Roman" w:hAnsi="Times New Roman" w:cs="Times New Roman"/>
        </w:rPr>
      </w:pPr>
    </w:p>
    <w:p w:rsidR="00142B59" w:rsidRPr="00142B59" w:rsidRDefault="00142B59" w:rsidP="00142B59">
      <w:pPr>
        <w:jc w:val="center"/>
        <w:rPr>
          <w:rFonts w:ascii="Times New Roman" w:hAnsi="Times New Roman" w:cs="Times New Roman"/>
        </w:rPr>
      </w:pPr>
      <w:r>
        <w:rPr>
          <w:rFonts w:ascii="Times New Roman" w:hAnsi="Times New Roman" w:cs="Times New Roman"/>
        </w:rPr>
        <w:t>3</w:t>
      </w:r>
      <w:r w:rsidRPr="00142B59">
        <w:rPr>
          <w:rFonts w:ascii="Times New Roman" w:hAnsi="Times New Roman" w:cs="Times New Roman"/>
        </w:rPr>
        <w:t xml:space="preserve"> </w:t>
      </w:r>
      <w:r>
        <w:rPr>
          <w:rFonts w:ascii="Times New Roman" w:hAnsi="Times New Roman" w:cs="Times New Roman"/>
        </w:rPr>
        <w:t>SEP</w:t>
      </w:r>
      <w:r w:rsidRPr="00142B59">
        <w:rPr>
          <w:rFonts w:ascii="Times New Roman" w:hAnsi="Times New Roman" w:cs="Times New Roman"/>
        </w:rPr>
        <w:t xml:space="preserve"> 2013</w:t>
      </w:r>
    </w:p>
    <w:p w:rsidR="00142B59" w:rsidRDefault="00142B59" w:rsidP="00142B59">
      <w:pPr>
        <w:jc w:val="center"/>
      </w:pPr>
      <w:commentRangeStart w:id="0"/>
      <w:r>
        <w:rPr>
          <w:noProof/>
        </w:rPr>
        <w:drawing>
          <wp:inline distT="0" distB="0" distL="0" distR="0">
            <wp:extent cx="4762500" cy="2409825"/>
            <wp:effectExtent l="0" t="0" r="0" b="9525"/>
            <wp:docPr id="1" name="Picture 1" descr="C:\Users\KELZ\Desktop\maverick-robohu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ELZ\Desktop\maverick-robohub.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62500" cy="2409825"/>
                    </a:xfrm>
                    <a:prstGeom prst="rect">
                      <a:avLst/>
                    </a:prstGeom>
                    <a:noFill/>
                    <a:ln>
                      <a:noFill/>
                    </a:ln>
                  </pic:spPr>
                </pic:pic>
              </a:graphicData>
            </a:graphic>
          </wp:inline>
        </w:drawing>
      </w:r>
      <w:commentRangeEnd w:id="0"/>
      <w:r w:rsidR="00EA44DB">
        <w:rPr>
          <w:rStyle w:val="CommentReference"/>
        </w:rPr>
        <w:commentReference w:id="0"/>
      </w:r>
    </w:p>
    <w:p w:rsidR="00142B59" w:rsidRDefault="00142B59"/>
    <w:p w:rsidR="0069447F" w:rsidRDefault="0069447F">
      <w:pPr>
        <w:sectPr w:rsidR="0069447F" w:rsidSect="00142B59">
          <w:headerReference w:type="default" r:id="rId12"/>
          <w:footerReference w:type="default" r:id="rId13"/>
          <w:type w:val="continuous"/>
          <w:pgSz w:w="12240" w:h="15840"/>
          <w:pgMar w:top="1440" w:right="1440" w:bottom="1440" w:left="1440" w:header="720" w:footer="720" w:gutter="0"/>
          <w:cols w:space="720"/>
          <w:docGrid w:linePitch="360"/>
        </w:sectPr>
      </w:pPr>
    </w:p>
    <w:sdt>
      <w:sdtPr>
        <w:rPr>
          <w:rFonts w:ascii="Times New Roman" w:eastAsiaTheme="minorHAnsi" w:hAnsi="Times New Roman" w:cs="Times New Roman"/>
          <w:color w:val="auto"/>
          <w:sz w:val="24"/>
          <w:szCs w:val="22"/>
        </w:rPr>
        <w:id w:val="76180236"/>
        <w:docPartObj>
          <w:docPartGallery w:val="Table of Contents"/>
          <w:docPartUnique/>
        </w:docPartObj>
      </w:sdtPr>
      <w:sdtEndPr>
        <w:rPr>
          <w:b/>
          <w:bCs/>
          <w:noProof/>
        </w:rPr>
      </w:sdtEndPr>
      <w:sdtContent>
        <w:p w:rsidR="00756073" w:rsidRPr="00B738A8" w:rsidRDefault="00756073">
          <w:pPr>
            <w:pStyle w:val="TOCHeading"/>
            <w:rPr>
              <w:rFonts w:ascii="Times New Roman" w:hAnsi="Times New Roman" w:cs="Times New Roman"/>
            </w:rPr>
          </w:pPr>
          <w:r w:rsidRPr="00B738A8">
            <w:rPr>
              <w:rFonts w:ascii="Times New Roman" w:hAnsi="Times New Roman" w:cs="Times New Roman"/>
            </w:rPr>
            <w:t>Table of Contents</w:t>
          </w:r>
        </w:p>
        <w:p w:rsidR="004D163A" w:rsidRDefault="007A1BEB">
          <w:pPr>
            <w:pStyle w:val="TOC1"/>
            <w:tabs>
              <w:tab w:val="left" w:pos="350"/>
              <w:tab w:val="right" w:leader="dot" w:pos="9350"/>
            </w:tabs>
            <w:rPr>
              <w:rFonts w:cstheme="minorBidi"/>
              <w:noProof/>
              <w:sz w:val="24"/>
              <w:szCs w:val="24"/>
              <w:lang w:eastAsia="ja-JP"/>
            </w:rPr>
          </w:pPr>
          <w:r w:rsidRPr="00B738A8">
            <w:rPr>
              <w:rFonts w:ascii="Times New Roman" w:hAnsi="Times New Roman"/>
            </w:rPr>
            <w:fldChar w:fldCharType="begin"/>
          </w:r>
          <w:r w:rsidR="00756073" w:rsidRPr="00B738A8">
            <w:rPr>
              <w:rFonts w:ascii="Times New Roman" w:hAnsi="Times New Roman"/>
            </w:rPr>
            <w:instrText xml:space="preserve"> TOC \o "1-3" \h \z \u </w:instrText>
          </w:r>
          <w:r w:rsidRPr="00B738A8">
            <w:rPr>
              <w:rFonts w:ascii="Times New Roman" w:hAnsi="Times New Roman"/>
            </w:rPr>
            <w:fldChar w:fldCharType="separate"/>
          </w:r>
          <w:r w:rsidR="004D163A" w:rsidRPr="00F33DFB">
            <w:rPr>
              <w:rFonts w:ascii="Times New Roman" w:hAnsi="Times New Roman"/>
              <w:b/>
              <w:noProof/>
            </w:rPr>
            <w:t>1</w:t>
          </w:r>
          <w:r w:rsidR="004D163A">
            <w:rPr>
              <w:rFonts w:cstheme="minorBidi"/>
              <w:noProof/>
              <w:sz w:val="24"/>
              <w:szCs w:val="24"/>
              <w:lang w:eastAsia="ja-JP"/>
            </w:rPr>
            <w:tab/>
          </w:r>
          <w:r w:rsidR="004D163A" w:rsidRPr="00F33DFB">
            <w:rPr>
              <w:rFonts w:ascii="Times New Roman" w:hAnsi="Times New Roman"/>
              <w:b/>
              <w:noProof/>
            </w:rPr>
            <w:t>INTRODUCTION</w:t>
          </w:r>
          <w:r w:rsidR="004D163A">
            <w:rPr>
              <w:noProof/>
            </w:rPr>
            <w:tab/>
          </w:r>
          <w:r>
            <w:rPr>
              <w:noProof/>
            </w:rPr>
            <w:fldChar w:fldCharType="begin"/>
          </w:r>
          <w:r w:rsidR="004D163A">
            <w:rPr>
              <w:noProof/>
            </w:rPr>
            <w:instrText xml:space="preserve"> PAGEREF _Toc239096244 \h </w:instrText>
          </w:r>
          <w:r>
            <w:rPr>
              <w:noProof/>
            </w:rPr>
          </w:r>
          <w:r>
            <w:rPr>
              <w:noProof/>
            </w:rPr>
            <w:fldChar w:fldCharType="separate"/>
          </w:r>
          <w:r w:rsidR="004D163A">
            <w:rPr>
              <w:noProof/>
            </w:rPr>
            <w:t>5</w:t>
          </w:r>
          <w:r>
            <w:rPr>
              <w:noProof/>
            </w:rPr>
            <w:fldChar w:fldCharType="end"/>
          </w:r>
        </w:p>
        <w:p w:rsidR="004D163A" w:rsidRDefault="004D163A">
          <w:pPr>
            <w:pStyle w:val="TOC2"/>
            <w:tabs>
              <w:tab w:val="right" w:leader="dot" w:pos="9350"/>
            </w:tabs>
            <w:rPr>
              <w:rFonts w:cstheme="minorBidi"/>
              <w:noProof/>
              <w:sz w:val="24"/>
              <w:szCs w:val="24"/>
              <w:lang w:eastAsia="ja-JP"/>
            </w:rPr>
          </w:pPr>
          <w:r w:rsidRPr="00F33DFB">
            <w:rPr>
              <w:rFonts w:ascii="Times New Roman" w:hAnsi="Times New Roman"/>
              <w:b/>
              <w:noProof/>
            </w:rPr>
            <w:t>PURPOSE</w:t>
          </w:r>
          <w:r>
            <w:rPr>
              <w:noProof/>
            </w:rPr>
            <w:tab/>
          </w:r>
          <w:r w:rsidR="007A1BEB">
            <w:rPr>
              <w:noProof/>
            </w:rPr>
            <w:fldChar w:fldCharType="begin"/>
          </w:r>
          <w:r>
            <w:rPr>
              <w:noProof/>
            </w:rPr>
            <w:instrText xml:space="preserve"> PAGEREF _Toc239096245 \h </w:instrText>
          </w:r>
          <w:r w:rsidR="007A1BEB">
            <w:rPr>
              <w:noProof/>
            </w:rPr>
          </w:r>
          <w:r w:rsidR="007A1BEB">
            <w:rPr>
              <w:noProof/>
            </w:rPr>
            <w:fldChar w:fldCharType="separate"/>
          </w:r>
          <w:r>
            <w:rPr>
              <w:noProof/>
            </w:rPr>
            <w:t>5</w:t>
          </w:r>
          <w:r w:rsidR="007A1BEB">
            <w:rPr>
              <w:noProof/>
            </w:rPr>
            <w:fldChar w:fldCharType="end"/>
          </w:r>
        </w:p>
        <w:p w:rsidR="004D163A" w:rsidRDefault="004D163A">
          <w:pPr>
            <w:pStyle w:val="TOC2"/>
            <w:tabs>
              <w:tab w:val="right" w:leader="dot" w:pos="9350"/>
            </w:tabs>
            <w:rPr>
              <w:rFonts w:cstheme="minorBidi"/>
              <w:noProof/>
              <w:sz w:val="24"/>
              <w:szCs w:val="24"/>
              <w:lang w:eastAsia="ja-JP"/>
            </w:rPr>
          </w:pPr>
          <w:r w:rsidRPr="00F33DFB">
            <w:rPr>
              <w:rFonts w:ascii="Times New Roman" w:hAnsi="Times New Roman"/>
              <w:b/>
              <w:noProof/>
            </w:rPr>
            <w:t>SYSTEM DESCRIPTION</w:t>
          </w:r>
          <w:r>
            <w:rPr>
              <w:noProof/>
            </w:rPr>
            <w:tab/>
          </w:r>
          <w:r w:rsidR="007A1BEB">
            <w:rPr>
              <w:noProof/>
            </w:rPr>
            <w:fldChar w:fldCharType="begin"/>
          </w:r>
          <w:r>
            <w:rPr>
              <w:noProof/>
            </w:rPr>
            <w:instrText xml:space="preserve"> PAGEREF _Toc239096246 \h </w:instrText>
          </w:r>
          <w:r w:rsidR="007A1BEB">
            <w:rPr>
              <w:noProof/>
            </w:rPr>
          </w:r>
          <w:r w:rsidR="007A1BEB">
            <w:rPr>
              <w:noProof/>
            </w:rPr>
            <w:fldChar w:fldCharType="separate"/>
          </w:r>
          <w:r>
            <w:rPr>
              <w:noProof/>
            </w:rPr>
            <w:t>5</w:t>
          </w:r>
          <w:r w:rsidR="007A1BEB">
            <w:rPr>
              <w:noProof/>
            </w:rPr>
            <w:fldChar w:fldCharType="end"/>
          </w:r>
        </w:p>
        <w:p w:rsidR="004D163A" w:rsidRDefault="004D163A">
          <w:pPr>
            <w:pStyle w:val="TOC1"/>
            <w:tabs>
              <w:tab w:val="left" w:pos="350"/>
              <w:tab w:val="right" w:leader="dot" w:pos="9350"/>
            </w:tabs>
            <w:rPr>
              <w:rFonts w:cstheme="minorBidi"/>
              <w:noProof/>
              <w:sz w:val="24"/>
              <w:szCs w:val="24"/>
              <w:lang w:eastAsia="ja-JP"/>
            </w:rPr>
          </w:pPr>
          <w:r w:rsidRPr="00F33DFB">
            <w:rPr>
              <w:rFonts w:ascii="Times New Roman" w:hAnsi="Times New Roman"/>
              <w:b/>
              <w:noProof/>
            </w:rPr>
            <w:t>2</w:t>
          </w:r>
          <w:r>
            <w:rPr>
              <w:rFonts w:cstheme="minorBidi"/>
              <w:noProof/>
              <w:sz w:val="24"/>
              <w:szCs w:val="24"/>
              <w:lang w:eastAsia="ja-JP"/>
            </w:rPr>
            <w:tab/>
          </w:r>
          <w:r w:rsidRPr="00F33DFB">
            <w:rPr>
              <w:rFonts w:ascii="Times New Roman" w:hAnsi="Times New Roman"/>
              <w:b/>
              <w:noProof/>
            </w:rPr>
            <w:t>MISSION NEED and OPERATIONAL REQUIREMENT</w:t>
          </w:r>
          <w:r>
            <w:rPr>
              <w:noProof/>
            </w:rPr>
            <w:tab/>
          </w:r>
          <w:r w:rsidR="007A1BEB">
            <w:rPr>
              <w:noProof/>
            </w:rPr>
            <w:fldChar w:fldCharType="begin"/>
          </w:r>
          <w:r>
            <w:rPr>
              <w:noProof/>
            </w:rPr>
            <w:instrText xml:space="preserve"> PAGEREF _Toc239096247 \h </w:instrText>
          </w:r>
          <w:r w:rsidR="007A1BEB">
            <w:rPr>
              <w:noProof/>
            </w:rPr>
          </w:r>
          <w:r w:rsidR="007A1BEB">
            <w:rPr>
              <w:noProof/>
            </w:rPr>
            <w:fldChar w:fldCharType="separate"/>
          </w:r>
          <w:r>
            <w:rPr>
              <w:noProof/>
            </w:rPr>
            <w:t>5</w:t>
          </w:r>
          <w:r w:rsidR="007A1BEB">
            <w:rPr>
              <w:noProof/>
            </w:rPr>
            <w:fldChar w:fldCharType="end"/>
          </w:r>
        </w:p>
        <w:p w:rsidR="004D163A" w:rsidRDefault="004D163A">
          <w:pPr>
            <w:pStyle w:val="TOC2"/>
            <w:tabs>
              <w:tab w:val="right" w:leader="dot" w:pos="9350"/>
            </w:tabs>
            <w:rPr>
              <w:rFonts w:cstheme="minorBidi"/>
              <w:noProof/>
              <w:sz w:val="24"/>
              <w:szCs w:val="24"/>
              <w:lang w:eastAsia="ja-JP"/>
            </w:rPr>
          </w:pPr>
          <w:r w:rsidRPr="00F33DFB">
            <w:rPr>
              <w:rFonts w:ascii="Times New Roman" w:hAnsi="Times New Roman"/>
              <w:b/>
              <w:noProof/>
            </w:rPr>
            <w:t>MISSION NEED</w:t>
          </w:r>
          <w:r>
            <w:rPr>
              <w:noProof/>
            </w:rPr>
            <w:tab/>
          </w:r>
          <w:r w:rsidR="007A1BEB">
            <w:rPr>
              <w:noProof/>
            </w:rPr>
            <w:fldChar w:fldCharType="begin"/>
          </w:r>
          <w:r>
            <w:rPr>
              <w:noProof/>
            </w:rPr>
            <w:instrText xml:space="preserve"> PAGEREF _Toc239096248 \h </w:instrText>
          </w:r>
          <w:r w:rsidR="007A1BEB">
            <w:rPr>
              <w:noProof/>
            </w:rPr>
          </w:r>
          <w:r w:rsidR="007A1BEB">
            <w:rPr>
              <w:noProof/>
            </w:rPr>
            <w:fldChar w:fldCharType="separate"/>
          </w:r>
          <w:r>
            <w:rPr>
              <w:noProof/>
            </w:rPr>
            <w:t>5</w:t>
          </w:r>
          <w:r w:rsidR="007A1BEB">
            <w:rPr>
              <w:noProof/>
            </w:rPr>
            <w:fldChar w:fldCharType="end"/>
          </w:r>
        </w:p>
        <w:p w:rsidR="004D163A" w:rsidRDefault="004D163A">
          <w:pPr>
            <w:pStyle w:val="TOC2"/>
            <w:tabs>
              <w:tab w:val="right" w:leader="dot" w:pos="9350"/>
            </w:tabs>
            <w:rPr>
              <w:rFonts w:cstheme="minorBidi"/>
              <w:noProof/>
              <w:sz w:val="24"/>
              <w:szCs w:val="24"/>
              <w:lang w:eastAsia="ja-JP"/>
            </w:rPr>
          </w:pPr>
          <w:r w:rsidRPr="00F33DFB">
            <w:rPr>
              <w:rFonts w:ascii="Times New Roman" w:hAnsi="Times New Roman"/>
              <w:b/>
              <w:noProof/>
            </w:rPr>
            <w:t>OPERATIONAL REQUIREMENTS</w:t>
          </w:r>
          <w:r>
            <w:rPr>
              <w:noProof/>
            </w:rPr>
            <w:tab/>
          </w:r>
          <w:r w:rsidR="007A1BEB">
            <w:rPr>
              <w:noProof/>
            </w:rPr>
            <w:fldChar w:fldCharType="begin"/>
          </w:r>
          <w:r>
            <w:rPr>
              <w:noProof/>
            </w:rPr>
            <w:instrText xml:space="preserve"> PAGEREF _Toc239096249 \h </w:instrText>
          </w:r>
          <w:r w:rsidR="007A1BEB">
            <w:rPr>
              <w:noProof/>
            </w:rPr>
          </w:r>
          <w:r w:rsidR="007A1BEB">
            <w:rPr>
              <w:noProof/>
            </w:rPr>
            <w:fldChar w:fldCharType="separate"/>
          </w:r>
          <w:r>
            <w:rPr>
              <w:noProof/>
            </w:rPr>
            <w:t>5</w:t>
          </w:r>
          <w:r w:rsidR="007A1BEB">
            <w:rPr>
              <w:noProof/>
            </w:rPr>
            <w:fldChar w:fldCharType="end"/>
          </w:r>
        </w:p>
        <w:p w:rsidR="004D163A" w:rsidRDefault="004D163A">
          <w:pPr>
            <w:pStyle w:val="TOC1"/>
            <w:tabs>
              <w:tab w:val="left" w:pos="350"/>
              <w:tab w:val="right" w:leader="dot" w:pos="9350"/>
            </w:tabs>
            <w:rPr>
              <w:rFonts w:cstheme="minorBidi"/>
              <w:noProof/>
              <w:sz w:val="24"/>
              <w:szCs w:val="24"/>
              <w:lang w:eastAsia="ja-JP"/>
            </w:rPr>
          </w:pPr>
          <w:r w:rsidRPr="00F33DFB">
            <w:rPr>
              <w:rFonts w:ascii="Times New Roman" w:hAnsi="Times New Roman"/>
              <w:b/>
              <w:noProof/>
            </w:rPr>
            <w:t>3</w:t>
          </w:r>
          <w:r>
            <w:rPr>
              <w:rFonts w:cstheme="minorBidi"/>
              <w:noProof/>
              <w:sz w:val="24"/>
              <w:szCs w:val="24"/>
              <w:lang w:eastAsia="ja-JP"/>
            </w:rPr>
            <w:tab/>
          </w:r>
          <w:r w:rsidRPr="00F33DFB">
            <w:rPr>
              <w:rFonts w:ascii="Times New Roman" w:hAnsi="Times New Roman"/>
              <w:b/>
              <w:noProof/>
            </w:rPr>
            <w:t>SCOPE AND EVALUATION</w:t>
          </w:r>
          <w:r>
            <w:rPr>
              <w:noProof/>
            </w:rPr>
            <w:tab/>
          </w:r>
          <w:r w:rsidR="007A1BEB">
            <w:rPr>
              <w:noProof/>
            </w:rPr>
            <w:fldChar w:fldCharType="begin"/>
          </w:r>
          <w:r>
            <w:rPr>
              <w:noProof/>
            </w:rPr>
            <w:instrText xml:space="preserve"> PAGEREF _Toc239096250 \h </w:instrText>
          </w:r>
          <w:r w:rsidR="007A1BEB">
            <w:rPr>
              <w:noProof/>
            </w:rPr>
          </w:r>
          <w:r w:rsidR="007A1BEB">
            <w:rPr>
              <w:noProof/>
            </w:rPr>
            <w:fldChar w:fldCharType="separate"/>
          </w:r>
          <w:r>
            <w:rPr>
              <w:noProof/>
            </w:rPr>
            <w:t>6</w:t>
          </w:r>
          <w:r w:rsidR="007A1BEB">
            <w:rPr>
              <w:noProof/>
            </w:rPr>
            <w:fldChar w:fldCharType="end"/>
          </w:r>
        </w:p>
        <w:p w:rsidR="004D163A" w:rsidRDefault="004D163A">
          <w:pPr>
            <w:pStyle w:val="TOC2"/>
            <w:tabs>
              <w:tab w:val="right" w:leader="dot" w:pos="9350"/>
            </w:tabs>
            <w:rPr>
              <w:rFonts w:cstheme="minorBidi"/>
              <w:noProof/>
              <w:sz w:val="24"/>
              <w:szCs w:val="24"/>
              <w:lang w:eastAsia="ja-JP"/>
            </w:rPr>
          </w:pPr>
          <w:r w:rsidRPr="00F33DFB">
            <w:rPr>
              <w:rFonts w:ascii="Times New Roman" w:hAnsi="Times New Roman"/>
              <w:noProof/>
            </w:rPr>
            <w:t>CRITICAL TECHNICAL PARAMETERS</w:t>
          </w:r>
          <w:r>
            <w:rPr>
              <w:noProof/>
            </w:rPr>
            <w:tab/>
          </w:r>
          <w:r w:rsidR="007A1BEB">
            <w:rPr>
              <w:noProof/>
            </w:rPr>
            <w:fldChar w:fldCharType="begin"/>
          </w:r>
          <w:r>
            <w:rPr>
              <w:noProof/>
            </w:rPr>
            <w:instrText xml:space="preserve"> PAGEREF _Toc239096251 \h </w:instrText>
          </w:r>
          <w:r w:rsidR="007A1BEB">
            <w:rPr>
              <w:noProof/>
            </w:rPr>
          </w:r>
          <w:r w:rsidR="007A1BEB">
            <w:rPr>
              <w:noProof/>
            </w:rPr>
            <w:fldChar w:fldCharType="separate"/>
          </w:r>
          <w:r>
            <w:rPr>
              <w:noProof/>
            </w:rPr>
            <w:t>6</w:t>
          </w:r>
          <w:r w:rsidR="007A1BEB">
            <w:rPr>
              <w:noProof/>
            </w:rPr>
            <w:fldChar w:fldCharType="end"/>
          </w:r>
        </w:p>
        <w:p w:rsidR="004D163A" w:rsidRDefault="004D163A">
          <w:pPr>
            <w:pStyle w:val="TOC2"/>
            <w:tabs>
              <w:tab w:val="right" w:leader="dot" w:pos="9350"/>
            </w:tabs>
            <w:rPr>
              <w:rFonts w:cstheme="minorBidi"/>
              <w:noProof/>
              <w:sz w:val="24"/>
              <w:szCs w:val="24"/>
              <w:lang w:eastAsia="ja-JP"/>
            </w:rPr>
          </w:pPr>
          <w:r w:rsidRPr="00F33DFB">
            <w:rPr>
              <w:rFonts w:ascii="Times New Roman" w:hAnsi="Times New Roman"/>
              <w:b/>
              <w:noProof/>
            </w:rPr>
            <w:t>GENERAL FUNCTION AND CAPABILITY DENDRITICS</w:t>
          </w:r>
          <w:r>
            <w:rPr>
              <w:noProof/>
            </w:rPr>
            <w:tab/>
          </w:r>
          <w:r w:rsidR="007A1BEB">
            <w:rPr>
              <w:noProof/>
            </w:rPr>
            <w:fldChar w:fldCharType="begin"/>
          </w:r>
          <w:r>
            <w:rPr>
              <w:noProof/>
            </w:rPr>
            <w:instrText xml:space="preserve"> PAGEREF _Toc239096252 \h </w:instrText>
          </w:r>
          <w:r w:rsidR="007A1BEB">
            <w:rPr>
              <w:noProof/>
            </w:rPr>
          </w:r>
          <w:r w:rsidR="007A1BEB">
            <w:rPr>
              <w:noProof/>
            </w:rPr>
            <w:fldChar w:fldCharType="separate"/>
          </w:r>
          <w:r>
            <w:rPr>
              <w:noProof/>
            </w:rPr>
            <w:t>7</w:t>
          </w:r>
          <w:r w:rsidR="007A1BEB">
            <w:rPr>
              <w:noProof/>
            </w:rPr>
            <w:fldChar w:fldCharType="end"/>
          </w:r>
        </w:p>
        <w:p w:rsidR="004D163A" w:rsidRDefault="004D163A">
          <w:pPr>
            <w:pStyle w:val="TOC2"/>
            <w:tabs>
              <w:tab w:val="right" w:leader="dot" w:pos="9350"/>
            </w:tabs>
            <w:rPr>
              <w:rFonts w:cstheme="minorBidi"/>
              <w:noProof/>
              <w:sz w:val="24"/>
              <w:szCs w:val="24"/>
              <w:lang w:eastAsia="ja-JP"/>
            </w:rPr>
          </w:pPr>
          <w:r w:rsidRPr="00F33DFB">
            <w:rPr>
              <w:rFonts w:ascii="Times New Roman" w:hAnsi="Times New Roman"/>
              <w:b/>
              <w:noProof/>
            </w:rPr>
            <w:t>SUMMARY OF COIs/MOEs/MOPs/DRs</w:t>
          </w:r>
          <w:r>
            <w:rPr>
              <w:noProof/>
            </w:rPr>
            <w:tab/>
          </w:r>
          <w:r w:rsidR="007A1BEB">
            <w:rPr>
              <w:noProof/>
            </w:rPr>
            <w:fldChar w:fldCharType="begin"/>
          </w:r>
          <w:r>
            <w:rPr>
              <w:noProof/>
            </w:rPr>
            <w:instrText xml:space="preserve"> PAGEREF _Toc239096253 \h </w:instrText>
          </w:r>
          <w:r w:rsidR="007A1BEB">
            <w:rPr>
              <w:noProof/>
            </w:rPr>
          </w:r>
          <w:r w:rsidR="007A1BEB">
            <w:rPr>
              <w:noProof/>
            </w:rPr>
            <w:fldChar w:fldCharType="separate"/>
          </w:r>
          <w:r>
            <w:rPr>
              <w:noProof/>
            </w:rPr>
            <w:t>9</w:t>
          </w:r>
          <w:r w:rsidR="007A1BEB">
            <w:rPr>
              <w:noProof/>
            </w:rPr>
            <w:fldChar w:fldCharType="end"/>
          </w:r>
        </w:p>
        <w:p w:rsidR="004D163A" w:rsidRDefault="004D163A">
          <w:pPr>
            <w:pStyle w:val="TOC2"/>
            <w:tabs>
              <w:tab w:val="right" w:leader="dot" w:pos="9350"/>
            </w:tabs>
            <w:rPr>
              <w:rFonts w:cstheme="minorBidi"/>
              <w:noProof/>
              <w:sz w:val="24"/>
              <w:szCs w:val="24"/>
              <w:lang w:eastAsia="ja-JP"/>
            </w:rPr>
          </w:pPr>
          <w:r w:rsidRPr="00F33DFB">
            <w:rPr>
              <w:rFonts w:ascii="Times New Roman" w:hAnsi="Times New Roman"/>
              <w:b/>
              <w:noProof/>
            </w:rPr>
            <w:t>TEST OBJECTIVE MATRIX</w:t>
          </w:r>
          <w:r>
            <w:rPr>
              <w:noProof/>
            </w:rPr>
            <w:tab/>
          </w:r>
          <w:r w:rsidR="007A1BEB">
            <w:rPr>
              <w:noProof/>
            </w:rPr>
            <w:fldChar w:fldCharType="begin"/>
          </w:r>
          <w:r>
            <w:rPr>
              <w:noProof/>
            </w:rPr>
            <w:instrText xml:space="preserve"> PAGEREF _Toc239096254 \h </w:instrText>
          </w:r>
          <w:r w:rsidR="007A1BEB">
            <w:rPr>
              <w:noProof/>
            </w:rPr>
          </w:r>
          <w:r w:rsidR="007A1BEB">
            <w:rPr>
              <w:noProof/>
            </w:rPr>
            <w:fldChar w:fldCharType="separate"/>
          </w:r>
          <w:r>
            <w:rPr>
              <w:noProof/>
            </w:rPr>
            <w:t>12</w:t>
          </w:r>
          <w:r w:rsidR="007A1BEB">
            <w:rPr>
              <w:noProof/>
            </w:rPr>
            <w:fldChar w:fldCharType="end"/>
          </w:r>
        </w:p>
        <w:p w:rsidR="004D163A" w:rsidRDefault="004D163A">
          <w:pPr>
            <w:pStyle w:val="TOC2"/>
            <w:tabs>
              <w:tab w:val="right" w:leader="dot" w:pos="9350"/>
            </w:tabs>
            <w:rPr>
              <w:rFonts w:cstheme="minorBidi"/>
              <w:noProof/>
              <w:sz w:val="24"/>
              <w:szCs w:val="24"/>
              <w:lang w:eastAsia="ja-JP"/>
            </w:rPr>
          </w:pPr>
          <w:r w:rsidRPr="00F33DFB">
            <w:rPr>
              <w:rFonts w:ascii="Times New Roman" w:hAnsi="Times New Roman"/>
              <w:b/>
              <w:noProof/>
            </w:rPr>
            <w:t>GENERAL TEST OPERATIONS AND SCENARIO OVERVIEW</w:t>
          </w:r>
          <w:r>
            <w:rPr>
              <w:noProof/>
            </w:rPr>
            <w:tab/>
          </w:r>
          <w:r w:rsidR="007A1BEB">
            <w:rPr>
              <w:noProof/>
            </w:rPr>
            <w:fldChar w:fldCharType="begin"/>
          </w:r>
          <w:r>
            <w:rPr>
              <w:noProof/>
            </w:rPr>
            <w:instrText xml:space="preserve"> PAGEREF _Toc239096255 \h </w:instrText>
          </w:r>
          <w:r w:rsidR="007A1BEB">
            <w:rPr>
              <w:noProof/>
            </w:rPr>
          </w:r>
          <w:r w:rsidR="007A1BEB">
            <w:rPr>
              <w:noProof/>
            </w:rPr>
            <w:fldChar w:fldCharType="separate"/>
          </w:r>
          <w:r>
            <w:rPr>
              <w:noProof/>
            </w:rPr>
            <w:t>13</w:t>
          </w:r>
          <w:r w:rsidR="007A1BEB">
            <w:rPr>
              <w:noProof/>
            </w:rPr>
            <w:fldChar w:fldCharType="end"/>
          </w:r>
        </w:p>
        <w:p w:rsidR="004D163A" w:rsidRDefault="004D163A">
          <w:pPr>
            <w:pStyle w:val="TOC2"/>
            <w:tabs>
              <w:tab w:val="right" w:leader="dot" w:pos="9350"/>
            </w:tabs>
            <w:rPr>
              <w:rFonts w:cstheme="minorBidi"/>
              <w:noProof/>
              <w:sz w:val="24"/>
              <w:szCs w:val="24"/>
              <w:lang w:eastAsia="ja-JP"/>
            </w:rPr>
          </w:pPr>
          <w:r w:rsidRPr="00F33DFB">
            <w:rPr>
              <w:rFonts w:ascii="Times New Roman" w:hAnsi="Times New Roman"/>
              <w:b/>
              <w:noProof/>
            </w:rPr>
            <w:t>INSTRUMENTATION REQUIREMENTS</w:t>
          </w:r>
          <w:r>
            <w:rPr>
              <w:noProof/>
            </w:rPr>
            <w:tab/>
          </w:r>
          <w:r w:rsidR="007A1BEB">
            <w:rPr>
              <w:noProof/>
            </w:rPr>
            <w:fldChar w:fldCharType="begin"/>
          </w:r>
          <w:r>
            <w:rPr>
              <w:noProof/>
            </w:rPr>
            <w:instrText xml:space="preserve"> PAGEREF _Toc239096256 \h </w:instrText>
          </w:r>
          <w:r w:rsidR="007A1BEB">
            <w:rPr>
              <w:noProof/>
            </w:rPr>
          </w:r>
          <w:r w:rsidR="007A1BEB">
            <w:rPr>
              <w:noProof/>
            </w:rPr>
            <w:fldChar w:fldCharType="separate"/>
          </w:r>
          <w:r>
            <w:rPr>
              <w:noProof/>
            </w:rPr>
            <w:t>13</w:t>
          </w:r>
          <w:r w:rsidR="007A1BEB">
            <w:rPr>
              <w:noProof/>
            </w:rPr>
            <w:fldChar w:fldCharType="end"/>
          </w:r>
        </w:p>
        <w:p w:rsidR="004D163A" w:rsidRDefault="004D163A">
          <w:pPr>
            <w:pStyle w:val="TOC2"/>
            <w:tabs>
              <w:tab w:val="right" w:leader="dot" w:pos="9350"/>
            </w:tabs>
            <w:rPr>
              <w:rFonts w:cstheme="minorBidi"/>
              <w:noProof/>
              <w:sz w:val="24"/>
              <w:szCs w:val="24"/>
              <w:lang w:eastAsia="ja-JP"/>
            </w:rPr>
          </w:pPr>
          <w:r w:rsidRPr="00F33DFB">
            <w:rPr>
              <w:rFonts w:ascii="Times New Roman" w:hAnsi="Times New Roman"/>
              <w:b/>
              <w:noProof/>
            </w:rPr>
            <w:t>LIMITATIONS AND SCOPE OF TEST</w:t>
          </w:r>
          <w:r>
            <w:rPr>
              <w:noProof/>
            </w:rPr>
            <w:tab/>
          </w:r>
          <w:r w:rsidR="007A1BEB">
            <w:rPr>
              <w:noProof/>
            </w:rPr>
            <w:fldChar w:fldCharType="begin"/>
          </w:r>
          <w:r>
            <w:rPr>
              <w:noProof/>
            </w:rPr>
            <w:instrText xml:space="preserve"> PAGEREF _Toc239096257 \h </w:instrText>
          </w:r>
          <w:r w:rsidR="007A1BEB">
            <w:rPr>
              <w:noProof/>
            </w:rPr>
          </w:r>
          <w:r w:rsidR="007A1BEB">
            <w:rPr>
              <w:noProof/>
            </w:rPr>
            <w:fldChar w:fldCharType="separate"/>
          </w:r>
          <w:r>
            <w:rPr>
              <w:noProof/>
            </w:rPr>
            <w:t>13</w:t>
          </w:r>
          <w:r w:rsidR="007A1BEB">
            <w:rPr>
              <w:noProof/>
            </w:rPr>
            <w:fldChar w:fldCharType="end"/>
          </w:r>
        </w:p>
        <w:p w:rsidR="004D163A" w:rsidRDefault="004D163A">
          <w:pPr>
            <w:pStyle w:val="TOC1"/>
            <w:tabs>
              <w:tab w:val="left" w:pos="350"/>
              <w:tab w:val="right" w:leader="dot" w:pos="9350"/>
            </w:tabs>
            <w:rPr>
              <w:rFonts w:cstheme="minorBidi"/>
              <w:noProof/>
              <w:sz w:val="24"/>
              <w:szCs w:val="24"/>
              <w:lang w:eastAsia="ja-JP"/>
            </w:rPr>
          </w:pPr>
          <w:r w:rsidRPr="00F33DFB">
            <w:rPr>
              <w:rFonts w:ascii="Times New Roman" w:hAnsi="Times New Roman"/>
              <w:b/>
              <w:noProof/>
            </w:rPr>
            <w:t>4</w:t>
          </w:r>
          <w:r>
            <w:rPr>
              <w:rFonts w:cstheme="minorBidi"/>
              <w:noProof/>
              <w:sz w:val="24"/>
              <w:szCs w:val="24"/>
              <w:lang w:eastAsia="ja-JP"/>
            </w:rPr>
            <w:tab/>
          </w:r>
          <w:r w:rsidRPr="00F33DFB">
            <w:rPr>
              <w:rFonts w:ascii="Times New Roman" w:hAnsi="Times New Roman"/>
              <w:b/>
              <w:noProof/>
            </w:rPr>
            <w:t>OPERATIONAL EFFECTIVENESS</w:t>
          </w:r>
          <w:r>
            <w:rPr>
              <w:noProof/>
            </w:rPr>
            <w:tab/>
          </w:r>
          <w:r w:rsidR="007A1BEB">
            <w:rPr>
              <w:noProof/>
            </w:rPr>
            <w:fldChar w:fldCharType="begin"/>
          </w:r>
          <w:r>
            <w:rPr>
              <w:noProof/>
            </w:rPr>
            <w:instrText xml:space="preserve"> PAGEREF _Toc239096258 \h </w:instrText>
          </w:r>
          <w:r w:rsidR="007A1BEB">
            <w:rPr>
              <w:noProof/>
            </w:rPr>
          </w:r>
          <w:r w:rsidR="007A1BEB">
            <w:rPr>
              <w:noProof/>
            </w:rPr>
            <w:fldChar w:fldCharType="separate"/>
          </w:r>
          <w:r>
            <w:rPr>
              <w:noProof/>
            </w:rPr>
            <w:t>14</w:t>
          </w:r>
          <w:r w:rsidR="007A1BEB">
            <w:rPr>
              <w:noProof/>
            </w:rPr>
            <w:fldChar w:fldCharType="end"/>
          </w:r>
        </w:p>
        <w:p w:rsidR="004D163A" w:rsidRDefault="004D163A">
          <w:pPr>
            <w:pStyle w:val="TOC2"/>
            <w:tabs>
              <w:tab w:val="right" w:leader="dot" w:pos="9350"/>
            </w:tabs>
            <w:rPr>
              <w:rFonts w:cstheme="minorBidi"/>
              <w:noProof/>
              <w:sz w:val="24"/>
              <w:szCs w:val="24"/>
              <w:lang w:eastAsia="ja-JP"/>
            </w:rPr>
          </w:pPr>
          <w:r w:rsidRPr="00F33DFB">
            <w:rPr>
              <w:rFonts w:ascii="Times New Roman" w:hAnsi="Times New Roman"/>
              <w:b/>
              <w:noProof/>
            </w:rPr>
            <w:t>E-TESTS</w:t>
          </w:r>
          <w:r>
            <w:rPr>
              <w:noProof/>
            </w:rPr>
            <w:tab/>
          </w:r>
          <w:r w:rsidR="007A1BEB">
            <w:rPr>
              <w:noProof/>
            </w:rPr>
            <w:fldChar w:fldCharType="begin"/>
          </w:r>
          <w:r>
            <w:rPr>
              <w:noProof/>
            </w:rPr>
            <w:instrText xml:space="preserve"> PAGEREF _Toc239096259 \h </w:instrText>
          </w:r>
          <w:r w:rsidR="007A1BEB">
            <w:rPr>
              <w:noProof/>
            </w:rPr>
          </w:r>
          <w:r w:rsidR="007A1BEB">
            <w:rPr>
              <w:noProof/>
            </w:rPr>
            <w:fldChar w:fldCharType="separate"/>
          </w:r>
          <w:r>
            <w:rPr>
              <w:noProof/>
            </w:rPr>
            <w:t>16</w:t>
          </w:r>
          <w:r w:rsidR="007A1BEB">
            <w:rPr>
              <w:noProof/>
            </w:rPr>
            <w:fldChar w:fldCharType="end"/>
          </w:r>
        </w:p>
        <w:p w:rsidR="004D163A" w:rsidRDefault="004D163A">
          <w:pPr>
            <w:pStyle w:val="TOC3"/>
            <w:tabs>
              <w:tab w:val="right" w:leader="dot" w:pos="9350"/>
            </w:tabs>
            <w:rPr>
              <w:rFonts w:cstheme="minorBidi"/>
              <w:noProof/>
              <w:sz w:val="24"/>
              <w:szCs w:val="24"/>
              <w:lang w:eastAsia="ja-JP"/>
            </w:rPr>
          </w:pPr>
          <w:r w:rsidRPr="00F33DFB">
            <w:rPr>
              <w:rFonts w:ascii="Times New Roman" w:hAnsi="Times New Roman"/>
              <w:noProof/>
            </w:rPr>
            <w:t>E-9 (Targeting)</w:t>
          </w:r>
          <w:r>
            <w:rPr>
              <w:noProof/>
            </w:rPr>
            <w:tab/>
          </w:r>
          <w:r w:rsidR="007A1BEB">
            <w:rPr>
              <w:noProof/>
            </w:rPr>
            <w:fldChar w:fldCharType="begin"/>
          </w:r>
          <w:r>
            <w:rPr>
              <w:noProof/>
            </w:rPr>
            <w:instrText xml:space="preserve"> PAGEREF _Toc239096260 \h </w:instrText>
          </w:r>
          <w:r w:rsidR="007A1BEB">
            <w:rPr>
              <w:noProof/>
            </w:rPr>
          </w:r>
          <w:r w:rsidR="007A1BEB">
            <w:rPr>
              <w:noProof/>
            </w:rPr>
            <w:fldChar w:fldCharType="separate"/>
          </w:r>
          <w:r>
            <w:rPr>
              <w:noProof/>
            </w:rPr>
            <w:t>16</w:t>
          </w:r>
          <w:r w:rsidR="007A1BEB">
            <w:rPr>
              <w:noProof/>
            </w:rPr>
            <w:fldChar w:fldCharType="end"/>
          </w:r>
        </w:p>
        <w:p w:rsidR="004D163A" w:rsidRDefault="004D163A">
          <w:pPr>
            <w:pStyle w:val="TOC3"/>
            <w:tabs>
              <w:tab w:val="right" w:leader="dot" w:pos="9350"/>
            </w:tabs>
            <w:rPr>
              <w:rFonts w:cstheme="minorBidi"/>
              <w:noProof/>
              <w:sz w:val="24"/>
              <w:szCs w:val="24"/>
              <w:lang w:eastAsia="ja-JP"/>
            </w:rPr>
          </w:pPr>
          <w:r w:rsidRPr="00F33DFB">
            <w:rPr>
              <w:rFonts w:ascii="Times New Roman" w:hAnsi="Times New Roman"/>
              <w:noProof/>
            </w:rPr>
            <w:t>E-10 (Firepower)</w:t>
          </w:r>
          <w:r>
            <w:rPr>
              <w:noProof/>
            </w:rPr>
            <w:tab/>
          </w:r>
          <w:r w:rsidR="007A1BEB">
            <w:rPr>
              <w:noProof/>
            </w:rPr>
            <w:fldChar w:fldCharType="begin"/>
          </w:r>
          <w:r>
            <w:rPr>
              <w:noProof/>
            </w:rPr>
            <w:instrText xml:space="preserve"> PAGEREF _Toc239096261 \h </w:instrText>
          </w:r>
          <w:r w:rsidR="007A1BEB">
            <w:rPr>
              <w:noProof/>
            </w:rPr>
          </w:r>
          <w:r w:rsidR="007A1BEB">
            <w:rPr>
              <w:noProof/>
            </w:rPr>
            <w:fldChar w:fldCharType="separate"/>
          </w:r>
          <w:r>
            <w:rPr>
              <w:noProof/>
            </w:rPr>
            <w:t>16</w:t>
          </w:r>
          <w:r w:rsidR="007A1BEB">
            <w:rPr>
              <w:noProof/>
            </w:rPr>
            <w:fldChar w:fldCharType="end"/>
          </w:r>
        </w:p>
        <w:p w:rsidR="004D163A" w:rsidRDefault="004D163A">
          <w:pPr>
            <w:pStyle w:val="TOC3"/>
            <w:tabs>
              <w:tab w:val="right" w:leader="dot" w:pos="9350"/>
            </w:tabs>
            <w:rPr>
              <w:rFonts w:cstheme="minorBidi"/>
              <w:noProof/>
              <w:sz w:val="24"/>
              <w:szCs w:val="24"/>
              <w:lang w:eastAsia="ja-JP"/>
            </w:rPr>
          </w:pPr>
          <w:r w:rsidRPr="00F33DFB">
            <w:rPr>
              <w:rFonts w:ascii="Times New Roman" w:hAnsi="Times New Roman"/>
              <w:noProof/>
            </w:rPr>
            <w:t>E-1 (Speed)</w:t>
          </w:r>
          <w:r>
            <w:rPr>
              <w:noProof/>
            </w:rPr>
            <w:tab/>
          </w:r>
          <w:r w:rsidR="007A1BEB">
            <w:rPr>
              <w:noProof/>
            </w:rPr>
            <w:fldChar w:fldCharType="begin"/>
          </w:r>
          <w:r>
            <w:rPr>
              <w:noProof/>
            </w:rPr>
            <w:instrText xml:space="preserve"> PAGEREF _Toc239096262 \h </w:instrText>
          </w:r>
          <w:r w:rsidR="007A1BEB">
            <w:rPr>
              <w:noProof/>
            </w:rPr>
          </w:r>
          <w:r w:rsidR="007A1BEB">
            <w:rPr>
              <w:noProof/>
            </w:rPr>
            <w:fldChar w:fldCharType="separate"/>
          </w:r>
          <w:r>
            <w:rPr>
              <w:noProof/>
            </w:rPr>
            <w:t>17</w:t>
          </w:r>
          <w:r w:rsidR="007A1BEB">
            <w:rPr>
              <w:noProof/>
            </w:rPr>
            <w:fldChar w:fldCharType="end"/>
          </w:r>
        </w:p>
        <w:p w:rsidR="004D163A" w:rsidRDefault="004D163A">
          <w:pPr>
            <w:pStyle w:val="TOC3"/>
            <w:tabs>
              <w:tab w:val="right" w:leader="dot" w:pos="9350"/>
            </w:tabs>
            <w:rPr>
              <w:rFonts w:cstheme="minorBidi"/>
              <w:noProof/>
              <w:sz w:val="24"/>
              <w:szCs w:val="24"/>
              <w:lang w:eastAsia="ja-JP"/>
            </w:rPr>
          </w:pPr>
          <w:r w:rsidRPr="00F33DFB">
            <w:rPr>
              <w:rFonts w:ascii="Times New Roman" w:hAnsi="Times New Roman"/>
              <w:noProof/>
            </w:rPr>
            <w:t>E-2 (Flight Time)</w:t>
          </w:r>
          <w:r>
            <w:rPr>
              <w:noProof/>
            </w:rPr>
            <w:tab/>
          </w:r>
          <w:r w:rsidR="007A1BEB">
            <w:rPr>
              <w:noProof/>
            </w:rPr>
            <w:fldChar w:fldCharType="begin"/>
          </w:r>
          <w:r>
            <w:rPr>
              <w:noProof/>
            </w:rPr>
            <w:instrText xml:space="preserve"> PAGEREF _Toc239096263 \h </w:instrText>
          </w:r>
          <w:r w:rsidR="007A1BEB">
            <w:rPr>
              <w:noProof/>
            </w:rPr>
          </w:r>
          <w:r w:rsidR="007A1BEB">
            <w:rPr>
              <w:noProof/>
            </w:rPr>
            <w:fldChar w:fldCharType="separate"/>
          </w:r>
          <w:r>
            <w:rPr>
              <w:noProof/>
            </w:rPr>
            <w:t>18</w:t>
          </w:r>
          <w:r w:rsidR="007A1BEB">
            <w:rPr>
              <w:noProof/>
            </w:rPr>
            <w:fldChar w:fldCharType="end"/>
          </w:r>
        </w:p>
        <w:p w:rsidR="004D163A" w:rsidRDefault="004D163A">
          <w:pPr>
            <w:pStyle w:val="TOC1"/>
            <w:tabs>
              <w:tab w:val="left" w:pos="350"/>
              <w:tab w:val="right" w:leader="dot" w:pos="9350"/>
            </w:tabs>
            <w:rPr>
              <w:rFonts w:cstheme="minorBidi"/>
              <w:noProof/>
              <w:sz w:val="24"/>
              <w:szCs w:val="24"/>
              <w:lang w:eastAsia="ja-JP"/>
            </w:rPr>
          </w:pPr>
          <w:r w:rsidRPr="00F33DFB">
            <w:rPr>
              <w:rFonts w:ascii="Times New Roman" w:hAnsi="Times New Roman"/>
              <w:b/>
              <w:noProof/>
            </w:rPr>
            <w:t>5</w:t>
          </w:r>
          <w:r>
            <w:rPr>
              <w:rFonts w:cstheme="minorBidi"/>
              <w:noProof/>
              <w:sz w:val="24"/>
              <w:szCs w:val="24"/>
              <w:lang w:eastAsia="ja-JP"/>
            </w:rPr>
            <w:tab/>
          </w:r>
          <w:r w:rsidRPr="00F33DFB">
            <w:rPr>
              <w:rFonts w:ascii="Times New Roman" w:hAnsi="Times New Roman"/>
              <w:b/>
              <w:noProof/>
            </w:rPr>
            <w:t>OPERATIONAL SUITABILITY</w:t>
          </w:r>
          <w:r>
            <w:rPr>
              <w:noProof/>
            </w:rPr>
            <w:tab/>
          </w:r>
          <w:r w:rsidR="007A1BEB">
            <w:rPr>
              <w:noProof/>
            </w:rPr>
            <w:fldChar w:fldCharType="begin"/>
          </w:r>
          <w:r>
            <w:rPr>
              <w:noProof/>
            </w:rPr>
            <w:instrText xml:space="preserve"> PAGEREF _Toc239096264 \h </w:instrText>
          </w:r>
          <w:r w:rsidR="007A1BEB">
            <w:rPr>
              <w:noProof/>
            </w:rPr>
          </w:r>
          <w:r w:rsidR="007A1BEB">
            <w:rPr>
              <w:noProof/>
            </w:rPr>
            <w:fldChar w:fldCharType="separate"/>
          </w:r>
          <w:r>
            <w:rPr>
              <w:noProof/>
            </w:rPr>
            <w:t>18</w:t>
          </w:r>
          <w:r w:rsidR="007A1BEB">
            <w:rPr>
              <w:noProof/>
            </w:rPr>
            <w:fldChar w:fldCharType="end"/>
          </w:r>
        </w:p>
        <w:p w:rsidR="004D163A" w:rsidRDefault="004D163A">
          <w:pPr>
            <w:pStyle w:val="TOC2"/>
            <w:tabs>
              <w:tab w:val="right" w:leader="dot" w:pos="9350"/>
            </w:tabs>
            <w:rPr>
              <w:rFonts w:cstheme="minorBidi"/>
              <w:noProof/>
              <w:sz w:val="24"/>
              <w:szCs w:val="24"/>
              <w:lang w:eastAsia="ja-JP"/>
            </w:rPr>
          </w:pPr>
          <w:r w:rsidRPr="00F33DFB">
            <w:rPr>
              <w:rFonts w:ascii="Times New Roman" w:hAnsi="Times New Roman"/>
              <w:b/>
              <w:noProof/>
            </w:rPr>
            <w:t>S-TESTS</w:t>
          </w:r>
          <w:r>
            <w:rPr>
              <w:noProof/>
            </w:rPr>
            <w:tab/>
          </w:r>
          <w:r w:rsidR="007A1BEB">
            <w:rPr>
              <w:noProof/>
            </w:rPr>
            <w:fldChar w:fldCharType="begin"/>
          </w:r>
          <w:r>
            <w:rPr>
              <w:noProof/>
            </w:rPr>
            <w:instrText xml:space="preserve"> PAGEREF _Toc239096265 \h </w:instrText>
          </w:r>
          <w:r w:rsidR="007A1BEB">
            <w:rPr>
              <w:noProof/>
            </w:rPr>
          </w:r>
          <w:r w:rsidR="007A1BEB">
            <w:rPr>
              <w:noProof/>
            </w:rPr>
            <w:fldChar w:fldCharType="separate"/>
          </w:r>
          <w:r>
            <w:rPr>
              <w:noProof/>
            </w:rPr>
            <w:t>18</w:t>
          </w:r>
          <w:r w:rsidR="007A1BEB">
            <w:rPr>
              <w:noProof/>
            </w:rPr>
            <w:fldChar w:fldCharType="end"/>
          </w:r>
        </w:p>
        <w:p w:rsidR="004D163A" w:rsidRDefault="004D163A">
          <w:pPr>
            <w:pStyle w:val="TOC3"/>
            <w:tabs>
              <w:tab w:val="right" w:leader="dot" w:pos="9350"/>
            </w:tabs>
            <w:rPr>
              <w:rFonts w:cstheme="minorBidi"/>
              <w:noProof/>
              <w:sz w:val="24"/>
              <w:szCs w:val="24"/>
              <w:lang w:eastAsia="ja-JP"/>
            </w:rPr>
          </w:pPr>
          <w:r w:rsidRPr="00F33DFB">
            <w:rPr>
              <w:rFonts w:ascii="Times New Roman" w:hAnsi="Times New Roman"/>
              <w:noProof/>
            </w:rPr>
            <w:t>S-1 (Compatibility)</w:t>
          </w:r>
          <w:r>
            <w:rPr>
              <w:noProof/>
            </w:rPr>
            <w:tab/>
          </w:r>
          <w:r w:rsidR="007A1BEB">
            <w:rPr>
              <w:noProof/>
            </w:rPr>
            <w:fldChar w:fldCharType="begin"/>
          </w:r>
          <w:r>
            <w:rPr>
              <w:noProof/>
            </w:rPr>
            <w:instrText xml:space="preserve"> PAGEREF _Toc239096266 \h </w:instrText>
          </w:r>
          <w:r w:rsidR="007A1BEB">
            <w:rPr>
              <w:noProof/>
            </w:rPr>
          </w:r>
          <w:r w:rsidR="007A1BEB">
            <w:rPr>
              <w:noProof/>
            </w:rPr>
            <w:fldChar w:fldCharType="separate"/>
          </w:r>
          <w:r>
            <w:rPr>
              <w:noProof/>
            </w:rPr>
            <w:t>18</w:t>
          </w:r>
          <w:r w:rsidR="007A1BEB">
            <w:rPr>
              <w:noProof/>
            </w:rPr>
            <w:fldChar w:fldCharType="end"/>
          </w:r>
        </w:p>
        <w:p w:rsidR="004D163A" w:rsidRDefault="004D163A">
          <w:pPr>
            <w:pStyle w:val="TOC3"/>
            <w:tabs>
              <w:tab w:val="right" w:leader="dot" w:pos="9350"/>
            </w:tabs>
            <w:rPr>
              <w:rFonts w:cstheme="minorBidi"/>
              <w:noProof/>
              <w:sz w:val="24"/>
              <w:szCs w:val="24"/>
              <w:lang w:eastAsia="ja-JP"/>
            </w:rPr>
          </w:pPr>
          <w:r w:rsidRPr="00F33DFB">
            <w:rPr>
              <w:rFonts w:ascii="Times New Roman" w:hAnsi="Times New Roman"/>
              <w:noProof/>
            </w:rPr>
            <w:t>S-2 (Human Systems Integration)</w:t>
          </w:r>
          <w:r>
            <w:rPr>
              <w:noProof/>
            </w:rPr>
            <w:tab/>
          </w:r>
          <w:r w:rsidR="007A1BEB">
            <w:rPr>
              <w:noProof/>
            </w:rPr>
            <w:fldChar w:fldCharType="begin"/>
          </w:r>
          <w:r>
            <w:rPr>
              <w:noProof/>
            </w:rPr>
            <w:instrText xml:space="preserve"> PAGEREF _Toc239096267 \h </w:instrText>
          </w:r>
          <w:r w:rsidR="007A1BEB">
            <w:rPr>
              <w:noProof/>
            </w:rPr>
          </w:r>
          <w:r w:rsidR="007A1BEB">
            <w:rPr>
              <w:noProof/>
            </w:rPr>
            <w:fldChar w:fldCharType="separate"/>
          </w:r>
          <w:r>
            <w:rPr>
              <w:noProof/>
            </w:rPr>
            <w:t>19</w:t>
          </w:r>
          <w:r w:rsidR="007A1BEB">
            <w:rPr>
              <w:noProof/>
            </w:rPr>
            <w:fldChar w:fldCharType="end"/>
          </w:r>
        </w:p>
        <w:p w:rsidR="004D163A" w:rsidRDefault="004D163A">
          <w:pPr>
            <w:pStyle w:val="TOC1"/>
            <w:tabs>
              <w:tab w:val="left" w:pos="1309"/>
              <w:tab w:val="right" w:leader="dot" w:pos="9350"/>
            </w:tabs>
            <w:rPr>
              <w:rFonts w:cstheme="minorBidi"/>
              <w:noProof/>
              <w:sz w:val="24"/>
              <w:szCs w:val="24"/>
              <w:lang w:eastAsia="ja-JP"/>
            </w:rPr>
          </w:pPr>
          <w:r w:rsidRPr="00F33DFB">
            <w:rPr>
              <w:rFonts w:ascii="Times New Roman" w:hAnsi="Times New Roman"/>
              <w:b/>
              <w:noProof/>
            </w:rPr>
            <w:t>ANNEX A:</w:t>
          </w:r>
          <w:r>
            <w:rPr>
              <w:rFonts w:cstheme="minorBidi"/>
              <w:noProof/>
              <w:sz w:val="24"/>
              <w:szCs w:val="24"/>
              <w:lang w:eastAsia="ja-JP"/>
            </w:rPr>
            <w:tab/>
          </w:r>
          <w:r w:rsidRPr="00F33DFB">
            <w:rPr>
              <w:rFonts w:ascii="Times New Roman" w:hAnsi="Times New Roman"/>
              <w:b/>
              <w:noProof/>
            </w:rPr>
            <w:t>RESOURCE REQUIREMENTS</w:t>
          </w:r>
          <w:r>
            <w:rPr>
              <w:noProof/>
            </w:rPr>
            <w:tab/>
          </w:r>
          <w:r w:rsidR="007A1BEB">
            <w:rPr>
              <w:noProof/>
            </w:rPr>
            <w:fldChar w:fldCharType="begin"/>
          </w:r>
          <w:r>
            <w:rPr>
              <w:noProof/>
            </w:rPr>
            <w:instrText xml:space="preserve"> PAGEREF _Toc239096268 \h </w:instrText>
          </w:r>
          <w:r w:rsidR="007A1BEB">
            <w:rPr>
              <w:noProof/>
            </w:rPr>
          </w:r>
          <w:r w:rsidR="007A1BEB">
            <w:rPr>
              <w:noProof/>
            </w:rPr>
            <w:fldChar w:fldCharType="separate"/>
          </w:r>
          <w:r>
            <w:rPr>
              <w:noProof/>
            </w:rPr>
            <w:t>20</w:t>
          </w:r>
          <w:r w:rsidR="007A1BEB">
            <w:rPr>
              <w:noProof/>
            </w:rPr>
            <w:fldChar w:fldCharType="end"/>
          </w:r>
        </w:p>
        <w:p w:rsidR="004D163A" w:rsidRDefault="004D163A">
          <w:pPr>
            <w:pStyle w:val="TOC1"/>
            <w:tabs>
              <w:tab w:val="left" w:pos="1297"/>
              <w:tab w:val="right" w:leader="dot" w:pos="9350"/>
            </w:tabs>
            <w:rPr>
              <w:rFonts w:cstheme="minorBidi"/>
              <w:noProof/>
              <w:sz w:val="24"/>
              <w:szCs w:val="24"/>
              <w:lang w:eastAsia="ja-JP"/>
            </w:rPr>
          </w:pPr>
          <w:r w:rsidRPr="00F33DFB">
            <w:rPr>
              <w:rFonts w:ascii="Times New Roman" w:hAnsi="Times New Roman"/>
              <w:b/>
              <w:noProof/>
            </w:rPr>
            <w:t>ANNEX B:</w:t>
          </w:r>
          <w:r>
            <w:rPr>
              <w:rFonts w:cstheme="minorBidi"/>
              <w:noProof/>
              <w:sz w:val="24"/>
              <w:szCs w:val="24"/>
              <w:lang w:eastAsia="ja-JP"/>
            </w:rPr>
            <w:tab/>
          </w:r>
          <w:r w:rsidRPr="00F33DFB">
            <w:rPr>
              <w:rFonts w:ascii="Times New Roman" w:hAnsi="Times New Roman"/>
              <w:b/>
              <w:noProof/>
            </w:rPr>
            <w:t>DATA SHEETS AND QUESTIONNAIRES</w:t>
          </w:r>
          <w:r>
            <w:rPr>
              <w:noProof/>
            </w:rPr>
            <w:tab/>
          </w:r>
          <w:r w:rsidR="007A1BEB">
            <w:rPr>
              <w:noProof/>
            </w:rPr>
            <w:fldChar w:fldCharType="begin"/>
          </w:r>
          <w:r>
            <w:rPr>
              <w:noProof/>
            </w:rPr>
            <w:instrText xml:space="preserve"> PAGEREF _Toc239096269 \h </w:instrText>
          </w:r>
          <w:r w:rsidR="007A1BEB">
            <w:rPr>
              <w:noProof/>
            </w:rPr>
          </w:r>
          <w:r w:rsidR="007A1BEB">
            <w:rPr>
              <w:noProof/>
            </w:rPr>
            <w:fldChar w:fldCharType="separate"/>
          </w:r>
          <w:r>
            <w:rPr>
              <w:noProof/>
            </w:rPr>
            <w:t>21</w:t>
          </w:r>
          <w:r w:rsidR="007A1BEB">
            <w:rPr>
              <w:noProof/>
            </w:rPr>
            <w:fldChar w:fldCharType="end"/>
          </w:r>
        </w:p>
        <w:p w:rsidR="004D163A" w:rsidRDefault="004D163A">
          <w:pPr>
            <w:pStyle w:val="TOC1"/>
            <w:tabs>
              <w:tab w:val="left" w:pos="1309"/>
              <w:tab w:val="right" w:leader="dot" w:pos="9350"/>
            </w:tabs>
            <w:rPr>
              <w:rFonts w:cstheme="minorBidi"/>
              <w:noProof/>
              <w:sz w:val="24"/>
              <w:szCs w:val="24"/>
              <w:lang w:eastAsia="ja-JP"/>
            </w:rPr>
          </w:pPr>
          <w:r w:rsidRPr="00F33DFB">
            <w:rPr>
              <w:rFonts w:ascii="Times New Roman" w:hAnsi="Times New Roman"/>
              <w:b/>
              <w:noProof/>
            </w:rPr>
            <w:t>ANNEX C:</w:t>
          </w:r>
          <w:r>
            <w:rPr>
              <w:rFonts w:cstheme="minorBidi"/>
              <w:noProof/>
              <w:sz w:val="24"/>
              <w:szCs w:val="24"/>
              <w:lang w:eastAsia="ja-JP"/>
            </w:rPr>
            <w:tab/>
          </w:r>
          <w:r w:rsidRPr="00F33DFB">
            <w:rPr>
              <w:rFonts w:ascii="Times New Roman" w:hAnsi="Times New Roman"/>
              <w:b/>
              <w:noProof/>
            </w:rPr>
            <w:t>OMITTED</w:t>
          </w:r>
          <w:r>
            <w:rPr>
              <w:noProof/>
            </w:rPr>
            <w:tab/>
          </w:r>
          <w:r w:rsidR="007A1BEB">
            <w:rPr>
              <w:noProof/>
            </w:rPr>
            <w:fldChar w:fldCharType="begin"/>
          </w:r>
          <w:r>
            <w:rPr>
              <w:noProof/>
            </w:rPr>
            <w:instrText xml:space="preserve"> PAGEREF _Toc239096270 \h </w:instrText>
          </w:r>
          <w:r w:rsidR="007A1BEB">
            <w:rPr>
              <w:noProof/>
            </w:rPr>
          </w:r>
          <w:r w:rsidR="007A1BEB">
            <w:rPr>
              <w:noProof/>
            </w:rPr>
            <w:fldChar w:fldCharType="separate"/>
          </w:r>
          <w:r>
            <w:rPr>
              <w:noProof/>
            </w:rPr>
            <w:t>24</w:t>
          </w:r>
          <w:r w:rsidR="007A1BEB">
            <w:rPr>
              <w:noProof/>
            </w:rPr>
            <w:fldChar w:fldCharType="end"/>
          </w:r>
        </w:p>
        <w:p w:rsidR="004D163A" w:rsidRDefault="004D163A">
          <w:pPr>
            <w:pStyle w:val="TOC1"/>
            <w:tabs>
              <w:tab w:val="left" w:pos="1309"/>
              <w:tab w:val="right" w:leader="dot" w:pos="9350"/>
            </w:tabs>
            <w:rPr>
              <w:rFonts w:cstheme="minorBidi"/>
              <w:noProof/>
              <w:sz w:val="24"/>
              <w:szCs w:val="24"/>
              <w:lang w:eastAsia="ja-JP"/>
            </w:rPr>
          </w:pPr>
          <w:r w:rsidRPr="00F33DFB">
            <w:rPr>
              <w:rFonts w:ascii="Times New Roman" w:hAnsi="Times New Roman"/>
              <w:b/>
              <w:noProof/>
            </w:rPr>
            <w:t>ANNEX D:</w:t>
          </w:r>
          <w:r>
            <w:rPr>
              <w:rFonts w:cstheme="minorBidi"/>
              <w:noProof/>
              <w:sz w:val="24"/>
              <w:szCs w:val="24"/>
              <w:lang w:eastAsia="ja-JP"/>
            </w:rPr>
            <w:tab/>
          </w:r>
          <w:r w:rsidRPr="00F33DFB">
            <w:rPr>
              <w:rFonts w:ascii="Times New Roman" w:hAnsi="Times New Roman"/>
              <w:b/>
              <w:noProof/>
            </w:rPr>
            <w:t>DATA ANALYSIS PLAN</w:t>
          </w:r>
          <w:r>
            <w:rPr>
              <w:noProof/>
            </w:rPr>
            <w:tab/>
          </w:r>
          <w:r w:rsidR="007A1BEB">
            <w:rPr>
              <w:noProof/>
            </w:rPr>
            <w:fldChar w:fldCharType="begin"/>
          </w:r>
          <w:r>
            <w:rPr>
              <w:noProof/>
            </w:rPr>
            <w:instrText xml:space="preserve"> PAGEREF _Toc239096271 \h </w:instrText>
          </w:r>
          <w:r w:rsidR="007A1BEB">
            <w:rPr>
              <w:noProof/>
            </w:rPr>
          </w:r>
          <w:r w:rsidR="007A1BEB">
            <w:rPr>
              <w:noProof/>
            </w:rPr>
            <w:fldChar w:fldCharType="separate"/>
          </w:r>
          <w:r>
            <w:rPr>
              <w:noProof/>
            </w:rPr>
            <w:t>25</w:t>
          </w:r>
          <w:r w:rsidR="007A1BEB">
            <w:rPr>
              <w:noProof/>
            </w:rPr>
            <w:fldChar w:fldCharType="end"/>
          </w:r>
        </w:p>
        <w:p w:rsidR="00756073" w:rsidRPr="00B738A8" w:rsidRDefault="007A1BEB">
          <w:pPr>
            <w:rPr>
              <w:rFonts w:ascii="Times New Roman" w:hAnsi="Times New Roman" w:cs="Times New Roman"/>
            </w:rPr>
          </w:pPr>
          <w:r w:rsidRPr="00B738A8">
            <w:rPr>
              <w:rFonts w:ascii="Times New Roman" w:hAnsi="Times New Roman" w:cs="Times New Roman"/>
              <w:b/>
              <w:bCs/>
              <w:noProof/>
            </w:rPr>
            <w:fldChar w:fldCharType="end"/>
          </w:r>
        </w:p>
      </w:sdtContent>
    </w:sdt>
    <w:p w:rsidR="00DF33AC" w:rsidRPr="00B738A8" w:rsidRDefault="00DF33AC">
      <w:pPr>
        <w:rPr>
          <w:rFonts w:ascii="Times New Roman" w:hAnsi="Times New Roman" w:cs="Times New Roman"/>
        </w:rPr>
        <w:sectPr w:rsidR="00DF33AC" w:rsidRPr="00B738A8" w:rsidSect="0069447F">
          <w:pgSz w:w="12240" w:h="15840"/>
          <w:pgMar w:top="1440" w:right="1440" w:bottom="1440" w:left="1440" w:header="720" w:footer="720" w:gutter="0"/>
          <w:cols w:space="720"/>
          <w:docGrid w:linePitch="360"/>
        </w:sectPr>
      </w:pPr>
    </w:p>
    <w:p w:rsidR="009F0791" w:rsidRDefault="009F0791" w:rsidP="009F0791">
      <w:pPr>
        <w:pStyle w:val="TableofFigures"/>
        <w:tabs>
          <w:tab w:val="right" w:leader="dot" w:pos="9350"/>
        </w:tabs>
        <w:jc w:val="center"/>
        <w:rPr>
          <w:rFonts w:ascii="Times New Roman" w:hAnsi="Times New Roman" w:cs="Times New Roman"/>
        </w:rPr>
      </w:pPr>
      <w:r>
        <w:rPr>
          <w:rFonts w:ascii="Times New Roman" w:hAnsi="Times New Roman" w:cs="Times New Roman"/>
        </w:rPr>
        <w:lastRenderedPageBreak/>
        <w:t xml:space="preserve">List of figures </w:t>
      </w:r>
    </w:p>
    <w:p w:rsidR="009F0791" w:rsidRDefault="009F0791" w:rsidP="00C13FAF">
      <w:pPr>
        <w:pStyle w:val="TableofFigures"/>
        <w:rPr>
          <w:rFonts w:ascii="Times New Roman" w:hAnsi="Times New Roman" w:cs="Times New Roman"/>
        </w:rPr>
      </w:pPr>
    </w:p>
    <w:p w:rsidR="00AC468D" w:rsidRDefault="007A1BEB">
      <w:pPr>
        <w:pStyle w:val="TableofFigures"/>
        <w:tabs>
          <w:tab w:val="right" w:leader="dot" w:pos="9350"/>
        </w:tabs>
        <w:rPr>
          <w:rFonts w:eastAsiaTheme="minorEastAsia" w:cstheme="minorBidi"/>
          <w:smallCaps w:val="0"/>
          <w:noProof/>
          <w:sz w:val="22"/>
          <w:szCs w:val="22"/>
        </w:rPr>
      </w:pPr>
      <w:r w:rsidRPr="00B738A8">
        <w:rPr>
          <w:rFonts w:ascii="Times New Roman" w:hAnsi="Times New Roman" w:cs="Times New Roman"/>
        </w:rPr>
        <w:fldChar w:fldCharType="begin"/>
      </w:r>
      <w:r w:rsidR="00DF33AC" w:rsidRPr="00B738A8">
        <w:rPr>
          <w:rFonts w:ascii="Times New Roman" w:hAnsi="Times New Roman" w:cs="Times New Roman"/>
        </w:rPr>
        <w:instrText xml:space="preserve"> TOC \h \z \c "Figure" </w:instrText>
      </w:r>
      <w:r w:rsidRPr="00B738A8">
        <w:rPr>
          <w:rFonts w:ascii="Times New Roman" w:hAnsi="Times New Roman" w:cs="Times New Roman"/>
        </w:rPr>
        <w:fldChar w:fldCharType="separate"/>
      </w:r>
      <w:hyperlink w:anchor="_Toc365023341" w:history="1">
        <w:r w:rsidR="00AC468D" w:rsidRPr="006A47E1">
          <w:rPr>
            <w:rStyle w:val="Hyperlink"/>
            <w:noProof/>
          </w:rPr>
          <w:t>Figure 1. MQ-45 Master Capability Dendritic</w:t>
        </w:r>
        <w:r w:rsidR="00AC468D">
          <w:rPr>
            <w:noProof/>
            <w:webHidden/>
          </w:rPr>
          <w:tab/>
        </w:r>
        <w:r>
          <w:rPr>
            <w:noProof/>
            <w:webHidden/>
          </w:rPr>
          <w:fldChar w:fldCharType="begin"/>
        </w:r>
        <w:r w:rsidR="00AC468D">
          <w:rPr>
            <w:noProof/>
            <w:webHidden/>
          </w:rPr>
          <w:instrText xml:space="preserve"> PAGEREF _Toc365023341 \h </w:instrText>
        </w:r>
        <w:r>
          <w:rPr>
            <w:noProof/>
            <w:webHidden/>
          </w:rPr>
        </w:r>
        <w:r>
          <w:rPr>
            <w:noProof/>
            <w:webHidden/>
          </w:rPr>
          <w:fldChar w:fldCharType="separate"/>
        </w:r>
        <w:r w:rsidR="004D163A">
          <w:rPr>
            <w:noProof/>
            <w:webHidden/>
          </w:rPr>
          <w:t>8</w:t>
        </w:r>
        <w:r>
          <w:rPr>
            <w:noProof/>
            <w:webHidden/>
          </w:rPr>
          <w:fldChar w:fldCharType="end"/>
        </w:r>
      </w:hyperlink>
    </w:p>
    <w:p w:rsidR="00AC468D" w:rsidRDefault="00833E73">
      <w:pPr>
        <w:pStyle w:val="TableofFigures"/>
        <w:tabs>
          <w:tab w:val="right" w:leader="dot" w:pos="9350"/>
        </w:tabs>
        <w:rPr>
          <w:rFonts w:eastAsiaTheme="minorEastAsia" w:cstheme="minorBidi"/>
          <w:smallCaps w:val="0"/>
          <w:noProof/>
          <w:sz w:val="22"/>
          <w:szCs w:val="22"/>
        </w:rPr>
      </w:pPr>
      <w:hyperlink w:anchor="_Toc365023342" w:history="1">
        <w:r w:rsidR="00AC468D" w:rsidRPr="006A47E1">
          <w:rPr>
            <w:rStyle w:val="Hyperlink"/>
            <w:noProof/>
          </w:rPr>
          <w:t>Figure 2. Communications Capability Dendritic</w:t>
        </w:r>
        <w:r w:rsidR="00AC468D">
          <w:rPr>
            <w:noProof/>
            <w:webHidden/>
          </w:rPr>
          <w:tab/>
        </w:r>
        <w:r w:rsidR="007A1BEB">
          <w:rPr>
            <w:noProof/>
            <w:webHidden/>
          </w:rPr>
          <w:fldChar w:fldCharType="begin"/>
        </w:r>
        <w:r w:rsidR="00AC468D">
          <w:rPr>
            <w:noProof/>
            <w:webHidden/>
          </w:rPr>
          <w:instrText xml:space="preserve"> PAGEREF _Toc365023342 \h </w:instrText>
        </w:r>
        <w:r w:rsidR="007A1BEB">
          <w:rPr>
            <w:noProof/>
            <w:webHidden/>
          </w:rPr>
        </w:r>
        <w:r w:rsidR="007A1BEB">
          <w:rPr>
            <w:noProof/>
            <w:webHidden/>
          </w:rPr>
          <w:fldChar w:fldCharType="separate"/>
        </w:r>
        <w:r w:rsidR="004D163A">
          <w:rPr>
            <w:noProof/>
            <w:webHidden/>
          </w:rPr>
          <w:t>9</w:t>
        </w:r>
        <w:r w:rsidR="007A1BEB">
          <w:rPr>
            <w:noProof/>
            <w:webHidden/>
          </w:rPr>
          <w:fldChar w:fldCharType="end"/>
        </w:r>
      </w:hyperlink>
    </w:p>
    <w:p w:rsidR="00AC468D" w:rsidRDefault="00833E73">
      <w:pPr>
        <w:pStyle w:val="TableofFigures"/>
        <w:tabs>
          <w:tab w:val="right" w:leader="dot" w:pos="9350"/>
        </w:tabs>
        <w:rPr>
          <w:rFonts w:eastAsiaTheme="minorEastAsia" w:cstheme="minorBidi"/>
          <w:smallCaps w:val="0"/>
          <w:noProof/>
          <w:sz w:val="22"/>
          <w:szCs w:val="22"/>
        </w:rPr>
      </w:pPr>
      <w:hyperlink w:anchor="_Toc365023343" w:history="1">
        <w:r w:rsidR="00AC468D" w:rsidRPr="006A47E1">
          <w:rPr>
            <w:rStyle w:val="Hyperlink"/>
            <w:noProof/>
          </w:rPr>
          <w:t>Figure 3. Scenario D Run Profile</w:t>
        </w:r>
        <w:r w:rsidR="00AC468D">
          <w:rPr>
            <w:noProof/>
            <w:webHidden/>
          </w:rPr>
          <w:tab/>
        </w:r>
        <w:r w:rsidR="007A1BEB">
          <w:rPr>
            <w:noProof/>
            <w:webHidden/>
          </w:rPr>
          <w:fldChar w:fldCharType="begin"/>
        </w:r>
        <w:r w:rsidR="00AC468D">
          <w:rPr>
            <w:noProof/>
            <w:webHidden/>
          </w:rPr>
          <w:instrText xml:space="preserve"> PAGEREF _Toc365023343 \h </w:instrText>
        </w:r>
        <w:r w:rsidR="007A1BEB">
          <w:rPr>
            <w:noProof/>
            <w:webHidden/>
          </w:rPr>
        </w:r>
        <w:r w:rsidR="007A1BEB">
          <w:rPr>
            <w:noProof/>
            <w:webHidden/>
          </w:rPr>
          <w:fldChar w:fldCharType="separate"/>
        </w:r>
        <w:r w:rsidR="004D163A">
          <w:rPr>
            <w:noProof/>
            <w:webHidden/>
          </w:rPr>
          <w:t>15</w:t>
        </w:r>
        <w:r w:rsidR="007A1BEB">
          <w:rPr>
            <w:noProof/>
            <w:webHidden/>
          </w:rPr>
          <w:fldChar w:fldCharType="end"/>
        </w:r>
      </w:hyperlink>
    </w:p>
    <w:p w:rsidR="00142B59" w:rsidRPr="00B738A8" w:rsidRDefault="007A1BEB" w:rsidP="00C13FAF">
      <w:pPr>
        <w:pStyle w:val="TableofFigures"/>
        <w:rPr>
          <w:rFonts w:ascii="Times New Roman" w:hAnsi="Times New Roman" w:cs="Times New Roman"/>
        </w:rPr>
      </w:pPr>
      <w:r w:rsidRPr="00B738A8">
        <w:rPr>
          <w:rFonts w:ascii="Times New Roman" w:hAnsi="Times New Roman" w:cs="Times New Roman"/>
        </w:rPr>
        <w:fldChar w:fldCharType="end"/>
      </w:r>
    </w:p>
    <w:p w:rsidR="00DF33AC" w:rsidRPr="00B738A8" w:rsidRDefault="00DF33AC">
      <w:pPr>
        <w:rPr>
          <w:rFonts w:ascii="Times New Roman" w:hAnsi="Times New Roman" w:cs="Times New Roman"/>
        </w:rPr>
      </w:pPr>
    </w:p>
    <w:p w:rsidR="00DF33AC" w:rsidRPr="00B738A8" w:rsidRDefault="00DF33AC">
      <w:pPr>
        <w:rPr>
          <w:rFonts w:ascii="Times New Roman" w:hAnsi="Times New Roman" w:cs="Times New Roman"/>
        </w:rPr>
        <w:sectPr w:rsidR="00DF33AC" w:rsidRPr="00B738A8" w:rsidSect="0069447F">
          <w:pgSz w:w="12240" w:h="15840"/>
          <w:pgMar w:top="1440" w:right="1440" w:bottom="1440" w:left="1440" w:header="720" w:footer="720" w:gutter="0"/>
          <w:cols w:space="720"/>
          <w:docGrid w:linePitch="360"/>
        </w:sectPr>
      </w:pPr>
    </w:p>
    <w:p w:rsidR="00DF33AC" w:rsidRPr="00B738A8" w:rsidRDefault="00DF33AC" w:rsidP="00C13FAF">
      <w:pPr>
        <w:pStyle w:val="TableofFigures"/>
        <w:rPr>
          <w:rFonts w:ascii="Times New Roman" w:hAnsi="Times New Roman" w:cs="Times New Roman"/>
        </w:rPr>
      </w:pPr>
      <w:r w:rsidRPr="00B738A8">
        <w:rPr>
          <w:rFonts w:ascii="Times New Roman" w:hAnsi="Times New Roman" w:cs="Times New Roman"/>
        </w:rPr>
        <w:lastRenderedPageBreak/>
        <w:br w:type="page"/>
      </w:r>
    </w:p>
    <w:p w:rsidR="009F0791" w:rsidRDefault="009F0791" w:rsidP="009F0791">
      <w:pPr>
        <w:pStyle w:val="TableofFigures"/>
        <w:tabs>
          <w:tab w:val="right" w:leader="dot" w:pos="9350"/>
        </w:tabs>
        <w:jc w:val="center"/>
        <w:rPr>
          <w:rFonts w:ascii="Times New Roman" w:hAnsi="Times New Roman" w:cs="Times New Roman"/>
        </w:rPr>
      </w:pPr>
      <w:r>
        <w:rPr>
          <w:rFonts w:ascii="Times New Roman" w:hAnsi="Times New Roman" w:cs="Times New Roman"/>
        </w:rPr>
        <w:lastRenderedPageBreak/>
        <w:t xml:space="preserve">List of tables </w:t>
      </w:r>
    </w:p>
    <w:p w:rsidR="00DF33AC" w:rsidRPr="00B738A8" w:rsidRDefault="00DF33AC">
      <w:pPr>
        <w:rPr>
          <w:rFonts w:ascii="Times New Roman" w:hAnsi="Times New Roman" w:cs="Times New Roman"/>
        </w:rPr>
      </w:pPr>
    </w:p>
    <w:p w:rsidR="00A3120D" w:rsidRDefault="007A1BEB">
      <w:pPr>
        <w:pStyle w:val="TableofFigures"/>
        <w:tabs>
          <w:tab w:val="right" w:leader="dot" w:pos="9350"/>
        </w:tabs>
        <w:rPr>
          <w:rFonts w:eastAsiaTheme="minorEastAsia" w:cstheme="minorBidi"/>
          <w:smallCaps w:val="0"/>
          <w:noProof/>
          <w:sz w:val="22"/>
          <w:szCs w:val="22"/>
        </w:rPr>
      </w:pPr>
      <w:r w:rsidRPr="009F0791">
        <w:rPr>
          <w:rFonts w:ascii="Times New Roman" w:hAnsi="Times New Roman" w:cs="Times New Roman"/>
          <w:sz w:val="22"/>
        </w:rPr>
        <w:fldChar w:fldCharType="begin"/>
      </w:r>
      <w:r w:rsidR="009F0791" w:rsidRPr="009F0791">
        <w:rPr>
          <w:rFonts w:ascii="Times New Roman" w:hAnsi="Times New Roman" w:cs="Times New Roman"/>
          <w:sz w:val="22"/>
        </w:rPr>
        <w:instrText xml:space="preserve"> TOC \c "Table" </w:instrText>
      </w:r>
      <w:r w:rsidRPr="009F0791">
        <w:rPr>
          <w:rFonts w:ascii="Times New Roman" w:hAnsi="Times New Roman" w:cs="Times New Roman"/>
          <w:sz w:val="22"/>
        </w:rPr>
        <w:fldChar w:fldCharType="separate"/>
      </w:r>
      <w:r w:rsidR="00A3120D">
        <w:rPr>
          <w:noProof/>
        </w:rPr>
        <w:t>Table 1. Test Objective Matrix</w:t>
      </w:r>
      <w:r w:rsidR="00A3120D">
        <w:rPr>
          <w:noProof/>
        </w:rPr>
        <w:tab/>
      </w:r>
      <w:r>
        <w:rPr>
          <w:noProof/>
        </w:rPr>
        <w:fldChar w:fldCharType="begin"/>
      </w:r>
      <w:r w:rsidR="00A3120D">
        <w:rPr>
          <w:noProof/>
        </w:rPr>
        <w:instrText xml:space="preserve"> PAGEREF _Toc364862450 \h </w:instrText>
      </w:r>
      <w:r>
        <w:rPr>
          <w:noProof/>
        </w:rPr>
      </w:r>
      <w:r>
        <w:rPr>
          <w:noProof/>
        </w:rPr>
        <w:fldChar w:fldCharType="separate"/>
      </w:r>
      <w:r w:rsidR="004D163A">
        <w:rPr>
          <w:noProof/>
        </w:rPr>
        <w:t>13</w:t>
      </w:r>
      <w:r>
        <w:rPr>
          <w:noProof/>
        </w:rPr>
        <w:fldChar w:fldCharType="end"/>
      </w:r>
    </w:p>
    <w:p w:rsidR="00A3120D" w:rsidRDefault="00A3120D">
      <w:pPr>
        <w:pStyle w:val="TableofFigures"/>
        <w:tabs>
          <w:tab w:val="right" w:leader="dot" w:pos="9350"/>
        </w:tabs>
        <w:rPr>
          <w:rFonts w:eastAsiaTheme="minorEastAsia" w:cstheme="minorBidi"/>
          <w:smallCaps w:val="0"/>
          <w:noProof/>
          <w:sz w:val="22"/>
          <w:szCs w:val="22"/>
        </w:rPr>
      </w:pPr>
      <w:r>
        <w:rPr>
          <w:noProof/>
        </w:rPr>
        <w:t>Table 2. Limitation Summary</w:t>
      </w:r>
      <w:r>
        <w:rPr>
          <w:noProof/>
        </w:rPr>
        <w:tab/>
      </w:r>
      <w:r w:rsidR="007A1BEB">
        <w:rPr>
          <w:noProof/>
        </w:rPr>
        <w:fldChar w:fldCharType="begin"/>
      </w:r>
      <w:r>
        <w:rPr>
          <w:noProof/>
        </w:rPr>
        <w:instrText xml:space="preserve"> PAGEREF _Toc364862451 \h </w:instrText>
      </w:r>
      <w:r w:rsidR="007A1BEB">
        <w:rPr>
          <w:noProof/>
        </w:rPr>
      </w:r>
      <w:r w:rsidR="007A1BEB">
        <w:rPr>
          <w:noProof/>
        </w:rPr>
        <w:fldChar w:fldCharType="separate"/>
      </w:r>
      <w:r w:rsidR="004D163A">
        <w:rPr>
          <w:noProof/>
        </w:rPr>
        <w:t>14</w:t>
      </w:r>
      <w:r w:rsidR="007A1BEB">
        <w:rPr>
          <w:noProof/>
        </w:rPr>
        <w:fldChar w:fldCharType="end"/>
      </w:r>
    </w:p>
    <w:p w:rsidR="00C13FAF" w:rsidRPr="00B738A8" w:rsidRDefault="007A1BEB" w:rsidP="00C13FAF">
      <w:pPr>
        <w:pStyle w:val="TableofFigures"/>
        <w:rPr>
          <w:rFonts w:ascii="Times New Roman" w:hAnsi="Times New Roman" w:cs="Times New Roman"/>
        </w:rPr>
      </w:pPr>
      <w:r w:rsidRPr="009F0791">
        <w:rPr>
          <w:rFonts w:ascii="Times New Roman" w:hAnsi="Times New Roman" w:cs="Times New Roman"/>
          <w:sz w:val="22"/>
        </w:rPr>
        <w:fldChar w:fldCharType="end"/>
      </w:r>
    </w:p>
    <w:p w:rsidR="00C13FAF" w:rsidRPr="00B738A8" w:rsidRDefault="00C13FAF" w:rsidP="00C13FAF">
      <w:pPr>
        <w:rPr>
          <w:rFonts w:ascii="Times New Roman" w:hAnsi="Times New Roman" w:cs="Times New Roman"/>
        </w:rPr>
        <w:sectPr w:rsidR="00C13FAF" w:rsidRPr="00B738A8" w:rsidSect="00DF33AC">
          <w:type w:val="continuous"/>
          <w:pgSz w:w="12240" w:h="15840"/>
          <w:pgMar w:top="1440" w:right="1440" w:bottom="1440" w:left="1440" w:header="720" w:footer="720" w:gutter="0"/>
          <w:cols w:space="720"/>
          <w:docGrid w:linePitch="360"/>
        </w:sectPr>
      </w:pPr>
    </w:p>
    <w:p w:rsidR="00DF33AC" w:rsidRPr="00B738A8" w:rsidRDefault="00646FAA" w:rsidP="009F0791">
      <w:pPr>
        <w:pStyle w:val="Heading1"/>
        <w:rPr>
          <w:rFonts w:ascii="Times New Roman" w:hAnsi="Times New Roman" w:cs="Times New Roman"/>
          <w:b/>
        </w:rPr>
      </w:pPr>
      <w:bookmarkStart w:id="1" w:name="_Toc239096244"/>
      <w:r w:rsidRPr="00B738A8">
        <w:rPr>
          <w:rFonts w:ascii="Times New Roman" w:hAnsi="Times New Roman" w:cs="Times New Roman"/>
          <w:b/>
        </w:rPr>
        <w:lastRenderedPageBreak/>
        <w:t>1</w:t>
      </w:r>
      <w:r w:rsidRPr="00B738A8">
        <w:rPr>
          <w:rFonts w:ascii="Times New Roman" w:hAnsi="Times New Roman" w:cs="Times New Roman"/>
          <w:b/>
        </w:rPr>
        <w:tab/>
      </w:r>
      <w:r w:rsidR="00DF33AC" w:rsidRPr="00B738A8">
        <w:rPr>
          <w:rFonts w:ascii="Times New Roman" w:hAnsi="Times New Roman" w:cs="Times New Roman"/>
          <w:b/>
        </w:rPr>
        <w:t>INTRODUCTION</w:t>
      </w:r>
      <w:bookmarkEnd w:id="1"/>
    </w:p>
    <w:p w:rsidR="00DF33AC" w:rsidRPr="00B738A8" w:rsidRDefault="00DF33AC">
      <w:pPr>
        <w:rPr>
          <w:rFonts w:ascii="Times New Roman" w:hAnsi="Times New Roman" w:cs="Times New Roman"/>
        </w:rPr>
      </w:pPr>
    </w:p>
    <w:p w:rsidR="001D76EB" w:rsidRPr="005629B3" w:rsidRDefault="001D76EB" w:rsidP="001D76EB">
      <w:pPr>
        <w:pStyle w:val="Heading2"/>
        <w:rPr>
          <w:rFonts w:ascii="Times New Roman" w:hAnsi="Times New Roman" w:cs="Times New Roman"/>
          <w:b/>
        </w:rPr>
      </w:pPr>
      <w:bookmarkStart w:id="2" w:name="_Toc239096245"/>
      <w:r w:rsidRPr="005629B3">
        <w:rPr>
          <w:rFonts w:ascii="Times New Roman" w:hAnsi="Times New Roman" w:cs="Times New Roman"/>
          <w:b/>
        </w:rPr>
        <w:t>PURPOSE</w:t>
      </w:r>
      <w:bookmarkEnd w:id="2"/>
    </w:p>
    <w:p w:rsidR="009E0E58" w:rsidRPr="00492D58" w:rsidRDefault="009E0E58" w:rsidP="009E0E58">
      <w:pPr>
        <w:rPr>
          <w:rFonts w:ascii="Times New Roman" w:hAnsi="Times New Roman" w:cs="Times New Roman"/>
        </w:rPr>
      </w:pPr>
      <w:r w:rsidRPr="00492D58">
        <w:rPr>
          <w:rFonts w:ascii="Times New Roman" w:hAnsi="Times New Roman" w:cs="Times New Roman"/>
        </w:rPr>
        <w:t xml:space="preserve">The purpose of this test </w:t>
      </w:r>
      <w:ins w:id="3" w:author="Virna" w:date="2013-08-28T19:29:00Z">
        <w:r w:rsidR="00EA44DB">
          <w:rPr>
            <w:rFonts w:ascii="Times New Roman" w:hAnsi="Times New Roman" w:cs="Times New Roman"/>
          </w:rPr>
          <w:t xml:space="preserve">and evaluation plan </w:t>
        </w:r>
      </w:ins>
      <w:r w:rsidRPr="00492D58">
        <w:rPr>
          <w:rFonts w:ascii="Times New Roman" w:hAnsi="Times New Roman" w:cs="Times New Roman"/>
        </w:rPr>
        <w:t xml:space="preserve">project </w:t>
      </w:r>
      <w:r w:rsidR="00B758C8">
        <w:rPr>
          <w:rFonts w:ascii="Times New Roman" w:hAnsi="Times New Roman" w:cs="Times New Roman"/>
        </w:rPr>
        <w:t>was</w:t>
      </w:r>
      <w:r w:rsidR="00B758C8" w:rsidRPr="00492D58">
        <w:rPr>
          <w:rFonts w:ascii="Times New Roman" w:hAnsi="Times New Roman" w:cs="Times New Roman"/>
        </w:rPr>
        <w:t xml:space="preserve"> </w:t>
      </w:r>
      <w:r w:rsidRPr="00492D58">
        <w:rPr>
          <w:rFonts w:ascii="Times New Roman" w:hAnsi="Times New Roman" w:cs="Times New Roman"/>
        </w:rPr>
        <w:t xml:space="preserve">to </w:t>
      </w:r>
      <w:r>
        <w:rPr>
          <w:rFonts w:ascii="Times New Roman" w:hAnsi="Times New Roman" w:cs="Times New Roman"/>
        </w:rPr>
        <w:t>inform the Combat Air Command Commander’s fielding decision of the new Unmanned Aerial Vehicle’s (UAV), the MQ-45 Golden Eagle</w:t>
      </w:r>
      <w:r w:rsidR="00224362">
        <w:rPr>
          <w:rFonts w:ascii="Times New Roman" w:hAnsi="Times New Roman" w:cs="Times New Roman"/>
        </w:rPr>
        <w:t xml:space="preserve"> (MQ-45)</w:t>
      </w:r>
      <w:r>
        <w:rPr>
          <w:rFonts w:ascii="Times New Roman" w:hAnsi="Times New Roman" w:cs="Times New Roman"/>
        </w:rPr>
        <w:t>, operational capability</w:t>
      </w:r>
      <w:r w:rsidRPr="00492D58">
        <w:rPr>
          <w:rFonts w:ascii="Times New Roman" w:hAnsi="Times New Roman" w:cs="Times New Roman"/>
        </w:rPr>
        <w:t>.</w:t>
      </w:r>
      <w:r>
        <w:rPr>
          <w:rFonts w:ascii="Times New Roman" w:hAnsi="Times New Roman" w:cs="Times New Roman"/>
        </w:rPr>
        <w:t xml:space="preserve">  Team 5 of Summer 2013 OA4603 </w:t>
      </w:r>
      <w:r w:rsidR="00B758C8">
        <w:rPr>
          <w:rFonts w:ascii="Times New Roman" w:hAnsi="Times New Roman" w:cs="Times New Roman"/>
        </w:rPr>
        <w:t>evaluated</w:t>
      </w:r>
      <w:r>
        <w:rPr>
          <w:rFonts w:ascii="Times New Roman" w:hAnsi="Times New Roman" w:cs="Times New Roman"/>
        </w:rPr>
        <w:t xml:space="preserve"> the MQ-45’s operational effectiveness, suitability and mission capability.</w:t>
      </w:r>
    </w:p>
    <w:p w:rsidR="001D76EB" w:rsidRDefault="001D76EB">
      <w:pPr>
        <w:rPr>
          <w:rFonts w:ascii="Times New Roman" w:hAnsi="Times New Roman" w:cs="Times New Roman"/>
        </w:rPr>
      </w:pPr>
    </w:p>
    <w:p w:rsidR="001D76EB" w:rsidRPr="005629B3" w:rsidRDefault="001D76EB" w:rsidP="001D76EB">
      <w:pPr>
        <w:pStyle w:val="Heading2"/>
        <w:rPr>
          <w:rFonts w:ascii="Times New Roman" w:hAnsi="Times New Roman" w:cs="Times New Roman"/>
          <w:b/>
        </w:rPr>
      </w:pPr>
      <w:bookmarkStart w:id="4" w:name="_Toc239096246"/>
      <w:r w:rsidRPr="005629B3">
        <w:rPr>
          <w:rFonts w:ascii="Times New Roman" w:hAnsi="Times New Roman" w:cs="Times New Roman"/>
          <w:b/>
        </w:rPr>
        <w:t>SYSTEM DESCRIPTION</w:t>
      </w:r>
      <w:bookmarkEnd w:id="4"/>
    </w:p>
    <w:p w:rsidR="009E0E58" w:rsidRDefault="009E0E58" w:rsidP="009E0E58">
      <w:pPr>
        <w:rPr>
          <w:rFonts w:ascii="Times New Roman" w:hAnsi="Times New Roman" w:cs="Times New Roman"/>
        </w:rPr>
      </w:pPr>
      <w:r>
        <w:rPr>
          <w:rFonts w:ascii="Times New Roman" w:hAnsi="Times New Roman" w:cs="Times New Roman"/>
        </w:rPr>
        <w:t>The MQ-45 is a high altitude, long range, all-weather intelligence gathering unmanned aerial vehicle with limited strike capability.  The MQ-45 is equipped with sensors, cameras, an electronic warfare countermeasure suite</w:t>
      </w:r>
      <w:r w:rsidR="00B758C8">
        <w:rPr>
          <w:rFonts w:ascii="Times New Roman" w:hAnsi="Times New Roman" w:cs="Times New Roman"/>
        </w:rPr>
        <w:t>,</w:t>
      </w:r>
      <w:r>
        <w:rPr>
          <w:rFonts w:ascii="Times New Roman" w:hAnsi="Times New Roman" w:cs="Times New Roman"/>
        </w:rPr>
        <w:t xml:space="preserve"> and is capable of autonomous flight operations.  It is a powered by a single engine and can fly up to 2,000 nautical miles to its target area, loiter overhead for 50 hours</w:t>
      </w:r>
      <w:r w:rsidR="00B758C8">
        <w:rPr>
          <w:rFonts w:ascii="Times New Roman" w:hAnsi="Times New Roman" w:cs="Times New Roman"/>
        </w:rPr>
        <w:t>,</w:t>
      </w:r>
      <w:r>
        <w:rPr>
          <w:rFonts w:ascii="Times New Roman" w:hAnsi="Times New Roman" w:cs="Times New Roman"/>
        </w:rPr>
        <w:t xml:space="preserve"> then return to its origin.</w:t>
      </w:r>
    </w:p>
    <w:p w:rsidR="00DF33AC" w:rsidRPr="00B738A8" w:rsidRDefault="00646FAA" w:rsidP="009F0791">
      <w:pPr>
        <w:pStyle w:val="Heading1"/>
        <w:rPr>
          <w:rFonts w:ascii="Times New Roman" w:hAnsi="Times New Roman" w:cs="Times New Roman"/>
          <w:b/>
        </w:rPr>
      </w:pPr>
      <w:bookmarkStart w:id="5" w:name="_Toc239096247"/>
      <w:r w:rsidRPr="00B738A8">
        <w:rPr>
          <w:rFonts w:ascii="Times New Roman" w:hAnsi="Times New Roman" w:cs="Times New Roman"/>
          <w:b/>
        </w:rPr>
        <w:t>2</w:t>
      </w:r>
      <w:r w:rsidRPr="00B738A8">
        <w:rPr>
          <w:rFonts w:ascii="Times New Roman" w:hAnsi="Times New Roman" w:cs="Times New Roman"/>
          <w:b/>
        </w:rPr>
        <w:tab/>
      </w:r>
      <w:r w:rsidR="00DF33AC" w:rsidRPr="00B738A8">
        <w:rPr>
          <w:rFonts w:ascii="Times New Roman" w:hAnsi="Times New Roman" w:cs="Times New Roman"/>
          <w:b/>
        </w:rPr>
        <w:t>MISSION NEED</w:t>
      </w:r>
      <w:r w:rsidR="001D76EB" w:rsidRPr="00B738A8">
        <w:rPr>
          <w:rFonts w:ascii="Times New Roman" w:hAnsi="Times New Roman" w:cs="Times New Roman"/>
          <w:b/>
        </w:rPr>
        <w:t xml:space="preserve"> and OPERATIONAL REQUIREMENT</w:t>
      </w:r>
      <w:bookmarkEnd w:id="5"/>
    </w:p>
    <w:p w:rsidR="00DF33AC" w:rsidRPr="00B738A8" w:rsidRDefault="00DF33AC">
      <w:pPr>
        <w:rPr>
          <w:rFonts w:ascii="Times New Roman" w:hAnsi="Times New Roman" w:cs="Times New Roman"/>
        </w:rPr>
      </w:pPr>
    </w:p>
    <w:p w:rsidR="00DF33AC" w:rsidRPr="005629B3" w:rsidRDefault="001D76EB" w:rsidP="001D76EB">
      <w:pPr>
        <w:pStyle w:val="Heading2"/>
        <w:rPr>
          <w:rFonts w:ascii="Times New Roman" w:hAnsi="Times New Roman" w:cs="Times New Roman"/>
          <w:b/>
        </w:rPr>
      </w:pPr>
      <w:bookmarkStart w:id="6" w:name="_Toc239096248"/>
      <w:r w:rsidRPr="005629B3">
        <w:rPr>
          <w:rFonts w:ascii="Times New Roman" w:hAnsi="Times New Roman" w:cs="Times New Roman"/>
          <w:b/>
        </w:rPr>
        <w:t>MISSION NEED</w:t>
      </w:r>
      <w:bookmarkEnd w:id="6"/>
    </w:p>
    <w:p w:rsidR="001D76EB" w:rsidRDefault="009E0E58">
      <w:pPr>
        <w:rPr>
          <w:rFonts w:ascii="Times New Roman" w:hAnsi="Times New Roman" w:cs="Times New Roman"/>
        </w:rPr>
      </w:pPr>
      <w:r>
        <w:rPr>
          <w:rFonts w:ascii="Times New Roman" w:hAnsi="Times New Roman" w:cs="Times New Roman"/>
        </w:rPr>
        <w:t xml:space="preserve">Overseas presence and power projection are critical </w:t>
      </w:r>
      <w:r w:rsidR="007B4E38">
        <w:rPr>
          <w:rFonts w:ascii="Times New Roman" w:hAnsi="Times New Roman" w:cs="Times New Roman"/>
        </w:rPr>
        <w:t xml:space="preserve">concerns </w:t>
      </w:r>
      <w:r>
        <w:rPr>
          <w:rFonts w:ascii="Times New Roman" w:hAnsi="Times New Roman" w:cs="Times New Roman"/>
        </w:rPr>
        <w:t xml:space="preserve">of the Chairman of the Joint Chiefs of Staff’s 2013 National Military Strategy.  The CJCS and the CIA have determined that a need exists for an increased weapons and sensors payload capacity on an unmanned aircraft that will be able to fly to its targets, gather data, and strike much more rapidly.  Extended data collection and deep strikes gives deployed US and NATO forces a decisive military advantage and offers the necessary intelligence to support on-going operations.  Current operational UAV systems are lacking in endurance and are susceptible to enemy targeting and tracking.  </w:t>
      </w:r>
      <w:r w:rsidR="00A934DD">
        <w:rPr>
          <w:rFonts w:ascii="Times New Roman" w:hAnsi="Times New Roman" w:cs="Times New Roman"/>
        </w:rPr>
        <w:t xml:space="preserve">Due to </w:t>
      </w:r>
      <w:r>
        <w:rPr>
          <w:rFonts w:ascii="Times New Roman" w:hAnsi="Times New Roman" w:cs="Times New Roman"/>
        </w:rPr>
        <w:t xml:space="preserve">its enhanced capabilities, Golden Eagle can augment the intelligence mission when tracking, collecting and hunting down enemy targets for extended periods.  The Air Combat Command Commander has validated the need for an unmanned aerial vehicle that can penetrate deep within the operational arena in support of </w:t>
      </w:r>
      <w:del w:id="7" w:author="Steve Mazza" w:date="2013-08-26T08:52:00Z">
        <w:r w:rsidR="007B4E38" w:rsidDel="004861A0">
          <w:rPr>
            <w:rFonts w:ascii="Times New Roman" w:hAnsi="Times New Roman" w:cs="Times New Roman"/>
          </w:rPr>
          <w:delText xml:space="preserve">Operation </w:delText>
        </w:r>
        <w:r w:rsidRPr="00C0387B" w:rsidDel="004861A0">
          <w:rPr>
            <w:rFonts w:ascii="Times New Roman" w:hAnsi="Times New Roman" w:cs="Times New Roman"/>
          </w:rPr>
          <w:delText>Enduring Freedom</w:delText>
        </w:r>
      </w:del>
      <w:ins w:id="8" w:author="Steve Mazza" w:date="2013-08-26T08:52:00Z">
        <w:r w:rsidR="004861A0">
          <w:rPr>
            <w:rFonts w:ascii="Times New Roman" w:hAnsi="Times New Roman" w:cs="Times New Roman"/>
          </w:rPr>
          <w:t>the rapidly evolving</w:t>
        </w:r>
      </w:ins>
      <w:ins w:id="9" w:author="Steve Mazza" w:date="2013-08-26T08:55:00Z">
        <w:r w:rsidR="004861A0">
          <w:rPr>
            <w:rFonts w:ascii="Times New Roman" w:hAnsi="Times New Roman" w:cs="Times New Roman"/>
          </w:rPr>
          <w:t xml:space="preserve"> demands of modern global security op</w:t>
        </w:r>
      </w:ins>
      <w:ins w:id="10" w:author="Steve Mazza" w:date="2013-08-26T08:56:00Z">
        <w:r w:rsidR="004861A0">
          <w:rPr>
            <w:rFonts w:ascii="Times New Roman" w:hAnsi="Times New Roman" w:cs="Times New Roman"/>
          </w:rPr>
          <w:t>erations</w:t>
        </w:r>
      </w:ins>
      <w:r>
        <w:rPr>
          <w:rFonts w:ascii="Times New Roman" w:hAnsi="Times New Roman" w:cs="Times New Roman"/>
        </w:rPr>
        <w:t>.</w:t>
      </w:r>
    </w:p>
    <w:p w:rsidR="009F0791" w:rsidRDefault="009F0791">
      <w:pPr>
        <w:rPr>
          <w:rFonts w:ascii="Times New Roman" w:hAnsi="Times New Roman" w:cs="Times New Roman"/>
        </w:rPr>
      </w:pPr>
    </w:p>
    <w:p w:rsidR="001D76EB" w:rsidRPr="005629B3" w:rsidRDefault="001D76EB" w:rsidP="001D76EB">
      <w:pPr>
        <w:pStyle w:val="Heading2"/>
        <w:rPr>
          <w:rFonts w:ascii="Times New Roman" w:hAnsi="Times New Roman" w:cs="Times New Roman"/>
          <w:b/>
        </w:rPr>
      </w:pPr>
      <w:bookmarkStart w:id="11" w:name="_Toc239096249"/>
      <w:r w:rsidRPr="005629B3">
        <w:rPr>
          <w:rFonts w:ascii="Times New Roman" w:hAnsi="Times New Roman" w:cs="Times New Roman"/>
          <w:b/>
        </w:rPr>
        <w:t>OPERATIONAL REQUIREMENT</w:t>
      </w:r>
      <w:r w:rsidR="00350FCB" w:rsidRPr="005629B3">
        <w:rPr>
          <w:rFonts w:ascii="Times New Roman" w:hAnsi="Times New Roman" w:cs="Times New Roman"/>
          <w:b/>
        </w:rPr>
        <w:t>S</w:t>
      </w:r>
      <w:bookmarkEnd w:id="11"/>
    </w:p>
    <w:p w:rsidR="009E0E58" w:rsidRDefault="009E0E58" w:rsidP="009E0E58">
      <w:pPr>
        <w:rPr>
          <w:rFonts w:ascii="Times New Roman" w:hAnsi="Times New Roman" w:cs="Times New Roman"/>
        </w:rPr>
      </w:pPr>
      <w:r>
        <w:rPr>
          <w:rFonts w:ascii="Times New Roman" w:hAnsi="Times New Roman" w:cs="Times New Roman"/>
        </w:rPr>
        <w:t xml:space="preserve">The Operation Requirements of the MQ-45 </w:t>
      </w:r>
      <w:r w:rsidR="006B35B3">
        <w:rPr>
          <w:rFonts w:ascii="Times New Roman" w:hAnsi="Times New Roman" w:cs="Times New Roman"/>
        </w:rPr>
        <w:t xml:space="preserve">Golden Eagle </w:t>
      </w:r>
      <w:r>
        <w:rPr>
          <w:rFonts w:ascii="Times New Roman" w:hAnsi="Times New Roman" w:cs="Times New Roman"/>
        </w:rPr>
        <w:t>identify the essential capabilities, the performance measures and the processes or series of actions to be taken in effecting the results that are desired in order to address the ISR and Strike mission areas.  Operational Requirements of the MQ-45 are as follows:</w:t>
      </w:r>
    </w:p>
    <w:p w:rsidR="009E0E58" w:rsidRDefault="009E0E58" w:rsidP="009E0E58">
      <w:pPr>
        <w:rPr>
          <w:rFonts w:ascii="Times New Roman" w:hAnsi="Times New Roman" w:cs="Times New Roman"/>
        </w:rPr>
      </w:pPr>
    </w:p>
    <w:p w:rsidR="009E0E58" w:rsidRPr="003903B1" w:rsidRDefault="009E0E58" w:rsidP="009E0E58">
      <w:pPr>
        <w:pStyle w:val="ListParagraph"/>
        <w:numPr>
          <w:ilvl w:val="0"/>
          <w:numId w:val="1"/>
        </w:numPr>
        <w:rPr>
          <w:rFonts w:ascii="Times New Roman" w:hAnsi="Times New Roman" w:cs="Times New Roman"/>
        </w:rPr>
      </w:pPr>
      <w:r w:rsidRPr="003903B1">
        <w:rPr>
          <w:rFonts w:ascii="Times New Roman" w:hAnsi="Times New Roman" w:cs="Times New Roman"/>
        </w:rPr>
        <w:t>The MQ-45 shall be flown by 2 pilots</w:t>
      </w:r>
      <w:r w:rsidR="00DE4981" w:rsidRPr="003903B1">
        <w:rPr>
          <w:rFonts w:ascii="Times New Roman" w:hAnsi="Times New Roman" w:cs="Times New Roman"/>
        </w:rPr>
        <w:t xml:space="preserve"> per UAV</w:t>
      </w:r>
      <w:r w:rsidRPr="003903B1">
        <w:rPr>
          <w:rFonts w:ascii="Times New Roman" w:hAnsi="Times New Roman" w:cs="Times New Roman"/>
        </w:rPr>
        <w:t xml:space="preserve">. </w:t>
      </w:r>
    </w:p>
    <w:p w:rsidR="009E0E58" w:rsidRPr="003903B1" w:rsidRDefault="009E0E58" w:rsidP="009E0E58">
      <w:pPr>
        <w:pStyle w:val="ListParagraph"/>
        <w:numPr>
          <w:ilvl w:val="0"/>
          <w:numId w:val="1"/>
        </w:numPr>
        <w:rPr>
          <w:rFonts w:ascii="Times New Roman" w:hAnsi="Times New Roman" w:cs="Times New Roman"/>
        </w:rPr>
      </w:pPr>
      <w:r w:rsidRPr="003903B1">
        <w:rPr>
          <w:rFonts w:ascii="Times New Roman" w:hAnsi="Times New Roman" w:cs="Times New Roman"/>
        </w:rPr>
        <w:t xml:space="preserve">The MQ-45 </w:t>
      </w:r>
      <w:r w:rsidR="006B35B3">
        <w:rPr>
          <w:rFonts w:ascii="Times New Roman" w:hAnsi="Times New Roman" w:cs="Times New Roman"/>
        </w:rPr>
        <w:t>shall</w:t>
      </w:r>
      <w:r w:rsidR="006B35B3" w:rsidRPr="003903B1">
        <w:rPr>
          <w:rFonts w:ascii="Times New Roman" w:hAnsi="Times New Roman" w:cs="Times New Roman"/>
        </w:rPr>
        <w:t xml:space="preserve"> </w:t>
      </w:r>
      <w:r w:rsidRPr="003903B1">
        <w:rPr>
          <w:rFonts w:ascii="Times New Roman" w:hAnsi="Times New Roman" w:cs="Times New Roman"/>
        </w:rPr>
        <w:t xml:space="preserve">be fully transportable and compartmentalized into no more than six pieces. </w:t>
      </w:r>
    </w:p>
    <w:p w:rsidR="006B35B3" w:rsidRPr="003903B1" w:rsidRDefault="009E0E58" w:rsidP="00DE4981">
      <w:pPr>
        <w:pStyle w:val="ListParagraph"/>
        <w:numPr>
          <w:ilvl w:val="0"/>
          <w:numId w:val="1"/>
        </w:numPr>
        <w:rPr>
          <w:rFonts w:ascii="Times New Roman" w:hAnsi="Times New Roman" w:cs="Times New Roman"/>
        </w:rPr>
      </w:pPr>
      <w:r w:rsidRPr="003903B1">
        <w:rPr>
          <w:rFonts w:ascii="Times New Roman" w:hAnsi="Times New Roman" w:cs="Times New Roman"/>
        </w:rPr>
        <w:t xml:space="preserve">The MQ-45 </w:t>
      </w:r>
      <w:r w:rsidR="006B35B3">
        <w:rPr>
          <w:rFonts w:ascii="Times New Roman" w:hAnsi="Times New Roman" w:cs="Times New Roman"/>
        </w:rPr>
        <w:t>shall</w:t>
      </w:r>
      <w:r w:rsidR="006B35B3" w:rsidRPr="003903B1">
        <w:rPr>
          <w:rFonts w:ascii="Times New Roman" w:hAnsi="Times New Roman" w:cs="Times New Roman"/>
        </w:rPr>
        <w:t xml:space="preserve"> </w:t>
      </w:r>
      <w:r w:rsidRPr="003903B1">
        <w:rPr>
          <w:rFonts w:ascii="Times New Roman" w:hAnsi="Times New Roman" w:cs="Times New Roman"/>
        </w:rPr>
        <w:t>be transportable by a C-130.</w:t>
      </w:r>
      <w:r w:rsidR="004452F9" w:rsidRPr="003903B1">
        <w:rPr>
          <w:rFonts w:ascii="Times New Roman" w:hAnsi="Times New Roman" w:cs="Times New Roman"/>
        </w:rPr>
        <w:t xml:space="preserve">  </w:t>
      </w:r>
    </w:p>
    <w:p w:rsidR="009E0E58" w:rsidRPr="00DE6113" w:rsidRDefault="009E0E58" w:rsidP="00DE4981">
      <w:pPr>
        <w:pStyle w:val="ListParagraph"/>
        <w:numPr>
          <w:ilvl w:val="0"/>
          <w:numId w:val="1"/>
        </w:numPr>
        <w:rPr>
          <w:rFonts w:ascii="Times New Roman" w:hAnsi="Times New Roman" w:cs="Times New Roman"/>
        </w:rPr>
      </w:pPr>
      <w:commentRangeStart w:id="12"/>
      <w:r w:rsidRPr="00DE6113">
        <w:rPr>
          <w:rFonts w:ascii="Times New Roman" w:hAnsi="Times New Roman" w:cs="Times New Roman"/>
        </w:rPr>
        <w:t xml:space="preserve">The MQ-45 </w:t>
      </w:r>
      <w:r w:rsidR="006B35B3" w:rsidRPr="00DE6113">
        <w:rPr>
          <w:rFonts w:ascii="Times New Roman" w:hAnsi="Times New Roman" w:cs="Times New Roman"/>
        </w:rPr>
        <w:t xml:space="preserve">shall </w:t>
      </w:r>
      <w:r w:rsidRPr="00DE6113">
        <w:rPr>
          <w:rFonts w:ascii="Times New Roman" w:hAnsi="Times New Roman" w:cs="Times New Roman"/>
        </w:rPr>
        <w:t>be able to land and take off within 1000ft.</w:t>
      </w:r>
      <w:r w:rsidR="00941CDF" w:rsidRPr="00DE6113">
        <w:rPr>
          <w:rFonts w:ascii="Times New Roman" w:hAnsi="Times New Roman" w:cs="Times New Roman"/>
        </w:rPr>
        <w:t xml:space="preserve">  </w:t>
      </w:r>
    </w:p>
    <w:p w:rsidR="009E0E58" w:rsidRPr="00DE6113" w:rsidRDefault="009E0E58" w:rsidP="009E0E58">
      <w:pPr>
        <w:pStyle w:val="ListParagraph"/>
        <w:numPr>
          <w:ilvl w:val="0"/>
          <w:numId w:val="1"/>
        </w:numPr>
        <w:rPr>
          <w:rFonts w:ascii="Times New Roman" w:hAnsi="Times New Roman" w:cs="Times New Roman"/>
        </w:rPr>
      </w:pPr>
      <w:r w:rsidRPr="00DE6113">
        <w:rPr>
          <w:rFonts w:ascii="Times New Roman" w:hAnsi="Times New Roman" w:cs="Times New Roman"/>
        </w:rPr>
        <w:t xml:space="preserve">Time to </w:t>
      </w:r>
      <w:r w:rsidR="003903B1" w:rsidRPr="00DE6113">
        <w:rPr>
          <w:rFonts w:ascii="Times New Roman" w:hAnsi="Times New Roman" w:cs="Times New Roman"/>
        </w:rPr>
        <w:t xml:space="preserve">take apart and </w:t>
      </w:r>
      <w:r w:rsidRPr="00DE6113">
        <w:rPr>
          <w:rFonts w:ascii="Times New Roman" w:hAnsi="Times New Roman" w:cs="Times New Roman"/>
        </w:rPr>
        <w:t>reassemble the MQ-45 shall not exceed six hours.</w:t>
      </w:r>
      <w:r w:rsidR="00941CDF" w:rsidRPr="00DE6113">
        <w:rPr>
          <w:rFonts w:ascii="Times New Roman" w:hAnsi="Times New Roman" w:cs="Times New Roman"/>
        </w:rPr>
        <w:t xml:space="preserve">  </w:t>
      </w:r>
      <w:commentRangeEnd w:id="12"/>
      <w:r w:rsidR="00DE6113">
        <w:rPr>
          <w:rStyle w:val="CommentReference"/>
        </w:rPr>
        <w:commentReference w:id="12"/>
      </w:r>
    </w:p>
    <w:p w:rsidR="009E0E58" w:rsidRPr="003903B1" w:rsidRDefault="009E0E58" w:rsidP="009E0E58">
      <w:pPr>
        <w:pStyle w:val="ListParagraph"/>
        <w:numPr>
          <w:ilvl w:val="0"/>
          <w:numId w:val="1"/>
        </w:numPr>
        <w:rPr>
          <w:rFonts w:ascii="Times New Roman" w:hAnsi="Times New Roman" w:cs="Times New Roman"/>
        </w:rPr>
      </w:pPr>
      <w:r w:rsidRPr="003903B1">
        <w:rPr>
          <w:rFonts w:ascii="Times New Roman" w:hAnsi="Times New Roman" w:cs="Times New Roman"/>
        </w:rPr>
        <w:t xml:space="preserve">The Synthetic Aperture Radar </w:t>
      </w:r>
      <w:r w:rsidR="006B35B3">
        <w:rPr>
          <w:rFonts w:ascii="Times New Roman" w:hAnsi="Times New Roman" w:cs="Times New Roman"/>
        </w:rPr>
        <w:t>shall</w:t>
      </w:r>
      <w:r w:rsidR="006B35B3" w:rsidRPr="003903B1">
        <w:rPr>
          <w:rFonts w:ascii="Times New Roman" w:hAnsi="Times New Roman" w:cs="Times New Roman"/>
        </w:rPr>
        <w:t xml:space="preserve"> </w:t>
      </w:r>
      <w:r w:rsidRPr="003903B1">
        <w:rPr>
          <w:rFonts w:ascii="Times New Roman" w:hAnsi="Times New Roman" w:cs="Times New Roman"/>
        </w:rPr>
        <w:t>capable to see through haze, clouds and smoke.</w:t>
      </w:r>
    </w:p>
    <w:p w:rsidR="009E0E58" w:rsidRPr="00BD7C5A" w:rsidRDefault="009E0E58" w:rsidP="009E0E58">
      <w:pPr>
        <w:pStyle w:val="ListParagraph"/>
        <w:numPr>
          <w:ilvl w:val="0"/>
          <w:numId w:val="1"/>
        </w:numPr>
        <w:rPr>
          <w:rFonts w:ascii="Times New Roman" w:hAnsi="Times New Roman" w:cs="Times New Roman"/>
        </w:rPr>
      </w:pPr>
      <w:r w:rsidRPr="003903B1">
        <w:rPr>
          <w:rFonts w:ascii="Times New Roman" w:hAnsi="Times New Roman" w:cs="Times New Roman"/>
        </w:rPr>
        <w:lastRenderedPageBreak/>
        <w:t xml:space="preserve">The cameras </w:t>
      </w:r>
      <w:r w:rsidR="006B35B3">
        <w:rPr>
          <w:rFonts w:ascii="Times New Roman" w:hAnsi="Times New Roman" w:cs="Times New Roman"/>
        </w:rPr>
        <w:t>shall</w:t>
      </w:r>
      <w:r w:rsidR="006B35B3" w:rsidRPr="003903B1">
        <w:rPr>
          <w:rFonts w:ascii="Times New Roman" w:hAnsi="Times New Roman" w:cs="Times New Roman"/>
        </w:rPr>
        <w:t xml:space="preserve"> </w:t>
      </w:r>
      <w:r w:rsidRPr="003903B1">
        <w:rPr>
          <w:rFonts w:ascii="Times New Roman" w:hAnsi="Times New Roman" w:cs="Times New Roman"/>
        </w:rPr>
        <w:t>be high definition, night vision and inferred and capable of producing full motion vide</w:t>
      </w:r>
      <w:r w:rsidRPr="00BD7C5A">
        <w:rPr>
          <w:rFonts w:ascii="Times New Roman" w:hAnsi="Times New Roman" w:cs="Times New Roman"/>
        </w:rPr>
        <w:t>o.</w:t>
      </w:r>
    </w:p>
    <w:p w:rsidR="009E0E58" w:rsidRPr="003903B1" w:rsidRDefault="009E0E58" w:rsidP="009E0E58">
      <w:pPr>
        <w:pStyle w:val="ListParagraph"/>
        <w:numPr>
          <w:ilvl w:val="0"/>
          <w:numId w:val="1"/>
        </w:numPr>
        <w:rPr>
          <w:rFonts w:ascii="Times New Roman" w:hAnsi="Times New Roman" w:cs="Times New Roman"/>
        </w:rPr>
      </w:pPr>
      <w:r w:rsidRPr="003903B1">
        <w:rPr>
          <w:rFonts w:ascii="Times New Roman" w:hAnsi="Times New Roman" w:cs="Times New Roman"/>
        </w:rPr>
        <w:t xml:space="preserve">Line of site connectivity </w:t>
      </w:r>
      <w:r w:rsidR="006B35B3">
        <w:rPr>
          <w:rFonts w:ascii="Times New Roman" w:hAnsi="Times New Roman" w:cs="Times New Roman"/>
        </w:rPr>
        <w:t>shall</w:t>
      </w:r>
      <w:r w:rsidR="006B35B3" w:rsidRPr="003903B1">
        <w:rPr>
          <w:rFonts w:ascii="Times New Roman" w:hAnsi="Times New Roman" w:cs="Times New Roman"/>
        </w:rPr>
        <w:t xml:space="preserve"> </w:t>
      </w:r>
      <w:r w:rsidRPr="003903B1">
        <w:rPr>
          <w:rFonts w:ascii="Times New Roman" w:hAnsi="Times New Roman" w:cs="Times New Roman"/>
        </w:rPr>
        <w:t xml:space="preserve">be C-band. </w:t>
      </w:r>
    </w:p>
    <w:p w:rsidR="009E0E58" w:rsidRPr="003903B1" w:rsidRDefault="009E0E58" w:rsidP="009E0E58">
      <w:pPr>
        <w:pStyle w:val="ListParagraph"/>
        <w:numPr>
          <w:ilvl w:val="0"/>
          <w:numId w:val="1"/>
        </w:numPr>
        <w:rPr>
          <w:rFonts w:ascii="Times New Roman" w:hAnsi="Times New Roman" w:cs="Times New Roman"/>
        </w:rPr>
      </w:pPr>
      <w:r w:rsidRPr="003903B1">
        <w:rPr>
          <w:rFonts w:ascii="Times New Roman" w:hAnsi="Times New Roman" w:cs="Times New Roman"/>
        </w:rPr>
        <w:t xml:space="preserve">Beyond line of site connectivity </w:t>
      </w:r>
      <w:r w:rsidR="006B35B3">
        <w:rPr>
          <w:rFonts w:ascii="Times New Roman" w:hAnsi="Times New Roman" w:cs="Times New Roman"/>
        </w:rPr>
        <w:t>shall</w:t>
      </w:r>
      <w:r w:rsidR="006B35B3" w:rsidRPr="003903B1">
        <w:rPr>
          <w:rFonts w:ascii="Times New Roman" w:hAnsi="Times New Roman" w:cs="Times New Roman"/>
        </w:rPr>
        <w:t xml:space="preserve"> </w:t>
      </w:r>
      <w:r w:rsidRPr="003903B1">
        <w:rPr>
          <w:rFonts w:ascii="Times New Roman" w:hAnsi="Times New Roman" w:cs="Times New Roman"/>
        </w:rPr>
        <w:t>be Ku-band.</w:t>
      </w:r>
    </w:p>
    <w:p w:rsidR="009E0E58" w:rsidRPr="003903B1" w:rsidRDefault="009E0E58" w:rsidP="009E0E58">
      <w:pPr>
        <w:pStyle w:val="ListParagraph"/>
        <w:numPr>
          <w:ilvl w:val="0"/>
          <w:numId w:val="1"/>
        </w:numPr>
        <w:rPr>
          <w:rFonts w:ascii="Times New Roman" w:hAnsi="Times New Roman" w:cs="Times New Roman"/>
        </w:rPr>
      </w:pPr>
      <w:r w:rsidRPr="003903B1">
        <w:rPr>
          <w:rFonts w:ascii="Times New Roman" w:hAnsi="Times New Roman" w:cs="Times New Roman"/>
        </w:rPr>
        <w:t xml:space="preserve">The MQ-45 </w:t>
      </w:r>
      <w:r w:rsidR="006B35B3">
        <w:rPr>
          <w:rFonts w:ascii="Times New Roman" w:hAnsi="Times New Roman" w:cs="Times New Roman"/>
        </w:rPr>
        <w:t>shall</w:t>
      </w:r>
      <w:r w:rsidR="006B35B3" w:rsidRPr="003903B1">
        <w:rPr>
          <w:rFonts w:ascii="Times New Roman" w:hAnsi="Times New Roman" w:cs="Times New Roman"/>
        </w:rPr>
        <w:t xml:space="preserve"> </w:t>
      </w:r>
      <w:r w:rsidRPr="003903B1">
        <w:rPr>
          <w:rFonts w:ascii="Times New Roman" w:hAnsi="Times New Roman" w:cs="Times New Roman"/>
        </w:rPr>
        <w:t>reach a maximum altitude of 75,000 ft.</w:t>
      </w:r>
    </w:p>
    <w:p w:rsidR="009E0E58" w:rsidRPr="003903B1" w:rsidRDefault="009E0E58" w:rsidP="009E0E58">
      <w:pPr>
        <w:pStyle w:val="ListParagraph"/>
        <w:numPr>
          <w:ilvl w:val="0"/>
          <w:numId w:val="1"/>
        </w:numPr>
        <w:rPr>
          <w:rFonts w:ascii="Times New Roman" w:hAnsi="Times New Roman" w:cs="Times New Roman"/>
        </w:rPr>
      </w:pPr>
      <w:r w:rsidRPr="003903B1">
        <w:rPr>
          <w:rFonts w:ascii="Times New Roman" w:hAnsi="Times New Roman" w:cs="Times New Roman"/>
        </w:rPr>
        <w:t xml:space="preserve">Joint Force Commanders </w:t>
      </w:r>
      <w:r w:rsidR="006B35B3">
        <w:rPr>
          <w:rFonts w:ascii="Times New Roman" w:hAnsi="Times New Roman" w:cs="Times New Roman"/>
        </w:rPr>
        <w:t>shall</w:t>
      </w:r>
      <w:r w:rsidR="006B35B3" w:rsidRPr="003903B1">
        <w:rPr>
          <w:rFonts w:ascii="Times New Roman" w:hAnsi="Times New Roman" w:cs="Times New Roman"/>
        </w:rPr>
        <w:t xml:space="preserve"> </w:t>
      </w:r>
      <w:r w:rsidRPr="003903B1">
        <w:rPr>
          <w:rFonts w:ascii="Times New Roman" w:hAnsi="Times New Roman" w:cs="Times New Roman"/>
        </w:rPr>
        <w:t>be able to receive radar imagery in real time.</w:t>
      </w:r>
    </w:p>
    <w:p w:rsidR="009E0E58" w:rsidRPr="003903B1" w:rsidRDefault="009E0E58" w:rsidP="009E0E58">
      <w:pPr>
        <w:pStyle w:val="ListParagraph"/>
        <w:numPr>
          <w:ilvl w:val="0"/>
          <w:numId w:val="1"/>
        </w:numPr>
        <w:rPr>
          <w:rFonts w:ascii="Times New Roman" w:hAnsi="Times New Roman" w:cs="Times New Roman"/>
        </w:rPr>
      </w:pPr>
      <w:r w:rsidRPr="003903B1">
        <w:rPr>
          <w:rFonts w:ascii="Times New Roman" w:hAnsi="Times New Roman" w:cs="Times New Roman"/>
        </w:rPr>
        <w:t>The MQ-45 shall direct stationary and moving targets with precision guided munitions.</w:t>
      </w:r>
    </w:p>
    <w:p w:rsidR="009E0E58" w:rsidRPr="003903B1" w:rsidRDefault="009E0E58" w:rsidP="009E0E58">
      <w:pPr>
        <w:pStyle w:val="ListParagraph"/>
        <w:numPr>
          <w:ilvl w:val="0"/>
          <w:numId w:val="1"/>
        </w:numPr>
        <w:rPr>
          <w:rFonts w:ascii="Times New Roman" w:hAnsi="Times New Roman" w:cs="Times New Roman"/>
        </w:rPr>
      </w:pPr>
      <w:r w:rsidRPr="003903B1">
        <w:rPr>
          <w:rFonts w:ascii="Times New Roman" w:hAnsi="Times New Roman" w:cs="Times New Roman"/>
        </w:rPr>
        <w:t>The MQ-45 shall neutralize an enemy radar within a 50 mile radius.</w:t>
      </w:r>
    </w:p>
    <w:p w:rsidR="009E0E58" w:rsidRPr="003903B1" w:rsidRDefault="009E0E58" w:rsidP="009E0E58">
      <w:pPr>
        <w:pStyle w:val="ListParagraph"/>
        <w:numPr>
          <w:ilvl w:val="0"/>
          <w:numId w:val="1"/>
        </w:numPr>
        <w:rPr>
          <w:rFonts w:ascii="Times New Roman" w:hAnsi="Times New Roman" w:cs="Times New Roman"/>
        </w:rPr>
      </w:pPr>
      <w:r w:rsidRPr="003903B1">
        <w:rPr>
          <w:rFonts w:ascii="Times New Roman" w:hAnsi="Times New Roman" w:cs="Times New Roman"/>
        </w:rPr>
        <w:t xml:space="preserve">The reliability of hit the MQ-45 precision guided </w:t>
      </w:r>
      <w:r w:rsidR="00FA06AE" w:rsidRPr="003903B1">
        <w:rPr>
          <w:rFonts w:ascii="Times New Roman" w:hAnsi="Times New Roman" w:cs="Times New Roman"/>
        </w:rPr>
        <w:t>munitions</w:t>
      </w:r>
      <w:r w:rsidRPr="003903B1">
        <w:rPr>
          <w:rFonts w:ascii="Times New Roman" w:hAnsi="Times New Roman" w:cs="Times New Roman"/>
        </w:rPr>
        <w:t xml:space="preserve"> shall be 0.99.</w:t>
      </w:r>
    </w:p>
    <w:p w:rsidR="009E0E58" w:rsidRPr="003903B1" w:rsidRDefault="009E0E58" w:rsidP="009E0E58">
      <w:pPr>
        <w:pStyle w:val="ListParagraph"/>
        <w:numPr>
          <w:ilvl w:val="0"/>
          <w:numId w:val="1"/>
        </w:numPr>
        <w:rPr>
          <w:rFonts w:ascii="Times New Roman" w:hAnsi="Times New Roman" w:cs="Times New Roman"/>
        </w:rPr>
      </w:pPr>
      <w:r w:rsidRPr="003903B1">
        <w:rPr>
          <w:rFonts w:ascii="Times New Roman" w:hAnsi="Times New Roman" w:cs="Times New Roman"/>
        </w:rPr>
        <w:t xml:space="preserve">The reliability of kill of the MQ-45 precision guided </w:t>
      </w:r>
      <w:r w:rsidR="00FA06AE" w:rsidRPr="003903B1">
        <w:rPr>
          <w:rFonts w:ascii="Times New Roman" w:hAnsi="Times New Roman" w:cs="Times New Roman"/>
        </w:rPr>
        <w:t>munitions</w:t>
      </w:r>
      <w:r w:rsidRPr="003903B1">
        <w:rPr>
          <w:rFonts w:ascii="Times New Roman" w:hAnsi="Times New Roman" w:cs="Times New Roman"/>
        </w:rPr>
        <w:t xml:space="preserve"> shall be 0.98.</w:t>
      </w:r>
    </w:p>
    <w:p w:rsidR="009E0E58" w:rsidRPr="003903B1" w:rsidRDefault="009E0E58" w:rsidP="009E0E58">
      <w:pPr>
        <w:pStyle w:val="ListParagraph"/>
        <w:numPr>
          <w:ilvl w:val="0"/>
          <w:numId w:val="1"/>
        </w:numPr>
        <w:rPr>
          <w:rFonts w:ascii="Times New Roman" w:hAnsi="Times New Roman" w:cs="Times New Roman"/>
        </w:rPr>
      </w:pPr>
      <w:r w:rsidRPr="003903B1">
        <w:rPr>
          <w:rFonts w:ascii="Times New Roman" w:hAnsi="Times New Roman" w:cs="Times New Roman"/>
        </w:rPr>
        <w:t>Video/Camera/SAR shall have a combined operational availability of 0.95.</w:t>
      </w:r>
    </w:p>
    <w:p w:rsidR="009E0E58" w:rsidRPr="003903B1" w:rsidRDefault="009E0E58" w:rsidP="009E0E58">
      <w:pPr>
        <w:pStyle w:val="ListParagraph"/>
        <w:numPr>
          <w:ilvl w:val="0"/>
          <w:numId w:val="1"/>
        </w:numPr>
        <w:rPr>
          <w:rFonts w:ascii="Times New Roman" w:hAnsi="Times New Roman" w:cs="Times New Roman"/>
        </w:rPr>
      </w:pPr>
      <w:r w:rsidRPr="003903B1">
        <w:rPr>
          <w:rFonts w:ascii="Times New Roman" w:hAnsi="Times New Roman" w:cs="Times New Roman"/>
        </w:rPr>
        <w:t>Optics must view target up to 110 km.</w:t>
      </w:r>
    </w:p>
    <w:p w:rsidR="009E0E58" w:rsidRPr="00DE6113" w:rsidRDefault="009E0E58" w:rsidP="009E0E58">
      <w:pPr>
        <w:pStyle w:val="ListParagraph"/>
        <w:numPr>
          <w:ilvl w:val="0"/>
          <w:numId w:val="1"/>
        </w:numPr>
        <w:rPr>
          <w:rFonts w:ascii="Times New Roman" w:hAnsi="Times New Roman" w:cs="Times New Roman"/>
        </w:rPr>
      </w:pPr>
      <w:commentRangeStart w:id="13"/>
      <w:r w:rsidRPr="00DE6113">
        <w:rPr>
          <w:rFonts w:ascii="Times New Roman" w:hAnsi="Times New Roman" w:cs="Times New Roman"/>
        </w:rPr>
        <w:t>The MQ-45 shall carry a payload up to 4700 lbs.</w:t>
      </w:r>
      <w:commentRangeEnd w:id="13"/>
      <w:r w:rsidR="009C017E">
        <w:rPr>
          <w:rStyle w:val="CommentReference"/>
        </w:rPr>
        <w:commentReference w:id="13"/>
      </w:r>
    </w:p>
    <w:p w:rsidR="009E0E58" w:rsidRPr="003903B1" w:rsidRDefault="009E0E58" w:rsidP="009E0E58">
      <w:pPr>
        <w:pStyle w:val="ListParagraph"/>
        <w:numPr>
          <w:ilvl w:val="0"/>
          <w:numId w:val="1"/>
        </w:numPr>
        <w:rPr>
          <w:rFonts w:ascii="Times New Roman" w:hAnsi="Times New Roman" w:cs="Times New Roman"/>
        </w:rPr>
      </w:pPr>
      <w:r w:rsidRPr="003903B1">
        <w:rPr>
          <w:rFonts w:ascii="Times New Roman" w:hAnsi="Times New Roman" w:cs="Times New Roman"/>
        </w:rPr>
        <w:t>MTBF shall be 250,000 hours at a 95% CL.</w:t>
      </w:r>
    </w:p>
    <w:p w:rsidR="009E0E58" w:rsidRPr="003903B1" w:rsidRDefault="009E0E58" w:rsidP="009E0E58">
      <w:pPr>
        <w:pStyle w:val="ListParagraph"/>
        <w:numPr>
          <w:ilvl w:val="0"/>
          <w:numId w:val="1"/>
        </w:numPr>
        <w:rPr>
          <w:rFonts w:ascii="Times New Roman" w:hAnsi="Times New Roman" w:cs="Times New Roman"/>
        </w:rPr>
      </w:pPr>
      <w:commentRangeStart w:id="14"/>
      <w:r w:rsidRPr="003903B1">
        <w:rPr>
          <w:rFonts w:ascii="Times New Roman" w:hAnsi="Times New Roman" w:cs="Times New Roman"/>
        </w:rPr>
        <w:t>The MQ-45 shall carry up to 1000 lbs of aircraft engine fuel.</w:t>
      </w:r>
      <w:r w:rsidR="00941CDF" w:rsidRPr="003903B1">
        <w:rPr>
          <w:rFonts w:ascii="Times New Roman" w:hAnsi="Times New Roman" w:cs="Times New Roman"/>
        </w:rPr>
        <w:t xml:space="preserve"> </w:t>
      </w:r>
      <w:commentRangeEnd w:id="14"/>
      <w:r w:rsidR="009C017E">
        <w:rPr>
          <w:rStyle w:val="CommentReference"/>
        </w:rPr>
        <w:commentReference w:id="14"/>
      </w:r>
    </w:p>
    <w:p w:rsidR="009E0E58" w:rsidRPr="003903B1" w:rsidRDefault="009E0E58" w:rsidP="009E0E58">
      <w:pPr>
        <w:pStyle w:val="ListParagraph"/>
        <w:numPr>
          <w:ilvl w:val="0"/>
          <w:numId w:val="1"/>
        </w:numPr>
        <w:rPr>
          <w:rFonts w:ascii="Times New Roman" w:hAnsi="Times New Roman" w:cs="Times New Roman"/>
        </w:rPr>
      </w:pPr>
      <w:r w:rsidRPr="003903B1">
        <w:rPr>
          <w:rFonts w:ascii="Times New Roman" w:hAnsi="Times New Roman" w:cs="Times New Roman"/>
        </w:rPr>
        <w:t>The MQ-45 software maintenance shall be capable of software uploads while in flight.</w:t>
      </w:r>
    </w:p>
    <w:p w:rsidR="009E0E58" w:rsidRPr="003903B1" w:rsidRDefault="009E0E58" w:rsidP="009E0E58">
      <w:pPr>
        <w:pStyle w:val="ListParagraph"/>
        <w:numPr>
          <w:ilvl w:val="0"/>
          <w:numId w:val="1"/>
        </w:numPr>
        <w:rPr>
          <w:rFonts w:ascii="Times New Roman" w:hAnsi="Times New Roman" w:cs="Times New Roman"/>
        </w:rPr>
      </w:pPr>
      <w:r w:rsidRPr="003903B1">
        <w:rPr>
          <w:rFonts w:ascii="Times New Roman" w:hAnsi="Times New Roman" w:cs="Times New Roman"/>
        </w:rPr>
        <w:t>The MQ-45 shall be operable in autonomous mode.</w:t>
      </w:r>
    </w:p>
    <w:p w:rsidR="009E0E58" w:rsidRPr="003903B1" w:rsidRDefault="009E0E58" w:rsidP="009E0E58">
      <w:pPr>
        <w:pStyle w:val="ListParagraph"/>
        <w:numPr>
          <w:ilvl w:val="0"/>
          <w:numId w:val="1"/>
        </w:numPr>
        <w:rPr>
          <w:rFonts w:ascii="Times New Roman" w:hAnsi="Times New Roman" w:cs="Times New Roman"/>
        </w:rPr>
      </w:pPr>
      <w:r w:rsidRPr="003903B1">
        <w:rPr>
          <w:rFonts w:ascii="Times New Roman" w:hAnsi="Times New Roman" w:cs="Times New Roman"/>
        </w:rPr>
        <w:t xml:space="preserve">Satellite connectivity </w:t>
      </w:r>
      <w:r w:rsidR="007B4E38">
        <w:rPr>
          <w:rFonts w:ascii="Times New Roman" w:hAnsi="Times New Roman" w:cs="Times New Roman"/>
        </w:rPr>
        <w:t>shall</w:t>
      </w:r>
      <w:r w:rsidR="007B4E38" w:rsidRPr="003903B1">
        <w:rPr>
          <w:rFonts w:ascii="Times New Roman" w:hAnsi="Times New Roman" w:cs="Times New Roman"/>
        </w:rPr>
        <w:t xml:space="preserve"> </w:t>
      </w:r>
      <w:r w:rsidRPr="003903B1">
        <w:rPr>
          <w:rFonts w:ascii="Times New Roman" w:hAnsi="Times New Roman" w:cs="Times New Roman"/>
        </w:rPr>
        <w:t>be UHF and SHF.</w:t>
      </w:r>
    </w:p>
    <w:p w:rsidR="009E0E58" w:rsidRPr="003903B1" w:rsidRDefault="009E0E58" w:rsidP="009E0E58">
      <w:pPr>
        <w:pStyle w:val="ListParagraph"/>
        <w:numPr>
          <w:ilvl w:val="0"/>
          <w:numId w:val="1"/>
        </w:numPr>
        <w:rPr>
          <w:rFonts w:ascii="Times New Roman" w:hAnsi="Times New Roman" w:cs="Times New Roman"/>
        </w:rPr>
      </w:pPr>
      <w:r w:rsidRPr="003903B1">
        <w:rPr>
          <w:rFonts w:ascii="Times New Roman" w:hAnsi="Times New Roman" w:cs="Times New Roman"/>
        </w:rPr>
        <w:t xml:space="preserve">Flight avionics </w:t>
      </w:r>
      <w:r w:rsidR="007B4E38">
        <w:rPr>
          <w:rFonts w:ascii="Times New Roman" w:hAnsi="Times New Roman" w:cs="Times New Roman"/>
        </w:rPr>
        <w:t>shall</w:t>
      </w:r>
      <w:r w:rsidR="007B4E38" w:rsidRPr="003903B1">
        <w:rPr>
          <w:rFonts w:ascii="Times New Roman" w:hAnsi="Times New Roman" w:cs="Times New Roman"/>
        </w:rPr>
        <w:t xml:space="preserve"> </w:t>
      </w:r>
      <w:r w:rsidRPr="003903B1">
        <w:rPr>
          <w:rFonts w:ascii="Times New Roman" w:hAnsi="Times New Roman" w:cs="Times New Roman"/>
        </w:rPr>
        <w:t>be redundant.</w:t>
      </w:r>
    </w:p>
    <w:p w:rsidR="009E0E58" w:rsidRDefault="009E0E58" w:rsidP="009E0E58">
      <w:pPr>
        <w:rPr>
          <w:rFonts w:ascii="Times New Roman" w:hAnsi="Times New Roman" w:cs="Times New Roman"/>
        </w:rPr>
      </w:pPr>
    </w:p>
    <w:p w:rsidR="009F0791" w:rsidRPr="00C2744B" w:rsidRDefault="009E0E58" w:rsidP="00C2744B">
      <w:pPr>
        <w:rPr>
          <w:rFonts w:ascii="Times New Roman" w:hAnsi="Times New Roman" w:cs="Times New Roman"/>
          <w:b/>
        </w:rPr>
      </w:pPr>
      <w:r w:rsidRPr="00C2744B">
        <w:rPr>
          <w:rFonts w:ascii="Times New Roman" w:hAnsi="Times New Roman" w:cs="Times New Roman"/>
        </w:rPr>
        <w:t xml:space="preserve">These requirements </w:t>
      </w:r>
      <w:r w:rsidR="006B35B3">
        <w:rPr>
          <w:rFonts w:ascii="Times New Roman" w:hAnsi="Times New Roman" w:cs="Times New Roman"/>
        </w:rPr>
        <w:t>shall serve</w:t>
      </w:r>
      <w:r w:rsidRPr="00C2744B">
        <w:rPr>
          <w:rFonts w:ascii="Times New Roman" w:hAnsi="Times New Roman" w:cs="Times New Roman"/>
        </w:rPr>
        <w:t xml:space="preserve"> as </w:t>
      </w:r>
      <w:r w:rsidR="00947EE5">
        <w:rPr>
          <w:rFonts w:ascii="Times New Roman" w:hAnsi="Times New Roman" w:cs="Times New Roman"/>
        </w:rPr>
        <w:t>the</w:t>
      </w:r>
      <w:r w:rsidR="00947EE5" w:rsidRPr="00C2744B">
        <w:rPr>
          <w:rFonts w:ascii="Times New Roman" w:hAnsi="Times New Roman" w:cs="Times New Roman"/>
        </w:rPr>
        <w:t xml:space="preserve"> </w:t>
      </w:r>
      <w:r w:rsidRPr="00C2744B">
        <w:rPr>
          <w:rFonts w:ascii="Times New Roman" w:hAnsi="Times New Roman" w:cs="Times New Roman"/>
        </w:rPr>
        <w:t>basis for determining the operational effectiveness and suitability of the vehicle in order to declare success for the test phase</w:t>
      </w:r>
      <w:r w:rsidR="009C0028">
        <w:rPr>
          <w:rFonts w:ascii="Times New Roman" w:hAnsi="Times New Roman" w:cs="Times New Roman"/>
        </w:rPr>
        <w:t>.</w:t>
      </w:r>
    </w:p>
    <w:p w:rsidR="00DF33AC" w:rsidRPr="00B738A8" w:rsidRDefault="00646FAA" w:rsidP="009F0791">
      <w:pPr>
        <w:pStyle w:val="Heading1"/>
        <w:rPr>
          <w:rFonts w:ascii="Times New Roman" w:hAnsi="Times New Roman" w:cs="Times New Roman"/>
          <w:b/>
        </w:rPr>
      </w:pPr>
      <w:bookmarkStart w:id="15" w:name="_Toc239096250"/>
      <w:r w:rsidRPr="00B738A8">
        <w:rPr>
          <w:rFonts w:ascii="Times New Roman" w:hAnsi="Times New Roman" w:cs="Times New Roman"/>
          <w:b/>
        </w:rPr>
        <w:t>3</w:t>
      </w:r>
      <w:r w:rsidRPr="00B738A8">
        <w:rPr>
          <w:rFonts w:ascii="Times New Roman" w:hAnsi="Times New Roman" w:cs="Times New Roman"/>
          <w:b/>
        </w:rPr>
        <w:tab/>
      </w:r>
      <w:r w:rsidR="00DF33AC" w:rsidRPr="00B738A8">
        <w:rPr>
          <w:rFonts w:ascii="Times New Roman" w:hAnsi="Times New Roman" w:cs="Times New Roman"/>
          <w:b/>
        </w:rPr>
        <w:t>SCOPE AND EVALUATION</w:t>
      </w:r>
      <w:bookmarkEnd w:id="15"/>
    </w:p>
    <w:p w:rsidR="00DF33AC" w:rsidRPr="00B738A8" w:rsidRDefault="00DF33AC">
      <w:pPr>
        <w:rPr>
          <w:rFonts w:ascii="Times New Roman" w:hAnsi="Times New Roman" w:cs="Times New Roman"/>
        </w:rPr>
      </w:pPr>
    </w:p>
    <w:p w:rsidR="00DF33AC" w:rsidRPr="00B738A8" w:rsidRDefault="001D76EB" w:rsidP="001D76EB">
      <w:pPr>
        <w:pStyle w:val="Heading2"/>
        <w:rPr>
          <w:rFonts w:ascii="Times New Roman" w:hAnsi="Times New Roman" w:cs="Times New Roman"/>
        </w:rPr>
      </w:pPr>
      <w:bookmarkStart w:id="16" w:name="_Toc239096251"/>
      <w:r w:rsidRPr="00B738A8">
        <w:rPr>
          <w:rFonts w:ascii="Times New Roman" w:hAnsi="Times New Roman" w:cs="Times New Roman"/>
        </w:rPr>
        <w:t>CRITICAL TECHNICAL PARAMETERS</w:t>
      </w:r>
      <w:bookmarkEnd w:id="16"/>
    </w:p>
    <w:p w:rsidR="007A3B54" w:rsidRPr="002802D4" w:rsidRDefault="007A3B54" w:rsidP="007A3B54">
      <w:pPr>
        <w:rPr>
          <w:rFonts w:ascii="Times New Roman" w:hAnsi="Times New Roman" w:cs="Times New Roman"/>
        </w:rPr>
      </w:pPr>
      <w:r w:rsidRPr="002802D4">
        <w:rPr>
          <w:rFonts w:ascii="Times New Roman" w:hAnsi="Times New Roman" w:cs="Times New Roman"/>
          <w:b/>
        </w:rPr>
        <w:t>Developed thrust</w:t>
      </w:r>
      <w:r w:rsidRPr="002802D4">
        <w:rPr>
          <w:rFonts w:ascii="Times New Roman" w:hAnsi="Times New Roman" w:cs="Times New Roman"/>
        </w:rPr>
        <w:t>: the engine must be capable of developing and sustaining 4</w:t>
      </w:r>
      <w:r>
        <w:rPr>
          <w:rFonts w:ascii="Times New Roman" w:hAnsi="Times New Roman" w:cs="Times New Roman"/>
        </w:rPr>
        <w:t>48 foot-</w:t>
      </w:r>
      <w:r w:rsidRPr="002802D4">
        <w:rPr>
          <w:rFonts w:ascii="Times New Roman" w:hAnsi="Times New Roman" w:cs="Times New Roman"/>
        </w:rPr>
        <w:t>pounds of thrust continuously for 45 minutes.</w:t>
      </w:r>
    </w:p>
    <w:p w:rsidR="007A3B54" w:rsidRPr="002802D4" w:rsidRDefault="007A3B54" w:rsidP="007A3B54">
      <w:pPr>
        <w:rPr>
          <w:rFonts w:ascii="Times New Roman" w:hAnsi="Times New Roman" w:cs="Times New Roman"/>
        </w:rPr>
      </w:pPr>
      <w:r w:rsidRPr="002802D4">
        <w:rPr>
          <w:rFonts w:ascii="Times New Roman" w:hAnsi="Times New Roman" w:cs="Times New Roman"/>
          <w:b/>
        </w:rPr>
        <w:t>Vehicle weight</w:t>
      </w:r>
      <w:r w:rsidRPr="002802D4">
        <w:rPr>
          <w:rFonts w:ascii="Times New Roman" w:hAnsi="Times New Roman" w:cs="Times New Roman"/>
        </w:rPr>
        <w:t>: the UAV unladen gross vehicle weight must not exceed 225 kilograms.</w:t>
      </w:r>
    </w:p>
    <w:p w:rsidR="007A3B54" w:rsidRPr="002802D4" w:rsidRDefault="007A3B54" w:rsidP="007A3B54">
      <w:pPr>
        <w:rPr>
          <w:rFonts w:ascii="Times New Roman" w:hAnsi="Times New Roman" w:cs="Times New Roman"/>
        </w:rPr>
      </w:pPr>
      <w:r w:rsidRPr="002802D4">
        <w:rPr>
          <w:rFonts w:ascii="Times New Roman" w:hAnsi="Times New Roman" w:cs="Times New Roman"/>
          <w:b/>
        </w:rPr>
        <w:t>Production Cost</w:t>
      </w:r>
      <w:r w:rsidRPr="002802D4">
        <w:rPr>
          <w:rFonts w:ascii="Times New Roman" w:hAnsi="Times New Roman" w:cs="Times New Roman"/>
        </w:rPr>
        <w:t>: in full production, the UAV must not exceed 1.5 million dollars per unit.</w:t>
      </w:r>
    </w:p>
    <w:p w:rsidR="007A3B54" w:rsidRPr="002802D4" w:rsidRDefault="007A3B54" w:rsidP="007A3B54">
      <w:pPr>
        <w:rPr>
          <w:rFonts w:ascii="Times New Roman" w:hAnsi="Times New Roman" w:cs="Times New Roman"/>
        </w:rPr>
      </w:pPr>
      <w:r w:rsidRPr="002802D4">
        <w:rPr>
          <w:rFonts w:ascii="Times New Roman" w:hAnsi="Times New Roman" w:cs="Times New Roman"/>
          <w:b/>
        </w:rPr>
        <w:t>Fuel capacity</w:t>
      </w:r>
      <w:r w:rsidRPr="002802D4">
        <w:rPr>
          <w:rFonts w:ascii="Times New Roman" w:hAnsi="Times New Roman" w:cs="Times New Roman"/>
        </w:rPr>
        <w:t>: the UAV must have no less than 30 us gallons of wet fuel storage.</w:t>
      </w:r>
    </w:p>
    <w:p w:rsidR="007A3B54" w:rsidRPr="002802D4" w:rsidRDefault="007A3B54" w:rsidP="007A3B54">
      <w:pPr>
        <w:rPr>
          <w:rFonts w:ascii="Times New Roman" w:hAnsi="Times New Roman" w:cs="Times New Roman"/>
        </w:rPr>
      </w:pPr>
      <w:r w:rsidRPr="002802D4">
        <w:rPr>
          <w:rFonts w:ascii="Times New Roman" w:hAnsi="Times New Roman" w:cs="Times New Roman"/>
          <w:b/>
        </w:rPr>
        <w:t>Air speed</w:t>
      </w:r>
      <w:r w:rsidRPr="002802D4">
        <w:rPr>
          <w:rFonts w:ascii="Times New Roman" w:hAnsi="Times New Roman" w:cs="Times New Roman"/>
        </w:rPr>
        <w:t xml:space="preserve">: the UAV must be capable of maintaining a sustained air speed of </w:t>
      </w:r>
      <w:commentRangeStart w:id="17"/>
      <w:r w:rsidRPr="002802D4">
        <w:rPr>
          <w:rFonts w:ascii="Times New Roman" w:hAnsi="Times New Roman" w:cs="Times New Roman"/>
        </w:rPr>
        <w:t xml:space="preserve">102 nautical miles </w:t>
      </w:r>
      <w:commentRangeEnd w:id="17"/>
      <w:r w:rsidR="00943045">
        <w:rPr>
          <w:rStyle w:val="CommentReference"/>
        </w:rPr>
        <w:commentReference w:id="17"/>
      </w:r>
      <w:r w:rsidRPr="002802D4">
        <w:rPr>
          <w:rFonts w:ascii="Times New Roman" w:hAnsi="Times New Roman" w:cs="Times New Roman"/>
        </w:rPr>
        <w:t>per hour for no less than 45 minutes at 70% humidity, at 80s degree Fahrenheit, into neutral headwind.</w:t>
      </w:r>
    </w:p>
    <w:p w:rsidR="007A3B54" w:rsidRPr="002802D4" w:rsidRDefault="007A3B54" w:rsidP="007A3B54">
      <w:pPr>
        <w:rPr>
          <w:rFonts w:ascii="Times New Roman" w:hAnsi="Times New Roman" w:cs="Times New Roman"/>
        </w:rPr>
      </w:pPr>
      <w:r w:rsidRPr="002802D4">
        <w:rPr>
          <w:rFonts w:ascii="Times New Roman" w:hAnsi="Times New Roman" w:cs="Times New Roman"/>
          <w:b/>
        </w:rPr>
        <w:t>Flight time</w:t>
      </w:r>
      <w:r w:rsidRPr="002802D4">
        <w:rPr>
          <w:rFonts w:ascii="Times New Roman" w:hAnsi="Times New Roman" w:cs="Times New Roman"/>
        </w:rPr>
        <w:t xml:space="preserve">: </w:t>
      </w:r>
      <w:commentRangeStart w:id="18"/>
      <w:r w:rsidRPr="002802D4">
        <w:rPr>
          <w:rFonts w:ascii="Times New Roman" w:hAnsi="Times New Roman" w:cs="Times New Roman"/>
        </w:rPr>
        <w:t xml:space="preserve">the UAV must be capable of exceeding 4 hours </w:t>
      </w:r>
      <w:del w:id="19" w:author="Razetto, Virna S CIV NUWC NWPT" w:date="2013-08-28T16:40:00Z">
        <w:r w:rsidRPr="002802D4" w:rsidDel="00DE6113">
          <w:rPr>
            <w:rFonts w:ascii="Times New Roman" w:hAnsi="Times New Roman" w:cs="Times New Roman"/>
          </w:rPr>
          <w:delText xml:space="preserve">or </w:delText>
        </w:r>
      </w:del>
      <w:ins w:id="20" w:author="Razetto, Virna S CIV NUWC NWPT" w:date="2013-08-28T16:40:00Z">
        <w:r w:rsidR="00DE6113">
          <w:rPr>
            <w:rFonts w:ascii="Times New Roman" w:hAnsi="Times New Roman" w:cs="Times New Roman"/>
          </w:rPr>
          <w:t xml:space="preserve">of </w:t>
        </w:r>
      </w:ins>
      <w:r w:rsidRPr="002802D4">
        <w:rPr>
          <w:rFonts w:ascii="Times New Roman" w:hAnsi="Times New Roman" w:cs="Times New Roman"/>
        </w:rPr>
        <w:t>continuous flight time at 80% thrust, at 70% humidity, at 80s degree Fahrenheit, into neutral headwind.</w:t>
      </w:r>
      <w:commentRangeEnd w:id="18"/>
      <w:r w:rsidR="00DE6113">
        <w:rPr>
          <w:rStyle w:val="CommentReference"/>
        </w:rPr>
        <w:commentReference w:id="18"/>
      </w:r>
    </w:p>
    <w:p w:rsidR="007A3B54" w:rsidRPr="002802D4" w:rsidRDefault="007A3B54" w:rsidP="007A3B54">
      <w:pPr>
        <w:rPr>
          <w:rFonts w:ascii="Times New Roman" w:hAnsi="Times New Roman" w:cs="Times New Roman"/>
        </w:rPr>
      </w:pPr>
      <w:r w:rsidRPr="002802D4">
        <w:rPr>
          <w:rFonts w:ascii="Times New Roman" w:hAnsi="Times New Roman" w:cs="Times New Roman"/>
          <w:b/>
        </w:rPr>
        <w:t>Pack size</w:t>
      </w:r>
      <w:r w:rsidRPr="002802D4">
        <w:rPr>
          <w:rFonts w:ascii="Times New Roman" w:hAnsi="Times New Roman" w:cs="Times New Roman"/>
        </w:rPr>
        <w:t>: the UAV must disassemble and pack into a container no greater than 8 cubic meters.</w:t>
      </w:r>
    </w:p>
    <w:p w:rsidR="007A3B54" w:rsidRPr="002802D4" w:rsidRDefault="007A3B54" w:rsidP="007A3B54">
      <w:pPr>
        <w:rPr>
          <w:rFonts w:ascii="Times New Roman" w:hAnsi="Times New Roman" w:cs="Times New Roman"/>
        </w:rPr>
      </w:pPr>
      <w:commentRangeStart w:id="21"/>
      <w:r w:rsidRPr="002802D4">
        <w:rPr>
          <w:rFonts w:ascii="Times New Roman" w:hAnsi="Times New Roman" w:cs="Times New Roman"/>
          <w:b/>
        </w:rPr>
        <w:t>Duty cycle</w:t>
      </w:r>
      <w:r w:rsidRPr="002802D4">
        <w:rPr>
          <w:rFonts w:ascii="Times New Roman" w:hAnsi="Times New Roman" w:cs="Times New Roman"/>
        </w:rPr>
        <w:t xml:space="preserve">: the UAV must be capable of running 5 continuous back-to-back missions between planned maintenance.  </w:t>
      </w:r>
      <w:commentRangeEnd w:id="21"/>
      <w:r w:rsidR="009C017E">
        <w:rPr>
          <w:rStyle w:val="CommentReference"/>
        </w:rPr>
        <w:commentReference w:id="21"/>
      </w:r>
    </w:p>
    <w:p w:rsidR="007A3B54" w:rsidRPr="002802D4" w:rsidRDefault="007A3B54" w:rsidP="007A3B54">
      <w:pPr>
        <w:rPr>
          <w:rFonts w:ascii="Times New Roman" w:hAnsi="Times New Roman" w:cs="Times New Roman"/>
        </w:rPr>
      </w:pPr>
      <w:r w:rsidRPr="002802D4">
        <w:rPr>
          <w:rFonts w:ascii="Times New Roman" w:hAnsi="Times New Roman" w:cs="Times New Roman"/>
          <w:b/>
        </w:rPr>
        <w:t>Transmission rate</w:t>
      </w:r>
      <w:r w:rsidRPr="002802D4">
        <w:rPr>
          <w:rFonts w:ascii="Times New Roman" w:hAnsi="Times New Roman" w:cs="Times New Roman"/>
        </w:rPr>
        <w:t>: the UAV must be capable of transmitting a continuous feed of 750 kbps to a designated ground station within 50 kilometers.</w:t>
      </w:r>
    </w:p>
    <w:p w:rsidR="001D76EB" w:rsidRPr="00B738A8" w:rsidRDefault="007A3B54" w:rsidP="007A3B54">
      <w:pPr>
        <w:rPr>
          <w:rFonts w:ascii="Times New Roman" w:hAnsi="Times New Roman" w:cs="Times New Roman"/>
        </w:rPr>
      </w:pPr>
      <w:commentRangeStart w:id="22"/>
      <w:r w:rsidRPr="002802D4">
        <w:rPr>
          <w:rFonts w:ascii="Times New Roman" w:hAnsi="Times New Roman" w:cs="Times New Roman"/>
          <w:b/>
        </w:rPr>
        <w:t>Commercial availability of specified optics</w:t>
      </w:r>
      <w:r w:rsidRPr="002802D4">
        <w:rPr>
          <w:rFonts w:ascii="Times New Roman" w:hAnsi="Times New Roman" w:cs="Times New Roman"/>
        </w:rPr>
        <w:t>: we must be able to procure from the manufacturer no less than 120 of the specified optics prior to LRIP.  Given the historical performance of these optics we will want 150 units from which to select the 120 to support LRIP.</w:t>
      </w:r>
      <w:commentRangeEnd w:id="22"/>
      <w:r w:rsidR="00DE6113">
        <w:rPr>
          <w:rStyle w:val="CommentReference"/>
        </w:rPr>
        <w:commentReference w:id="22"/>
      </w:r>
    </w:p>
    <w:p w:rsidR="001D76EB" w:rsidRPr="00B738A8" w:rsidRDefault="001D76EB">
      <w:pPr>
        <w:rPr>
          <w:rFonts w:ascii="Times New Roman" w:hAnsi="Times New Roman" w:cs="Times New Roman"/>
        </w:rPr>
      </w:pPr>
    </w:p>
    <w:p w:rsidR="001D76EB" w:rsidRPr="00472E83" w:rsidRDefault="001D76EB" w:rsidP="001D76EB">
      <w:pPr>
        <w:pStyle w:val="Heading2"/>
        <w:rPr>
          <w:rFonts w:ascii="Times New Roman" w:hAnsi="Times New Roman" w:cs="Times New Roman"/>
          <w:b/>
        </w:rPr>
      </w:pPr>
      <w:bookmarkStart w:id="23" w:name="_Toc239096252"/>
      <w:r w:rsidRPr="00472E83">
        <w:rPr>
          <w:rFonts w:ascii="Times New Roman" w:hAnsi="Times New Roman" w:cs="Times New Roman"/>
          <w:b/>
        </w:rPr>
        <w:lastRenderedPageBreak/>
        <w:t>GENERAL FUNCTION AND CAPABILITY DENDRITICS</w:t>
      </w:r>
      <w:bookmarkEnd w:id="23"/>
    </w:p>
    <w:p w:rsidR="00E86FEC" w:rsidRDefault="005111B2" w:rsidP="00E86FEC">
      <w:pPr>
        <w:rPr>
          <w:rFonts w:ascii="Times New Roman" w:hAnsi="Times New Roman" w:cs="Times New Roman"/>
        </w:rPr>
      </w:pPr>
      <w:r>
        <w:rPr>
          <w:rFonts w:ascii="Times New Roman" w:hAnsi="Times New Roman" w:cs="Times New Roman"/>
        </w:rPr>
        <w:t>E</w:t>
      </w:r>
      <w:r w:rsidR="00F11BC7">
        <w:rPr>
          <w:rFonts w:ascii="Times New Roman" w:hAnsi="Times New Roman" w:cs="Times New Roman"/>
        </w:rPr>
        <w:t>ffectiveness</w:t>
      </w:r>
      <w:r>
        <w:rPr>
          <w:rFonts w:ascii="Times New Roman" w:hAnsi="Times New Roman" w:cs="Times New Roman"/>
        </w:rPr>
        <w:t xml:space="preserve"> capabilities of the MQ-45</w:t>
      </w:r>
      <w:r w:rsidR="00F11BC7">
        <w:rPr>
          <w:rFonts w:ascii="Times New Roman" w:hAnsi="Times New Roman" w:cs="Times New Roman"/>
        </w:rPr>
        <w:t xml:space="preserve"> </w:t>
      </w:r>
      <w:r>
        <w:rPr>
          <w:rFonts w:ascii="Times New Roman" w:hAnsi="Times New Roman" w:cs="Times New Roman"/>
        </w:rPr>
        <w:t>are branched out into the following functional areas</w:t>
      </w:r>
      <w:r w:rsidR="00F11BC7">
        <w:rPr>
          <w:rFonts w:ascii="Times New Roman" w:hAnsi="Times New Roman" w:cs="Times New Roman"/>
        </w:rPr>
        <w:t xml:space="preserve">: Autonomy; Communications; </w:t>
      </w:r>
      <w:r>
        <w:rPr>
          <w:rFonts w:ascii="Times New Roman" w:hAnsi="Times New Roman" w:cs="Times New Roman"/>
        </w:rPr>
        <w:t xml:space="preserve">Compatibility; </w:t>
      </w:r>
      <w:r w:rsidR="00F11BC7">
        <w:rPr>
          <w:rFonts w:ascii="Times New Roman" w:hAnsi="Times New Roman" w:cs="Times New Roman"/>
        </w:rPr>
        <w:t xml:space="preserve">Data Collection; Interoperability; Lethality; </w:t>
      </w:r>
      <w:r>
        <w:rPr>
          <w:rFonts w:ascii="Times New Roman" w:hAnsi="Times New Roman" w:cs="Times New Roman"/>
        </w:rPr>
        <w:t xml:space="preserve">Resupply; </w:t>
      </w:r>
      <w:r w:rsidR="008B199A">
        <w:rPr>
          <w:rFonts w:ascii="Times New Roman" w:hAnsi="Times New Roman" w:cs="Times New Roman"/>
        </w:rPr>
        <w:t>Sensing</w:t>
      </w:r>
      <w:r>
        <w:rPr>
          <w:rFonts w:ascii="Times New Roman" w:hAnsi="Times New Roman" w:cs="Times New Roman"/>
        </w:rPr>
        <w:t>;</w:t>
      </w:r>
      <w:r w:rsidR="008B199A">
        <w:rPr>
          <w:rFonts w:ascii="Times New Roman" w:hAnsi="Times New Roman" w:cs="Times New Roman"/>
        </w:rPr>
        <w:t xml:space="preserve"> and Targeting</w:t>
      </w:r>
      <w:r>
        <w:rPr>
          <w:rFonts w:ascii="Times New Roman" w:hAnsi="Times New Roman" w:cs="Times New Roman"/>
        </w:rPr>
        <w:t xml:space="preserve"> and Transportability.  Figure 1 illustrates the MQ-45 functions with limited capabilities and Figure 2 depicts the Communications capability in detail. </w:t>
      </w:r>
    </w:p>
    <w:p w:rsidR="00E86FEC" w:rsidRDefault="00E86FEC" w:rsidP="00E86FEC">
      <w:pPr>
        <w:keepNext/>
        <w:ind w:firstLine="1800"/>
      </w:pPr>
      <w:r w:rsidRPr="00C2744B">
        <w:rPr>
          <w:noProof/>
        </w:rPr>
        <w:lastRenderedPageBreak/>
        <w:drawing>
          <wp:inline distT="0" distB="0" distL="0" distR="0">
            <wp:extent cx="3173543" cy="7570965"/>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79414" cy="7584971"/>
                    </a:xfrm>
                    <a:prstGeom prst="rect">
                      <a:avLst/>
                    </a:prstGeom>
                    <a:noFill/>
                    <a:ln>
                      <a:noFill/>
                    </a:ln>
                  </pic:spPr>
                </pic:pic>
              </a:graphicData>
            </a:graphic>
          </wp:inline>
        </w:drawing>
      </w:r>
    </w:p>
    <w:p w:rsidR="00E86FEC" w:rsidRPr="00D11CE9" w:rsidRDefault="00E86FEC" w:rsidP="00E86FEC">
      <w:pPr>
        <w:pStyle w:val="Caption"/>
        <w:jc w:val="center"/>
        <w:rPr>
          <w:rFonts w:ascii="Times New Roman" w:hAnsi="Times New Roman" w:cs="Times New Roman"/>
        </w:rPr>
      </w:pPr>
      <w:bookmarkStart w:id="24" w:name="_Toc364801017"/>
      <w:bookmarkStart w:id="25" w:name="_Toc365023341"/>
      <w:r w:rsidRPr="00D11CE9">
        <w:t xml:space="preserve">Figure </w:t>
      </w:r>
      <w:r w:rsidR="00833E73">
        <w:fldChar w:fldCharType="begin"/>
      </w:r>
      <w:r w:rsidR="00833E73">
        <w:instrText xml:space="preserve"> SEQ Figure \* ARABIC </w:instrText>
      </w:r>
      <w:r w:rsidR="00833E73">
        <w:fldChar w:fldCharType="separate"/>
      </w:r>
      <w:r w:rsidR="00752048">
        <w:rPr>
          <w:noProof/>
        </w:rPr>
        <w:t>1</w:t>
      </w:r>
      <w:r w:rsidR="00833E73">
        <w:rPr>
          <w:noProof/>
        </w:rPr>
        <w:fldChar w:fldCharType="end"/>
      </w:r>
      <w:r w:rsidRPr="00D11CE9">
        <w:t>. MQ-45 Master Capability Dendritic</w:t>
      </w:r>
      <w:bookmarkEnd w:id="24"/>
      <w:bookmarkEnd w:id="25"/>
    </w:p>
    <w:p w:rsidR="001D76EB" w:rsidRDefault="001D76EB">
      <w:pPr>
        <w:rPr>
          <w:rFonts w:ascii="Times New Roman" w:hAnsi="Times New Roman" w:cs="Times New Roman"/>
        </w:rPr>
      </w:pPr>
    </w:p>
    <w:p w:rsidR="00900F99" w:rsidRDefault="00833E73">
      <w:pPr>
        <w:rPr>
          <w:rFonts w:ascii="Times New Roman" w:hAnsi="Times New Roman" w:cs="Times New Roman"/>
        </w:rPr>
      </w:pPr>
      <w:r>
        <w:rPr>
          <w:noProof/>
        </w:rPr>
        <w:lastRenderedPageBreak/>
        <mc:AlternateContent>
          <mc:Choice Requires="wpg">
            <w:drawing>
              <wp:anchor distT="0" distB="0" distL="114300" distR="114300" simplePos="0" relativeHeight="251658240" behindDoc="0" locked="0" layoutInCell="1" allowOverlap="1">
                <wp:simplePos x="0" y="0"/>
                <wp:positionH relativeFrom="column">
                  <wp:posOffset>-923925</wp:posOffset>
                </wp:positionH>
                <wp:positionV relativeFrom="paragraph">
                  <wp:posOffset>-8928100</wp:posOffset>
                </wp:positionV>
                <wp:extent cx="5876925" cy="3048000"/>
                <wp:effectExtent l="3175" t="0" r="0" b="0"/>
                <wp:wrapNone/>
                <wp:docPr id="2" name="Canvas 1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76925" cy="3048000"/>
                          <a:chOff x="0" y="0"/>
                          <a:chExt cx="58769" cy="30480"/>
                        </a:xfrm>
                      </wpg:grpSpPr>
                      <wps:wsp>
                        <wps:cNvPr id="4" name="AutoShape 3"/>
                        <wps:cNvSpPr>
                          <a:spLocks noChangeAspect="1" noChangeArrowheads="1"/>
                        </wps:cNvSpPr>
                        <wps:spPr bwMode="auto">
                          <a:xfrm>
                            <a:off x="0" y="0"/>
                            <a:ext cx="58769" cy="3048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 name="Rectangle 5"/>
                        <wps:cNvSpPr>
                          <a:spLocks noChangeArrowheads="1"/>
                        </wps:cNvSpPr>
                        <wps:spPr bwMode="auto">
                          <a:xfrm>
                            <a:off x="15716" y="381"/>
                            <a:ext cx="3219" cy="17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A44DB" w:rsidRDefault="00EA44DB">
                              <w:r>
                                <w:rPr>
                                  <w:rFonts w:ascii="Times New Roman" w:hAnsi="Times New Roman" w:cs="Times New Roman"/>
                                  <w:color w:val="000000"/>
                                </w:rPr>
                                <w:t>MCS</w:t>
                              </w:r>
                            </w:p>
                          </w:txbxContent>
                        </wps:txbx>
                        <wps:bodyPr rot="0" vert="horz" wrap="none" lIns="0" tIns="0" rIns="0" bIns="0" anchor="t" anchorCtr="0" upright="1">
                          <a:spAutoFit/>
                        </wps:bodyPr>
                      </wps:wsp>
                      <wps:wsp>
                        <wps:cNvPr id="6" name="Rectangle 6"/>
                        <wps:cNvSpPr>
                          <a:spLocks noChangeArrowheads="1"/>
                        </wps:cNvSpPr>
                        <wps:spPr bwMode="auto">
                          <a:xfrm>
                            <a:off x="29337" y="2381"/>
                            <a:ext cx="4787" cy="17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A44DB" w:rsidRDefault="00EA44DB">
                              <w:r>
                                <w:rPr>
                                  <w:rFonts w:ascii="Times New Roman" w:hAnsi="Times New Roman" w:cs="Times New Roman"/>
                                  <w:color w:val="000000"/>
                                </w:rPr>
                                <w:t>Link 11</w:t>
                              </w:r>
                            </w:p>
                          </w:txbxContent>
                        </wps:txbx>
                        <wps:bodyPr rot="0" vert="horz" wrap="none" lIns="0" tIns="0" rIns="0" bIns="0" anchor="t" anchorCtr="0" upright="1">
                          <a:spAutoFit/>
                        </wps:bodyPr>
                      </wps:wsp>
                      <wps:wsp>
                        <wps:cNvPr id="7" name="Rectangle 7"/>
                        <wps:cNvSpPr>
                          <a:spLocks noChangeArrowheads="1"/>
                        </wps:cNvSpPr>
                        <wps:spPr bwMode="auto">
                          <a:xfrm>
                            <a:off x="40100" y="6381"/>
                            <a:ext cx="5080" cy="17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A44DB" w:rsidRDefault="00EA44DB">
                              <w:r>
                                <w:rPr>
                                  <w:rFonts w:ascii="Times New Roman" w:hAnsi="Times New Roman" w:cs="Times New Roman"/>
                                  <w:color w:val="000000"/>
                                </w:rPr>
                                <w:t>Imagery</w:t>
                              </w:r>
                            </w:p>
                          </w:txbxContent>
                        </wps:txbx>
                        <wps:bodyPr rot="0" vert="horz" wrap="none" lIns="0" tIns="0" rIns="0" bIns="0" anchor="t" anchorCtr="0" upright="1">
                          <a:spAutoFit/>
                        </wps:bodyPr>
                      </wps:wsp>
                      <wps:wsp>
                        <wps:cNvPr id="8" name="Rectangle 8"/>
                        <wps:cNvSpPr>
                          <a:spLocks noChangeArrowheads="1"/>
                        </wps:cNvSpPr>
                        <wps:spPr bwMode="auto">
                          <a:xfrm>
                            <a:off x="52768" y="8382"/>
                            <a:ext cx="4451" cy="17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A44DB" w:rsidRDefault="00EA44DB">
                              <w:r>
                                <w:rPr>
                                  <w:rFonts w:ascii="Times New Roman" w:hAnsi="Times New Roman" w:cs="Times New Roman"/>
                                  <w:color w:val="000000"/>
                                </w:rPr>
                                <w:t>2.4kb/s</w:t>
                              </w:r>
                            </w:p>
                          </w:txbxContent>
                        </wps:txbx>
                        <wps:bodyPr rot="0" vert="horz" wrap="none" lIns="0" tIns="0" rIns="0" bIns="0" anchor="t" anchorCtr="0" upright="1">
                          <a:spAutoFit/>
                        </wps:bodyPr>
                      </wps:wsp>
                      <wps:wsp>
                        <wps:cNvPr id="9" name="Rectangle 9"/>
                        <wps:cNvSpPr>
                          <a:spLocks noChangeArrowheads="1"/>
                        </wps:cNvSpPr>
                        <wps:spPr bwMode="auto">
                          <a:xfrm>
                            <a:off x="381" y="10287"/>
                            <a:ext cx="11093" cy="17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A44DB" w:rsidRDefault="00EA44DB">
                              <w:r>
                                <w:rPr>
                                  <w:rFonts w:ascii="Times New Roman" w:hAnsi="Times New Roman" w:cs="Times New Roman"/>
                                  <w:b/>
                                  <w:bCs/>
                                  <w:color w:val="000000"/>
                                </w:rPr>
                                <w:t>Communications</w:t>
                              </w:r>
                            </w:p>
                          </w:txbxContent>
                        </wps:txbx>
                        <wps:bodyPr rot="0" vert="horz" wrap="none" lIns="0" tIns="0" rIns="0" bIns="0" anchor="t" anchorCtr="0" upright="1">
                          <a:spAutoFit/>
                        </wps:bodyPr>
                      </wps:wsp>
                      <wps:wsp>
                        <wps:cNvPr id="10" name="Rectangle 10"/>
                        <wps:cNvSpPr>
                          <a:spLocks noChangeArrowheads="1"/>
                        </wps:cNvSpPr>
                        <wps:spPr bwMode="auto">
                          <a:xfrm>
                            <a:off x="15716" y="10382"/>
                            <a:ext cx="12020" cy="17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A44DB" w:rsidRDefault="00EA44DB">
                              <w:r>
                                <w:rPr>
                                  <w:rFonts w:ascii="Times New Roman" w:hAnsi="Times New Roman" w:cs="Times New Roman"/>
                                  <w:color w:val="000000"/>
                                </w:rPr>
                                <w:t>Tactical Data Links</w:t>
                              </w:r>
                            </w:p>
                          </w:txbxContent>
                        </wps:txbx>
                        <wps:bodyPr rot="0" vert="horz" wrap="none" lIns="0" tIns="0" rIns="0" bIns="0" anchor="t" anchorCtr="0" upright="1">
                          <a:spAutoFit/>
                        </wps:bodyPr>
                      </wps:wsp>
                      <wps:wsp>
                        <wps:cNvPr id="11" name="Rectangle 11"/>
                        <wps:cNvSpPr>
                          <a:spLocks noChangeArrowheads="1"/>
                        </wps:cNvSpPr>
                        <wps:spPr bwMode="auto">
                          <a:xfrm>
                            <a:off x="29337" y="10382"/>
                            <a:ext cx="4787" cy="17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A44DB" w:rsidRDefault="00EA44DB">
                              <w:r>
                                <w:rPr>
                                  <w:rFonts w:ascii="Times New Roman" w:hAnsi="Times New Roman" w:cs="Times New Roman"/>
                                  <w:color w:val="000000"/>
                                </w:rPr>
                                <w:t>Link 16</w:t>
                              </w:r>
                            </w:p>
                          </w:txbxContent>
                        </wps:txbx>
                        <wps:bodyPr rot="0" vert="horz" wrap="none" lIns="0" tIns="0" rIns="0" bIns="0" anchor="t" anchorCtr="0" upright="1">
                          <a:spAutoFit/>
                        </wps:bodyPr>
                      </wps:wsp>
                      <wps:wsp>
                        <wps:cNvPr id="12" name="Rectangle 12"/>
                        <wps:cNvSpPr>
                          <a:spLocks noChangeArrowheads="1"/>
                        </wps:cNvSpPr>
                        <wps:spPr bwMode="auto">
                          <a:xfrm>
                            <a:off x="40100" y="10382"/>
                            <a:ext cx="8255" cy="17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A44DB" w:rsidRDefault="00EA44DB">
                              <w:r>
                                <w:rPr>
                                  <w:rFonts w:ascii="Times New Roman" w:hAnsi="Times New Roman" w:cs="Times New Roman"/>
                                  <w:color w:val="000000"/>
                                </w:rPr>
                                <w:t>Digital Voice</w:t>
                              </w:r>
                            </w:p>
                          </w:txbxContent>
                        </wps:txbx>
                        <wps:bodyPr rot="0" vert="horz" wrap="none" lIns="0" tIns="0" rIns="0" bIns="0" anchor="t" anchorCtr="0" upright="1">
                          <a:spAutoFit/>
                        </wps:bodyPr>
                      </wps:wsp>
                      <wps:wsp>
                        <wps:cNvPr id="13" name="Rectangle 13"/>
                        <wps:cNvSpPr>
                          <a:spLocks noChangeArrowheads="1"/>
                        </wps:cNvSpPr>
                        <wps:spPr bwMode="auto">
                          <a:xfrm>
                            <a:off x="52768" y="12382"/>
                            <a:ext cx="4070" cy="17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A44DB" w:rsidRDefault="00EA44DB">
                              <w:r>
                                <w:rPr>
                                  <w:rFonts w:ascii="Times New Roman" w:hAnsi="Times New Roman" w:cs="Times New Roman"/>
                                  <w:color w:val="000000"/>
                                </w:rPr>
                                <w:t>16kb/s</w:t>
                              </w:r>
                            </w:p>
                          </w:txbxContent>
                        </wps:txbx>
                        <wps:bodyPr rot="0" vert="horz" wrap="none" lIns="0" tIns="0" rIns="0" bIns="0" anchor="t" anchorCtr="0" upright="1">
                          <a:spAutoFit/>
                        </wps:bodyPr>
                      </wps:wsp>
                      <wps:wsp>
                        <wps:cNvPr id="15" name="Rectangle 14"/>
                        <wps:cNvSpPr>
                          <a:spLocks noChangeArrowheads="1"/>
                        </wps:cNvSpPr>
                        <wps:spPr bwMode="auto">
                          <a:xfrm>
                            <a:off x="40100" y="14382"/>
                            <a:ext cx="7918" cy="17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A44DB" w:rsidRDefault="00EA44DB">
                              <w:r>
                                <w:rPr>
                                  <w:rFonts w:ascii="Times New Roman" w:hAnsi="Times New Roman" w:cs="Times New Roman"/>
                                  <w:color w:val="000000"/>
                                </w:rPr>
                                <w:t>Secure Texts</w:t>
                              </w:r>
                            </w:p>
                          </w:txbxContent>
                        </wps:txbx>
                        <wps:bodyPr rot="0" vert="horz" wrap="none" lIns="0" tIns="0" rIns="0" bIns="0" anchor="t" anchorCtr="0" upright="1">
                          <a:spAutoFit/>
                        </wps:bodyPr>
                      </wps:wsp>
                      <wps:wsp>
                        <wps:cNvPr id="16" name="Rectangle 15"/>
                        <wps:cNvSpPr>
                          <a:spLocks noChangeArrowheads="1"/>
                        </wps:cNvSpPr>
                        <wps:spPr bwMode="auto">
                          <a:xfrm>
                            <a:off x="30003" y="18383"/>
                            <a:ext cx="3728" cy="17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A44DB" w:rsidRDefault="00EA44DB">
                              <w:r>
                                <w:rPr>
                                  <w:rFonts w:ascii="Times New Roman" w:hAnsi="Times New Roman" w:cs="Times New Roman"/>
                                  <w:color w:val="000000"/>
                                </w:rPr>
                                <w:t>TC/IP</w:t>
                              </w:r>
                            </w:p>
                          </w:txbxContent>
                        </wps:txbx>
                        <wps:bodyPr rot="0" vert="horz" wrap="none" lIns="0" tIns="0" rIns="0" bIns="0" anchor="t" anchorCtr="0" upright="1">
                          <a:spAutoFit/>
                        </wps:bodyPr>
                      </wps:wsp>
                      <wps:wsp>
                        <wps:cNvPr id="17" name="Rectangle 16"/>
                        <wps:cNvSpPr>
                          <a:spLocks noChangeArrowheads="1"/>
                        </wps:cNvSpPr>
                        <wps:spPr bwMode="auto">
                          <a:xfrm>
                            <a:off x="15716" y="20383"/>
                            <a:ext cx="6356" cy="17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A44DB" w:rsidRDefault="00EA44DB">
                              <w:r>
                                <w:rPr>
                                  <w:rFonts w:ascii="Times New Roman" w:hAnsi="Times New Roman" w:cs="Times New Roman"/>
                                  <w:color w:val="000000"/>
                                </w:rPr>
                                <w:t>SATCOM</w:t>
                              </w:r>
                            </w:p>
                          </w:txbxContent>
                        </wps:txbx>
                        <wps:bodyPr rot="0" vert="horz" wrap="none" lIns="0" tIns="0" rIns="0" bIns="0" anchor="t" anchorCtr="0" upright="1">
                          <a:spAutoFit/>
                        </wps:bodyPr>
                      </wps:wsp>
                      <wps:wsp>
                        <wps:cNvPr id="18" name="Rectangle 17"/>
                        <wps:cNvSpPr>
                          <a:spLocks noChangeArrowheads="1"/>
                        </wps:cNvSpPr>
                        <wps:spPr bwMode="auto">
                          <a:xfrm>
                            <a:off x="40100" y="22383"/>
                            <a:ext cx="1778" cy="17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A44DB" w:rsidRDefault="00EA44DB">
                              <w:r>
                                <w:rPr>
                                  <w:rFonts w:ascii="Times New Roman" w:hAnsi="Times New Roman" w:cs="Times New Roman"/>
                                  <w:color w:val="000000"/>
                                </w:rPr>
                                <w:t>Ka</w:t>
                              </w:r>
                            </w:p>
                          </w:txbxContent>
                        </wps:txbx>
                        <wps:bodyPr rot="0" vert="horz" wrap="none" lIns="0" tIns="0" rIns="0" bIns="0" anchor="t" anchorCtr="0" upright="1">
                          <a:spAutoFit/>
                        </wps:bodyPr>
                      </wps:wsp>
                      <wps:wsp>
                        <wps:cNvPr id="19" name="Rectangle 18"/>
                        <wps:cNvSpPr>
                          <a:spLocks noChangeArrowheads="1"/>
                        </wps:cNvSpPr>
                        <wps:spPr bwMode="auto">
                          <a:xfrm>
                            <a:off x="27908" y="24384"/>
                            <a:ext cx="3054" cy="17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A44DB" w:rsidRDefault="00EA44DB">
                              <w:r>
                                <w:rPr>
                                  <w:rFonts w:ascii="Times New Roman" w:hAnsi="Times New Roman" w:cs="Times New Roman"/>
                                  <w:color w:val="000000"/>
                                </w:rPr>
                                <w:t>UHF</w:t>
                              </w:r>
                            </w:p>
                          </w:txbxContent>
                        </wps:txbx>
                        <wps:bodyPr rot="0" vert="horz" wrap="none" lIns="0" tIns="0" rIns="0" bIns="0" anchor="t" anchorCtr="0" upright="1">
                          <a:spAutoFit/>
                        </wps:bodyPr>
                      </wps:wsp>
                      <wps:wsp>
                        <wps:cNvPr id="20" name="Rectangle 19"/>
                        <wps:cNvSpPr>
                          <a:spLocks noChangeArrowheads="1"/>
                        </wps:cNvSpPr>
                        <wps:spPr bwMode="auto">
                          <a:xfrm>
                            <a:off x="40100" y="26384"/>
                            <a:ext cx="1867" cy="17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A44DB" w:rsidRDefault="00EA44DB">
                              <w:r>
                                <w:rPr>
                                  <w:rFonts w:ascii="Times New Roman" w:hAnsi="Times New Roman" w:cs="Times New Roman"/>
                                  <w:color w:val="000000"/>
                                </w:rPr>
                                <w:t>Ku</w:t>
                              </w:r>
                            </w:p>
                          </w:txbxContent>
                        </wps:txbx>
                        <wps:bodyPr rot="0" vert="horz" wrap="none" lIns="0" tIns="0" rIns="0" bIns="0" anchor="t" anchorCtr="0" upright="1">
                          <a:spAutoFit/>
                        </wps:bodyPr>
                      </wps:wsp>
                      <wps:wsp>
                        <wps:cNvPr id="21" name="Rectangle 20"/>
                        <wps:cNvSpPr>
                          <a:spLocks noChangeArrowheads="1"/>
                        </wps:cNvSpPr>
                        <wps:spPr bwMode="auto">
                          <a:xfrm>
                            <a:off x="27908" y="28384"/>
                            <a:ext cx="2800" cy="17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A44DB" w:rsidRDefault="00EA44DB">
                              <w:r>
                                <w:rPr>
                                  <w:rFonts w:ascii="Times New Roman" w:hAnsi="Times New Roman" w:cs="Times New Roman"/>
                                  <w:color w:val="000000"/>
                                </w:rPr>
                                <w:t>SHF</w:t>
                              </w:r>
                            </w:p>
                          </w:txbxContent>
                        </wps:txbx>
                        <wps:bodyPr rot="0" vert="horz" wrap="none" lIns="0" tIns="0" rIns="0" bIns="0" anchor="t" anchorCtr="0" upright="1">
                          <a:spAutoFit/>
                        </wps:bodyPr>
                      </wps:wsp>
                      <wps:wsp>
                        <wps:cNvPr id="22" name="Rectangle 21"/>
                        <wps:cNvSpPr>
                          <a:spLocks noChangeArrowheads="1"/>
                        </wps:cNvSpPr>
                        <wps:spPr bwMode="auto">
                          <a:xfrm>
                            <a:off x="95" y="2000"/>
                            <a:ext cx="15240" cy="1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 name="Rectangle 22"/>
                        <wps:cNvSpPr>
                          <a:spLocks noChangeArrowheads="1"/>
                        </wps:cNvSpPr>
                        <wps:spPr bwMode="auto">
                          <a:xfrm>
                            <a:off x="15335" y="95"/>
                            <a:ext cx="190" cy="19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 name="Rectangle 23"/>
                        <wps:cNvSpPr>
                          <a:spLocks noChangeArrowheads="1"/>
                        </wps:cNvSpPr>
                        <wps:spPr bwMode="auto">
                          <a:xfrm>
                            <a:off x="15335" y="2000"/>
                            <a:ext cx="6286" cy="190"/>
                          </a:xfrm>
                          <a:prstGeom prst="rect">
                            <a:avLst/>
                          </a:prstGeom>
                          <a:solidFill>
                            <a:srgbClr val="0099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 name="Rectangle 24"/>
                        <wps:cNvSpPr>
                          <a:spLocks noChangeArrowheads="1"/>
                        </wps:cNvSpPr>
                        <wps:spPr bwMode="auto">
                          <a:xfrm>
                            <a:off x="21431" y="95"/>
                            <a:ext cx="190" cy="19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 name="Rectangle 25"/>
                        <wps:cNvSpPr>
                          <a:spLocks noChangeArrowheads="1"/>
                        </wps:cNvSpPr>
                        <wps:spPr bwMode="auto">
                          <a:xfrm>
                            <a:off x="95" y="4000"/>
                            <a:ext cx="27432" cy="19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 name="Rectangle 26"/>
                        <wps:cNvSpPr>
                          <a:spLocks noChangeArrowheads="1"/>
                        </wps:cNvSpPr>
                        <wps:spPr bwMode="auto">
                          <a:xfrm>
                            <a:off x="27527" y="95"/>
                            <a:ext cx="190" cy="39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 name="Rectangle 27"/>
                        <wps:cNvSpPr>
                          <a:spLocks noChangeArrowheads="1"/>
                        </wps:cNvSpPr>
                        <wps:spPr bwMode="auto">
                          <a:xfrm>
                            <a:off x="27527" y="4000"/>
                            <a:ext cx="6286" cy="191"/>
                          </a:xfrm>
                          <a:prstGeom prst="rect">
                            <a:avLst/>
                          </a:prstGeom>
                          <a:solidFill>
                            <a:srgbClr val="0099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 name="Rectangle 28"/>
                        <wps:cNvSpPr>
                          <a:spLocks noChangeArrowheads="1"/>
                        </wps:cNvSpPr>
                        <wps:spPr bwMode="auto">
                          <a:xfrm>
                            <a:off x="33623" y="95"/>
                            <a:ext cx="190" cy="39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 name="Rectangle 29"/>
                        <wps:cNvSpPr>
                          <a:spLocks noChangeArrowheads="1"/>
                        </wps:cNvSpPr>
                        <wps:spPr bwMode="auto">
                          <a:xfrm>
                            <a:off x="95" y="8001"/>
                            <a:ext cx="39624" cy="1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 name="Rectangle 30"/>
                        <wps:cNvSpPr>
                          <a:spLocks noChangeArrowheads="1"/>
                        </wps:cNvSpPr>
                        <wps:spPr bwMode="auto">
                          <a:xfrm>
                            <a:off x="39719" y="95"/>
                            <a:ext cx="190" cy="790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6" name="Rectangle 31"/>
                        <wps:cNvSpPr>
                          <a:spLocks noChangeArrowheads="1"/>
                        </wps:cNvSpPr>
                        <wps:spPr bwMode="auto">
                          <a:xfrm>
                            <a:off x="39719" y="8001"/>
                            <a:ext cx="7906" cy="190"/>
                          </a:xfrm>
                          <a:prstGeom prst="rect">
                            <a:avLst/>
                          </a:prstGeom>
                          <a:solidFill>
                            <a:srgbClr val="0099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7" name="Rectangle 32"/>
                        <wps:cNvSpPr>
                          <a:spLocks noChangeArrowheads="1"/>
                        </wps:cNvSpPr>
                        <wps:spPr bwMode="auto">
                          <a:xfrm>
                            <a:off x="47434" y="95"/>
                            <a:ext cx="191" cy="790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8" name="Rectangle 33"/>
                        <wps:cNvSpPr>
                          <a:spLocks noChangeArrowheads="1"/>
                        </wps:cNvSpPr>
                        <wps:spPr bwMode="auto">
                          <a:xfrm>
                            <a:off x="95" y="10001"/>
                            <a:ext cx="52292" cy="1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9" name="Rectangle 34"/>
                        <wps:cNvSpPr>
                          <a:spLocks noChangeArrowheads="1"/>
                        </wps:cNvSpPr>
                        <wps:spPr bwMode="auto">
                          <a:xfrm>
                            <a:off x="52387" y="95"/>
                            <a:ext cx="191" cy="990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0" name="Rectangle 35"/>
                        <wps:cNvSpPr>
                          <a:spLocks noChangeArrowheads="1"/>
                        </wps:cNvSpPr>
                        <wps:spPr bwMode="auto">
                          <a:xfrm>
                            <a:off x="52387" y="10001"/>
                            <a:ext cx="6287" cy="190"/>
                          </a:xfrm>
                          <a:prstGeom prst="rect">
                            <a:avLst/>
                          </a:prstGeom>
                          <a:solidFill>
                            <a:srgbClr val="0099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1" name="Rectangle 36"/>
                        <wps:cNvSpPr>
                          <a:spLocks noChangeArrowheads="1"/>
                        </wps:cNvSpPr>
                        <wps:spPr bwMode="auto">
                          <a:xfrm>
                            <a:off x="58483" y="95"/>
                            <a:ext cx="191" cy="990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2" name="Rectangle 37"/>
                        <wps:cNvSpPr>
                          <a:spLocks noChangeArrowheads="1"/>
                        </wps:cNvSpPr>
                        <wps:spPr bwMode="auto">
                          <a:xfrm>
                            <a:off x="0" y="95"/>
                            <a:ext cx="190" cy="1190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3" name="Rectangle 38"/>
                        <wps:cNvSpPr>
                          <a:spLocks noChangeArrowheads="1"/>
                        </wps:cNvSpPr>
                        <wps:spPr bwMode="auto">
                          <a:xfrm>
                            <a:off x="0" y="12001"/>
                            <a:ext cx="7810" cy="191"/>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4" name="Rectangle 39"/>
                        <wps:cNvSpPr>
                          <a:spLocks noChangeArrowheads="1"/>
                        </wps:cNvSpPr>
                        <wps:spPr bwMode="auto">
                          <a:xfrm>
                            <a:off x="7620" y="95"/>
                            <a:ext cx="190" cy="1009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5" name="Rectangle 40"/>
                        <wps:cNvSpPr>
                          <a:spLocks noChangeArrowheads="1"/>
                        </wps:cNvSpPr>
                        <wps:spPr bwMode="auto">
                          <a:xfrm>
                            <a:off x="15335" y="2190"/>
                            <a:ext cx="190" cy="981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6" name="Rectangle 41"/>
                        <wps:cNvSpPr>
                          <a:spLocks noChangeArrowheads="1"/>
                        </wps:cNvSpPr>
                        <wps:spPr bwMode="auto">
                          <a:xfrm>
                            <a:off x="21431" y="2190"/>
                            <a:ext cx="190" cy="800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7" name="Rectangle 42"/>
                        <wps:cNvSpPr>
                          <a:spLocks noChangeArrowheads="1"/>
                        </wps:cNvSpPr>
                        <wps:spPr bwMode="auto">
                          <a:xfrm>
                            <a:off x="27527" y="4191"/>
                            <a:ext cx="190" cy="78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8" name="Rectangle 43"/>
                        <wps:cNvSpPr>
                          <a:spLocks noChangeArrowheads="1"/>
                        </wps:cNvSpPr>
                        <wps:spPr bwMode="auto">
                          <a:xfrm>
                            <a:off x="33623" y="4191"/>
                            <a:ext cx="190" cy="78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9" name="Rectangle 44"/>
                        <wps:cNvSpPr>
                          <a:spLocks noChangeArrowheads="1"/>
                        </wps:cNvSpPr>
                        <wps:spPr bwMode="auto">
                          <a:xfrm>
                            <a:off x="39719" y="8191"/>
                            <a:ext cx="190" cy="38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0" name="Rectangle 45"/>
                        <wps:cNvSpPr>
                          <a:spLocks noChangeArrowheads="1"/>
                        </wps:cNvSpPr>
                        <wps:spPr bwMode="auto">
                          <a:xfrm>
                            <a:off x="7810" y="12001"/>
                            <a:ext cx="39815" cy="191"/>
                          </a:xfrm>
                          <a:prstGeom prst="rect">
                            <a:avLst/>
                          </a:prstGeom>
                          <a:solidFill>
                            <a:srgbClr val="0099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1" name="Rectangle 46"/>
                        <wps:cNvSpPr>
                          <a:spLocks noChangeArrowheads="1"/>
                        </wps:cNvSpPr>
                        <wps:spPr bwMode="auto">
                          <a:xfrm>
                            <a:off x="47434" y="8191"/>
                            <a:ext cx="191" cy="38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2" name="Rectangle 47"/>
                        <wps:cNvSpPr>
                          <a:spLocks noChangeArrowheads="1"/>
                        </wps:cNvSpPr>
                        <wps:spPr bwMode="auto">
                          <a:xfrm>
                            <a:off x="95" y="14001"/>
                            <a:ext cx="52292" cy="19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3" name="Rectangle 48"/>
                        <wps:cNvSpPr>
                          <a:spLocks noChangeArrowheads="1"/>
                        </wps:cNvSpPr>
                        <wps:spPr bwMode="auto">
                          <a:xfrm>
                            <a:off x="52387" y="10191"/>
                            <a:ext cx="191" cy="38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4" name="Rectangle 49"/>
                        <wps:cNvSpPr>
                          <a:spLocks noChangeArrowheads="1"/>
                        </wps:cNvSpPr>
                        <wps:spPr bwMode="auto">
                          <a:xfrm>
                            <a:off x="52387" y="14001"/>
                            <a:ext cx="6287" cy="191"/>
                          </a:xfrm>
                          <a:prstGeom prst="rect">
                            <a:avLst/>
                          </a:prstGeom>
                          <a:solidFill>
                            <a:srgbClr val="0099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5" name="Rectangle 50"/>
                        <wps:cNvSpPr>
                          <a:spLocks noChangeArrowheads="1"/>
                        </wps:cNvSpPr>
                        <wps:spPr bwMode="auto">
                          <a:xfrm>
                            <a:off x="58483" y="10191"/>
                            <a:ext cx="191" cy="38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6" name="Rectangle 51"/>
                        <wps:cNvSpPr>
                          <a:spLocks noChangeArrowheads="1"/>
                        </wps:cNvSpPr>
                        <wps:spPr bwMode="auto">
                          <a:xfrm>
                            <a:off x="95" y="16002"/>
                            <a:ext cx="39624" cy="1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7" name="Rectangle 52"/>
                        <wps:cNvSpPr>
                          <a:spLocks noChangeArrowheads="1"/>
                        </wps:cNvSpPr>
                        <wps:spPr bwMode="auto">
                          <a:xfrm>
                            <a:off x="39719" y="12192"/>
                            <a:ext cx="190" cy="38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8" name="Rectangle 53"/>
                        <wps:cNvSpPr>
                          <a:spLocks noChangeArrowheads="1"/>
                        </wps:cNvSpPr>
                        <wps:spPr bwMode="auto">
                          <a:xfrm>
                            <a:off x="39719" y="16002"/>
                            <a:ext cx="7906" cy="190"/>
                          </a:xfrm>
                          <a:prstGeom prst="rect">
                            <a:avLst/>
                          </a:prstGeom>
                          <a:solidFill>
                            <a:srgbClr val="0099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9" name="Rectangle 54"/>
                        <wps:cNvSpPr>
                          <a:spLocks noChangeArrowheads="1"/>
                        </wps:cNvSpPr>
                        <wps:spPr bwMode="auto">
                          <a:xfrm>
                            <a:off x="47434" y="12192"/>
                            <a:ext cx="191" cy="38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1" name="Rectangle 55"/>
                        <wps:cNvSpPr>
                          <a:spLocks noChangeArrowheads="1"/>
                        </wps:cNvSpPr>
                        <wps:spPr bwMode="auto">
                          <a:xfrm>
                            <a:off x="95" y="20002"/>
                            <a:ext cx="27432" cy="19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2" name="Rectangle 56"/>
                        <wps:cNvSpPr>
                          <a:spLocks noChangeArrowheads="1"/>
                        </wps:cNvSpPr>
                        <wps:spPr bwMode="auto">
                          <a:xfrm>
                            <a:off x="27527" y="12192"/>
                            <a:ext cx="190" cy="78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4" name="Rectangle 57"/>
                        <wps:cNvSpPr>
                          <a:spLocks noChangeArrowheads="1"/>
                        </wps:cNvSpPr>
                        <wps:spPr bwMode="auto">
                          <a:xfrm>
                            <a:off x="27527" y="20002"/>
                            <a:ext cx="6286" cy="191"/>
                          </a:xfrm>
                          <a:prstGeom prst="rect">
                            <a:avLst/>
                          </a:prstGeom>
                          <a:solidFill>
                            <a:srgbClr val="0099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5" name="Rectangle 58"/>
                        <wps:cNvSpPr>
                          <a:spLocks noChangeArrowheads="1"/>
                        </wps:cNvSpPr>
                        <wps:spPr bwMode="auto">
                          <a:xfrm>
                            <a:off x="33623" y="12192"/>
                            <a:ext cx="190" cy="78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6" name="Rectangle 59"/>
                        <wps:cNvSpPr>
                          <a:spLocks noChangeArrowheads="1"/>
                        </wps:cNvSpPr>
                        <wps:spPr bwMode="auto">
                          <a:xfrm>
                            <a:off x="95" y="22002"/>
                            <a:ext cx="15240" cy="19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7" name="Rectangle 60"/>
                        <wps:cNvSpPr>
                          <a:spLocks noChangeArrowheads="1"/>
                        </wps:cNvSpPr>
                        <wps:spPr bwMode="auto">
                          <a:xfrm>
                            <a:off x="15335" y="12192"/>
                            <a:ext cx="190" cy="98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8" name="Rectangle 61"/>
                        <wps:cNvSpPr>
                          <a:spLocks noChangeArrowheads="1"/>
                        </wps:cNvSpPr>
                        <wps:spPr bwMode="auto">
                          <a:xfrm>
                            <a:off x="15335" y="22002"/>
                            <a:ext cx="6286" cy="191"/>
                          </a:xfrm>
                          <a:prstGeom prst="rect">
                            <a:avLst/>
                          </a:prstGeom>
                          <a:solidFill>
                            <a:srgbClr val="0099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9" name="Rectangle 62"/>
                        <wps:cNvSpPr>
                          <a:spLocks noChangeArrowheads="1"/>
                        </wps:cNvSpPr>
                        <wps:spPr bwMode="auto">
                          <a:xfrm>
                            <a:off x="21431" y="12192"/>
                            <a:ext cx="190" cy="800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0" name="Rectangle 63"/>
                        <wps:cNvSpPr>
                          <a:spLocks noChangeArrowheads="1"/>
                        </wps:cNvSpPr>
                        <wps:spPr bwMode="auto">
                          <a:xfrm>
                            <a:off x="95" y="24003"/>
                            <a:ext cx="39624" cy="1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1" name="Rectangle 64"/>
                        <wps:cNvSpPr>
                          <a:spLocks noChangeArrowheads="1"/>
                        </wps:cNvSpPr>
                        <wps:spPr bwMode="auto">
                          <a:xfrm>
                            <a:off x="39719" y="16192"/>
                            <a:ext cx="190" cy="781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2" name="Rectangle 65"/>
                        <wps:cNvSpPr>
                          <a:spLocks noChangeArrowheads="1"/>
                        </wps:cNvSpPr>
                        <wps:spPr bwMode="auto">
                          <a:xfrm>
                            <a:off x="39719" y="24003"/>
                            <a:ext cx="7906" cy="190"/>
                          </a:xfrm>
                          <a:prstGeom prst="rect">
                            <a:avLst/>
                          </a:prstGeom>
                          <a:solidFill>
                            <a:srgbClr val="0099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3" name="Rectangle 66"/>
                        <wps:cNvSpPr>
                          <a:spLocks noChangeArrowheads="1"/>
                        </wps:cNvSpPr>
                        <wps:spPr bwMode="auto">
                          <a:xfrm>
                            <a:off x="47434" y="16192"/>
                            <a:ext cx="191" cy="781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4" name="Rectangle 67"/>
                        <wps:cNvSpPr>
                          <a:spLocks noChangeArrowheads="1"/>
                        </wps:cNvSpPr>
                        <wps:spPr bwMode="auto">
                          <a:xfrm>
                            <a:off x="95" y="26003"/>
                            <a:ext cx="27432" cy="1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5" name="Rectangle 68"/>
                        <wps:cNvSpPr>
                          <a:spLocks noChangeArrowheads="1"/>
                        </wps:cNvSpPr>
                        <wps:spPr bwMode="auto">
                          <a:xfrm>
                            <a:off x="27527" y="20193"/>
                            <a:ext cx="190" cy="58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6" name="Rectangle 69"/>
                        <wps:cNvSpPr>
                          <a:spLocks noChangeArrowheads="1"/>
                        </wps:cNvSpPr>
                        <wps:spPr bwMode="auto">
                          <a:xfrm>
                            <a:off x="27527" y="26003"/>
                            <a:ext cx="6286" cy="190"/>
                          </a:xfrm>
                          <a:prstGeom prst="rect">
                            <a:avLst/>
                          </a:prstGeom>
                          <a:solidFill>
                            <a:srgbClr val="0099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7" name="Rectangle 70"/>
                        <wps:cNvSpPr>
                          <a:spLocks noChangeArrowheads="1"/>
                        </wps:cNvSpPr>
                        <wps:spPr bwMode="auto">
                          <a:xfrm>
                            <a:off x="33623" y="20193"/>
                            <a:ext cx="190" cy="58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8" name="Rectangle 71"/>
                        <wps:cNvSpPr>
                          <a:spLocks noChangeArrowheads="1"/>
                        </wps:cNvSpPr>
                        <wps:spPr bwMode="auto">
                          <a:xfrm>
                            <a:off x="95" y="28003"/>
                            <a:ext cx="39624" cy="19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9" name="Rectangle 72"/>
                        <wps:cNvSpPr>
                          <a:spLocks noChangeArrowheads="1"/>
                        </wps:cNvSpPr>
                        <wps:spPr bwMode="auto">
                          <a:xfrm>
                            <a:off x="39719" y="24193"/>
                            <a:ext cx="190" cy="38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0" name="Rectangle 73"/>
                        <wps:cNvSpPr>
                          <a:spLocks noChangeArrowheads="1"/>
                        </wps:cNvSpPr>
                        <wps:spPr bwMode="auto">
                          <a:xfrm>
                            <a:off x="39719" y="28003"/>
                            <a:ext cx="7906" cy="191"/>
                          </a:xfrm>
                          <a:prstGeom prst="rect">
                            <a:avLst/>
                          </a:prstGeom>
                          <a:solidFill>
                            <a:srgbClr val="0099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1" name="Rectangle 74"/>
                        <wps:cNvSpPr>
                          <a:spLocks noChangeArrowheads="1"/>
                        </wps:cNvSpPr>
                        <wps:spPr bwMode="auto">
                          <a:xfrm>
                            <a:off x="47434" y="24193"/>
                            <a:ext cx="191" cy="38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2" name="Rectangle 75"/>
                        <wps:cNvSpPr>
                          <a:spLocks noChangeArrowheads="1"/>
                        </wps:cNvSpPr>
                        <wps:spPr bwMode="auto">
                          <a:xfrm>
                            <a:off x="95" y="30003"/>
                            <a:ext cx="27432" cy="19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3" name="Rectangle 76"/>
                        <wps:cNvSpPr>
                          <a:spLocks noChangeArrowheads="1"/>
                        </wps:cNvSpPr>
                        <wps:spPr bwMode="auto">
                          <a:xfrm>
                            <a:off x="27527" y="26193"/>
                            <a:ext cx="190" cy="38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4" name="Rectangle 77"/>
                        <wps:cNvSpPr>
                          <a:spLocks noChangeArrowheads="1"/>
                        </wps:cNvSpPr>
                        <wps:spPr bwMode="auto">
                          <a:xfrm>
                            <a:off x="27527" y="30003"/>
                            <a:ext cx="6286" cy="191"/>
                          </a:xfrm>
                          <a:prstGeom prst="rect">
                            <a:avLst/>
                          </a:prstGeom>
                          <a:solidFill>
                            <a:srgbClr val="0099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5" name="Rectangle 78"/>
                        <wps:cNvSpPr>
                          <a:spLocks noChangeArrowheads="1"/>
                        </wps:cNvSpPr>
                        <wps:spPr bwMode="auto">
                          <a:xfrm>
                            <a:off x="33623" y="26193"/>
                            <a:ext cx="190" cy="38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6" name="Rectangle 79"/>
                        <wps:cNvSpPr>
                          <a:spLocks noChangeArrowheads="1"/>
                        </wps:cNvSpPr>
                        <wps:spPr bwMode="auto">
                          <a:xfrm>
                            <a:off x="0" y="12192"/>
                            <a:ext cx="190" cy="1809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7" name="Rectangle 80"/>
                        <wps:cNvSpPr>
                          <a:spLocks noChangeArrowheads="1"/>
                        </wps:cNvSpPr>
                        <wps:spPr bwMode="auto">
                          <a:xfrm>
                            <a:off x="7620" y="12192"/>
                            <a:ext cx="190" cy="1809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8" name="Rectangle 81"/>
                        <wps:cNvSpPr>
                          <a:spLocks noChangeArrowheads="1"/>
                        </wps:cNvSpPr>
                        <wps:spPr bwMode="auto">
                          <a:xfrm>
                            <a:off x="15335" y="22193"/>
                            <a:ext cx="190" cy="809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9" name="Rectangle 82"/>
                        <wps:cNvSpPr>
                          <a:spLocks noChangeArrowheads="1"/>
                        </wps:cNvSpPr>
                        <wps:spPr bwMode="auto">
                          <a:xfrm>
                            <a:off x="21431" y="22193"/>
                            <a:ext cx="190" cy="809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0" name="Rectangle 83"/>
                        <wps:cNvSpPr>
                          <a:spLocks noChangeArrowheads="1"/>
                        </wps:cNvSpPr>
                        <wps:spPr bwMode="auto">
                          <a:xfrm>
                            <a:off x="27527" y="30194"/>
                            <a:ext cx="190" cy="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1" name="Rectangle 84"/>
                        <wps:cNvSpPr>
                          <a:spLocks noChangeArrowheads="1"/>
                        </wps:cNvSpPr>
                        <wps:spPr bwMode="auto">
                          <a:xfrm>
                            <a:off x="33623" y="30194"/>
                            <a:ext cx="190" cy="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2" name="Rectangle 85"/>
                        <wps:cNvSpPr>
                          <a:spLocks noChangeArrowheads="1"/>
                        </wps:cNvSpPr>
                        <wps:spPr bwMode="auto">
                          <a:xfrm>
                            <a:off x="39719" y="28194"/>
                            <a:ext cx="190" cy="20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3" name="Rectangle 86"/>
                        <wps:cNvSpPr>
                          <a:spLocks noChangeArrowheads="1"/>
                        </wps:cNvSpPr>
                        <wps:spPr bwMode="auto">
                          <a:xfrm>
                            <a:off x="47434" y="28194"/>
                            <a:ext cx="191" cy="20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4" name="Rectangle 87"/>
                        <wps:cNvSpPr>
                          <a:spLocks noChangeArrowheads="1"/>
                        </wps:cNvSpPr>
                        <wps:spPr bwMode="auto">
                          <a:xfrm>
                            <a:off x="52387" y="14192"/>
                            <a:ext cx="191" cy="1609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5" name="Rectangle 88"/>
                        <wps:cNvSpPr>
                          <a:spLocks noChangeArrowheads="1"/>
                        </wps:cNvSpPr>
                        <wps:spPr bwMode="auto">
                          <a:xfrm>
                            <a:off x="58483" y="14192"/>
                            <a:ext cx="191" cy="1609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6" name="Rectangle 89"/>
                        <wps:cNvSpPr>
                          <a:spLocks noChangeArrowheads="1"/>
                        </wps:cNvSpPr>
                        <wps:spPr bwMode="auto">
                          <a:xfrm>
                            <a:off x="95" y="0"/>
                            <a:ext cx="58674" cy="1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7" name="Rectangle 90"/>
                        <wps:cNvSpPr>
                          <a:spLocks noChangeArrowheads="1"/>
                        </wps:cNvSpPr>
                        <wps:spPr bwMode="auto">
                          <a:xfrm>
                            <a:off x="21621" y="2000"/>
                            <a:ext cx="37148" cy="1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8" name="Rectangle 91"/>
                        <wps:cNvSpPr>
                          <a:spLocks noChangeArrowheads="1"/>
                        </wps:cNvSpPr>
                        <wps:spPr bwMode="auto">
                          <a:xfrm>
                            <a:off x="33813" y="4000"/>
                            <a:ext cx="24956" cy="19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9" name="Rectangle 92"/>
                        <wps:cNvSpPr>
                          <a:spLocks noChangeArrowheads="1"/>
                        </wps:cNvSpPr>
                        <wps:spPr bwMode="auto">
                          <a:xfrm>
                            <a:off x="95" y="6000"/>
                            <a:ext cx="58674" cy="19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0" name="Rectangle 93"/>
                        <wps:cNvSpPr>
                          <a:spLocks noChangeArrowheads="1"/>
                        </wps:cNvSpPr>
                        <wps:spPr bwMode="auto">
                          <a:xfrm>
                            <a:off x="47625" y="8001"/>
                            <a:ext cx="11144" cy="1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1" name="Rectangle 94"/>
                        <wps:cNvSpPr>
                          <a:spLocks noChangeArrowheads="1"/>
                        </wps:cNvSpPr>
                        <wps:spPr bwMode="auto">
                          <a:xfrm>
                            <a:off x="58674" y="10001"/>
                            <a:ext cx="95" cy="1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2" name="Rectangle 95"/>
                        <wps:cNvSpPr>
                          <a:spLocks noChangeArrowheads="1"/>
                        </wps:cNvSpPr>
                        <wps:spPr bwMode="auto">
                          <a:xfrm>
                            <a:off x="47625" y="12001"/>
                            <a:ext cx="11144" cy="19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3" name="Rectangle 96"/>
                        <wps:cNvSpPr>
                          <a:spLocks noChangeArrowheads="1"/>
                        </wps:cNvSpPr>
                        <wps:spPr bwMode="auto">
                          <a:xfrm>
                            <a:off x="58674" y="14001"/>
                            <a:ext cx="95" cy="19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4" name="Rectangle 97"/>
                        <wps:cNvSpPr>
                          <a:spLocks noChangeArrowheads="1"/>
                        </wps:cNvSpPr>
                        <wps:spPr bwMode="auto">
                          <a:xfrm>
                            <a:off x="47625" y="16002"/>
                            <a:ext cx="11144" cy="1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5" name="Rectangle 98"/>
                        <wps:cNvSpPr>
                          <a:spLocks noChangeArrowheads="1"/>
                        </wps:cNvSpPr>
                        <wps:spPr bwMode="auto">
                          <a:xfrm>
                            <a:off x="95" y="18002"/>
                            <a:ext cx="58674" cy="1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6" name="Rectangle 99"/>
                        <wps:cNvSpPr>
                          <a:spLocks noChangeArrowheads="1"/>
                        </wps:cNvSpPr>
                        <wps:spPr bwMode="auto">
                          <a:xfrm>
                            <a:off x="33813" y="20002"/>
                            <a:ext cx="24956" cy="19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7" name="Rectangle 100"/>
                        <wps:cNvSpPr>
                          <a:spLocks noChangeArrowheads="1"/>
                        </wps:cNvSpPr>
                        <wps:spPr bwMode="auto">
                          <a:xfrm>
                            <a:off x="21621" y="22002"/>
                            <a:ext cx="37148" cy="19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8" name="Rectangle 101"/>
                        <wps:cNvSpPr>
                          <a:spLocks noChangeArrowheads="1"/>
                        </wps:cNvSpPr>
                        <wps:spPr bwMode="auto">
                          <a:xfrm>
                            <a:off x="47625" y="24003"/>
                            <a:ext cx="11144" cy="1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9" name="Rectangle 102"/>
                        <wps:cNvSpPr>
                          <a:spLocks noChangeArrowheads="1"/>
                        </wps:cNvSpPr>
                        <wps:spPr bwMode="auto">
                          <a:xfrm>
                            <a:off x="33813" y="26003"/>
                            <a:ext cx="24956" cy="1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0" name="Rectangle 103"/>
                        <wps:cNvSpPr>
                          <a:spLocks noChangeArrowheads="1"/>
                        </wps:cNvSpPr>
                        <wps:spPr bwMode="auto">
                          <a:xfrm>
                            <a:off x="47625" y="28003"/>
                            <a:ext cx="11144" cy="19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1" name="Rectangle 104"/>
                        <wps:cNvSpPr>
                          <a:spLocks noChangeArrowheads="1"/>
                        </wps:cNvSpPr>
                        <wps:spPr bwMode="auto">
                          <a:xfrm>
                            <a:off x="33813" y="30003"/>
                            <a:ext cx="24956" cy="19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2" name="Line 105"/>
                        <wps:cNvCnPr/>
                        <wps:spPr bwMode="auto">
                          <a:xfrm flipV="1">
                            <a:off x="11906" y="2095"/>
                            <a:ext cx="3473" cy="9995"/>
                          </a:xfrm>
                          <a:prstGeom prst="line">
                            <a:avLst/>
                          </a:prstGeom>
                          <a:noFill/>
                          <a:ln w="9525">
                            <a:solidFill>
                              <a:srgbClr val="009900"/>
                            </a:solidFill>
                            <a:round/>
                            <a:headEnd/>
                            <a:tailEnd/>
                          </a:ln>
                          <a:extLst>
                            <a:ext uri="{909E8E84-426E-40dd-AFC4-6F175D3DCCD1}">
                              <a14:hiddenFill xmlns:a14="http://schemas.microsoft.com/office/drawing/2010/main">
                                <a:noFill/>
                              </a14:hiddenFill>
                            </a:ext>
                          </a:extLst>
                        </wps:spPr>
                        <wps:bodyPr/>
                      </wps:wsp>
                      <wps:wsp>
                        <wps:cNvPr id="173" name="Line 106"/>
                        <wps:cNvCnPr/>
                        <wps:spPr bwMode="auto">
                          <a:xfrm>
                            <a:off x="11811" y="12192"/>
                            <a:ext cx="3594" cy="9944"/>
                          </a:xfrm>
                          <a:prstGeom prst="line">
                            <a:avLst/>
                          </a:prstGeom>
                          <a:noFill/>
                          <a:ln w="9525">
                            <a:solidFill>
                              <a:srgbClr val="009900"/>
                            </a:solidFill>
                            <a:round/>
                            <a:headEnd/>
                            <a:tailEnd/>
                          </a:ln>
                          <a:extLst>
                            <a:ext uri="{909E8E84-426E-40dd-AFC4-6F175D3DCCD1}">
                              <a14:hiddenFill xmlns:a14="http://schemas.microsoft.com/office/drawing/2010/main">
                                <a:noFill/>
                              </a14:hiddenFill>
                            </a:ext>
                          </a:extLst>
                        </wps:spPr>
                        <wps:bodyPr/>
                      </wps:wsp>
                      <wps:wsp>
                        <wps:cNvPr id="174" name="Line 107"/>
                        <wps:cNvCnPr/>
                        <wps:spPr bwMode="auto">
                          <a:xfrm flipH="1">
                            <a:off x="11811" y="12096"/>
                            <a:ext cx="3702" cy="0"/>
                          </a:xfrm>
                          <a:prstGeom prst="line">
                            <a:avLst/>
                          </a:prstGeom>
                          <a:noFill/>
                          <a:ln w="9525">
                            <a:solidFill>
                              <a:srgbClr val="4A7EBB"/>
                            </a:solidFill>
                            <a:round/>
                            <a:headEnd/>
                            <a:tailEnd/>
                          </a:ln>
                          <a:extLst>
                            <a:ext uri="{909E8E84-426E-40dd-AFC4-6F175D3DCCD1}">
                              <a14:hiddenFill xmlns:a14="http://schemas.microsoft.com/office/drawing/2010/main">
                                <a:noFill/>
                              </a14:hiddenFill>
                            </a:ext>
                          </a:extLst>
                        </wps:spPr>
                        <wps:bodyPr/>
                      </wps:wsp>
                      <wps:wsp>
                        <wps:cNvPr id="175" name="Line 108"/>
                        <wps:cNvCnPr/>
                        <wps:spPr bwMode="auto">
                          <a:xfrm flipH="1">
                            <a:off x="26765" y="4000"/>
                            <a:ext cx="927" cy="8115"/>
                          </a:xfrm>
                          <a:prstGeom prst="line">
                            <a:avLst/>
                          </a:prstGeom>
                          <a:noFill/>
                          <a:ln w="9525">
                            <a:solidFill>
                              <a:srgbClr val="009900"/>
                            </a:solidFill>
                            <a:round/>
                            <a:headEnd/>
                            <a:tailEnd/>
                          </a:ln>
                          <a:extLst>
                            <a:ext uri="{909E8E84-426E-40dd-AFC4-6F175D3DCCD1}">
                              <a14:hiddenFill xmlns:a14="http://schemas.microsoft.com/office/drawing/2010/main">
                                <a:noFill/>
                              </a14:hiddenFill>
                            </a:ext>
                          </a:extLst>
                        </wps:spPr>
                        <wps:bodyPr/>
                      </wps:wsp>
                      <wps:wsp>
                        <wps:cNvPr id="176" name="Line 109"/>
                        <wps:cNvCnPr/>
                        <wps:spPr bwMode="auto">
                          <a:xfrm>
                            <a:off x="26670" y="12096"/>
                            <a:ext cx="876" cy="7989"/>
                          </a:xfrm>
                          <a:prstGeom prst="line">
                            <a:avLst/>
                          </a:prstGeom>
                          <a:noFill/>
                          <a:ln w="9525">
                            <a:solidFill>
                              <a:srgbClr val="009900"/>
                            </a:solidFill>
                            <a:round/>
                            <a:headEnd/>
                            <a:tailEnd/>
                          </a:ln>
                          <a:extLst>
                            <a:ext uri="{909E8E84-426E-40dd-AFC4-6F175D3DCCD1}">
                              <a14:hiddenFill xmlns:a14="http://schemas.microsoft.com/office/drawing/2010/main">
                                <a:noFill/>
                              </a14:hiddenFill>
                            </a:ext>
                          </a:extLst>
                        </wps:spPr>
                        <wps:bodyPr/>
                      </wps:wsp>
                      <wps:wsp>
                        <wps:cNvPr id="177" name="Line 110"/>
                        <wps:cNvCnPr/>
                        <wps:spPr bwMode="auto">
                          <a:xfrm flipH="1" flipV="1">
                            <a:off x="21621" y="22193"/>
                            <a:ext cx="5988" cy="3962"/>
                          </a:xfrm>
                          <a:prstGeom prst="line">
                            <a:avLst/>
                          </a:prstGeom>
                          <a:noFill/>
                          <a:ln w="9525">
                            <a:solidFill>
                              <a:srgbClr val="009900"/>
                            </a:solidFill>
                            <a:round/>
                            <a:headEnd/>
                            <a:tailEnd/>
                          </a:ln>
                          <a:extLst>
                            <a:ext uri="{909E8E84-426E-40dd-AFC4-6F175D3DCCD1}">
                              <a14:hiddenFill xmlns:a14="http://schemas.microsoft.com/office/drawing/2010/main">
                                <a:noFill/>
                              </a14:hiddenFill>
                            </a:ext>
                          </a:extLst>
                        </wps:spPr>
                        <wps:bodyPr/>
                      </wps:wsp>
                      <wps:wsp>
                        <wps:cNvPr id="178" name="Line 111"/>
                        <wps:cNvCnPr/>
                        <wps:spPr bwMode="auto">
                          <a:xfrm flipV="1">
                            <a:off x="33623" y="24098"/>
                            <a:ext cx="6045" cy="1943"/>
                          </a:xfrm>
                          <a:prstGeom prst="line">
                            <a:avLst/>
                          </a:prstGeom>
                          <a:noFill/>
                          <a:ln w="9525">
                            <a:solidFill>
                              <a:srgbClr val="009900"/>
                            </a:solidFill>
                            <a:round/>
                            <a:headEnd/>
                            <a:tailEnd/>
                          </a:ln>
                          <a:extLst>
                            <a:ext uri="{909E8E84-426E-40dd-AFC4-6F175D3DCCD1}">
                              <a14:hiddenFill xmlns:a14="http://schemas.microsoft.com/office/drawing/2010/main">
                                <a:noFill/>
                              </a14:hiddenFill>
                            </a:ext>
                          </a:extLst>
                        </wps:spPr>
                        <wps:bodyPr/>
                      </wps:wsp>
                      <wps:wsp>
                        <wps:cNvPr id="179" name="Line 112"/>
                        <wps:cNvCnPr/>
                        <wps:spPr bwMode="auto">
                          <a:xfrm>
                            <a:off x="33718" y="26098"/>
                            <a:ext cx="6045" cy="1988"/>
                          </a:xfrm>
                          <a:prstGeom prst="line">
                            <a:avLst/>
                          </a:prstGeom>
                          <a:noFill/>
                          <a:ln w="9525">
                            <a:solidFill>
                              <a:srgbClr val="009900"/>
                            </a:solidFill>
                            <a:round/>
                            <a:headEnd/>
                            <a:tailEnd/>
                          </a:ln>
                          <a:extLst>
                            <a:ext uri="{909E8E84-426E-40dd-AFC4-6F175D3DCCD1}">
                              <a14:hiddenFill xmlns:a14="http://schemas.microsoft.com/office/drawing/2010/main">
                                <a:noFill/>
                              </a14:hiddenFill>
                            </a:ext>
                          </a:extLst>
                        </wps:spPr>
                        <wps:bodyPr/>
                      </wps:wsp>
                      <wps:wsp>
                        <wps:cNvPr id="180" name="Line 113"/>
                        <wps:cNvCnPr/>
                        <wps:spPr bwMode="auto">
                          <a:xfrm flipH="1">
                            <a:off x="37433" y="8096"/>
                            <a:ext cx="2400" cy="3905"/>
                          </a:xfrm>
                          <a:prstGeom prst="line">
                            <a:avLst/>
                          </a:prstGeom>
                          <a:noFill/>
                          <a:ln w="9525">
                            <a:solidFill>
                              <a:srgbClr val="009900"/>
                            </a:solidFill>
                            <a:round/>
                            <a:headEnd/>
                            <a:tailEnd/>
                          </a:ln>
                          <a:extLst>
                            <a:ext uri="{909E8E84-426E-40dd-AFC4-6F175D3DCCD1}">
                              <a14:hiddenFill xmlns:a14="http://schemas.microsoft.com/office/drawing/2010/main">
                                <a:noFill/>
                              </a14:hiddenFill>
                            </a:ext>
                          </a:extLst>
                        </wps:spPr>
                        <wps:bodyPr/>
                      </wps:wsp>
                      <wps:wsp>
                        <wps:cNvPr id="181" name="Line 114"/>
                        <wps:cNvCnPr/>
                        <wps:spPr bwMode="auto">
                          <a:xfrm flipH="1" flipV="1">
                            <a:off x="37433" y="12096"/>
                            <a:ext cx="2400" cy="4039"/>
                          </a:xfrm>
                          <a:prstGeom prst="line">
                            <a:avLst/>
                          </a:prstGeom>
                          <a:noFill/>
                          <a:ln w="9525">
                            <a:solidFill>
                              <a:srgbClr val="009900"/>
                            </a:solidFill>
                            <a:round/>
                            <a:headEnd/>
                            <a:tailEnd/>
                          </a:ln>
                          <a:extLst>
                            <a:ext uri="{909E8E84-426E-40dd-AFC4-6F175D3DCCD1}">
                              <a14:hiddenFill xmlns:a14="http://schemas.microsoft.com/office/drawing/2010/main">
                                <a:noFill/>
                              </a14:hiddenFill>
                            </a:ext>
                          </a:extLst>
                        </wps:spPr>
                        <wps:bodyPr/>
                      </wps:wsp>
                      <wps:wsp>
                        <wps:cNvPr id="182" name="Line 115"/>
                        <wps:cNvCnPr/>
                        <wps:spPr bwMode="auto">
                          <a:xfrm flipV="1">
                            <a:off x="47625" y="10191"/>
                            <a:ext cx="4845" cy="1905"/>
                          </a:xfrm>
                          <a:prstGeom prst="line">
                            <a:avLst/>
                          </a:prstGeom>
                          <a:noFill/>
                          <a:ln w="9525">
                            <a:solidFill>
                              <a:srgbClr val="009900"/>
                            </a:solidFill>
                            <a:round/>
                            <a:headEnd/>
                            <a:tailEnd/>
                          </a:ln>
                          <a:extLst>
                            <a:ext uri="{909E8E84-426E-40dd-AFC4-6F175D3DCCD1}">
                              <a14:hiddenFill xmlns:a14="http://schemas.microsoft.com/office/drawing/2010/main">
                                <a:noFill/>
                              </a14:hiddenFill>
                            </a:ext>
                          </a:extLst>
                        </wps:spPr>
                        <wps:bodyPr/>
                      </wps:wsp>
                      <wps:wsp>
                        <wps:cNvPr id="183" name="Line 116"/>
                        <wps:cNvCnPr/>
                        <wps:spPr bwMode="auto">
                          <a:xfrm>
                            <a:off x="47720" y="12192"/>
                            <a:ext cx="4794" cy="1847"/>
                          </a:xfrm>
                          <a:prstGeom prst="line">
                            <a:avLst/>
                          </a:prstGeom>
                          <a:noFill/>
                          <a:ln w="9525">
                            <a:solidFill>
                              <a:srgbClr val="009900"/>
                            </a:solidFill>
                            <a:round/>
                            <a:headEnd/>
                            <a:tailEnd/>
                          </a:ln>
                          <a:extLst>
                            <a:ext uri="{909E8E84-426E-40dd-AFC4-6F175D3DCCD1}">
                              <a14:hiddenFill xmlns:a14="http://schemas.microsoft.com/office/drawing/2010/main">
                                <a:noFill/>
                              </a14:hiddenFill>
                            </a:ext>
                          </a:extLst>
                        </wps:spPr>
                        <wps:bodyPr/>
                      </wps:wsp>
                      <wps:wsp>
                        <wps:cNvPr id="184" name="Line 117"/>
                        <wps:cNvCnPr/>
                        <wps:spPr bwMode="auto">
                          <a:xfrm flipH="1">
                            <a:off x="27527" y="26193"/>
                            <a:ext cx="57" cy="3944"/>
                          </a:xfrm>
                          <a:prstGeom prst="line">
                            <a:avLst/>
                          </a:prstGeom>
                          <a:noFill/>
                          <a:ln w="9525">
                            <a:solidFill>
                              <a:srgbClr val="0099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Canvas 118" o:spid="_x0000_s1026" style="position:absolute;margin-left:-72.7pt;margin-top:-702.95pt;width:462.75pt;height:240pt;z-index:251658240" coordsize="58769,3048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">
                <v:rect id="AutoShape 3" o:spid="_x0000_s1027" style="position:absolute;width:58769;height:304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VZECGwwAA&#10;ANoAAAAPAAAAZHJzL2Rvd25yZXYueG1sRI9Ba8JAFITvgv9heUIvopsWkRKzERGkoRTE2Hp+ZF+T&#10;0OzbmN0m6b93BaHHYWa+YZLtaBrRU+dqywqelxEI4sLqmksFn+fD4hWE88gaG8uk4I8cbNPpJMFY&#10;24FP1Oe+FAHCLkYFlfdtLKUrKjLolrYlDt637Qz6ILtS6g6HADeNfImitTRYc1iosKV9RcVP/msU&#10;DMWxv5w/3uRxfsksX7PrPv96V+ppNu42IDyN/j/8aGdawQruV8INkOkN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VZECGwwAAANoAAAAPAAAAAAAAAAAAAAAAAJcCAABkcnMvZG93&#10;bnJldi54bWxQSwUGAAAAAAQABAD1AAAAhwMAAAAA&#10;" filled="f" stroked="f">
                  <o:lock v:ext="edit" aspectratio="t"/>
                </v:rect>
                <v:rect id="Rectangle 5" o:spid="_x0000_s1028" style="position:absolute;left:15716;top:381;width:3219;height:1752;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3KguwQAA&#10;ANoAAAAPAAAAZHJzL2Rvd25yZXYueG1sRI/NasMwEITvhb6D2EJutVxDinGihFIIpKEX23mAxVr/&#10;UGllJDV2374KFHocZuYbZn9crRE38mFyrOAly0EQd05PPCi4tqfnEkSIyBqNY1LwQwGOh8eHPVba&#10;LVzTrYmDSBAOFSoYY5wrKUM3ksWQuZk4eb3zFmOSfpDa45Lg1sgiz1+lxYnTwogzvY/UfTXfVoFs&#10;m9NSNsbn7lL0n+bjXPfklNo8rW87EJHW+B/+a5+1gi3cr6QbIA+/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f9yoLsEAAADaAAAADwAAAAAAAAAAAAAAAACXAgAAZHJzL2Rvd25y&#10;ZXYueG1sUEsFBgAAAAAEAAQA9QAAAIUDAAAAAA==&#10;" filled="f" stroked="f">
                  <v:textbox style="mso-fit-shape-to-text:t" inset="0,0,0,0">
                    <w:txbxContent>
                      <w:p w:rsidR="00EA44DB" w:rsidRDefault="00EA44DB">
                        <w:r>
                          <w:rPr>
                            <w:rFonts w:ascii="Times New Roman" w:hAnsi="Times New Roman" w:cs="Times New Roman"/>
                            <w:color w:val="000000"/>
                          </w:rPr>
                          <w:t>MCS</w:t>
                        </w:r>
                      </w:p>
                    </w:txbxContent>
                  </v:textbox>
                </v:rect>
                <v:rect id="Rectangle 6" o:spid="_x0000_s1029" style="position:absolute;left:29337;top:2381;width:4787;height:1752;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PDjZZwAAA&#10;ANoAAAAPAAAAZHJzL2Rvd25yZXYueG1sRI/disIwFITvhX2HcIS901QvRKpRRCjUZW+sPsChOf3B&#10;5KQkWVvffrOw4OUwM98w++NkjXiSD71jBatlBoK4drrnVsH9Viy2IEJE1mgck4IXBTgePmZ7zLUb&#10;+UrPKrYiQTjkqKCLccilDHVHFsPSDcTJa5y3GJP0rdQexwS3Rq6zbCMt9pwWOhzo3FH9qH6sAnmr&#10;inFbGZ+5r3XzbS7ltSGn1Od8Ou1ARJriO/zfLrWCDfxdSTdAHn4B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PDjZZwAAAANoAAAAPAAAAAAAAAAAAAAAAAJcCAABkcnMvZG93bnJl&#10;di54bWxQSwUGAAAAAAQABAD1AAAAhAMAAAAA&#10;" filled="f" stroked="f">
                  <v:textbox style="mso-fit-shape-to-text:t" inset="0,0,0,0">
                    <w:txbxContent>
                      <w:p w:rsidR="00EA44DB" w:rsidRDefault="00EA44DB">
                        <w:r>
                          <w:rPr>
                            <w:rFonts w:ascii="Times New Roman" w:hAnsi="Times New Roman" w:cs="Times New Roman"/>
                            <w:color w:val="000000"/>
                          </w:rPr>
                          <w:t>Link 11</w:t>
                        </w:r>
                      </w:p>
                    </w:txbxContent>
                  </v:textbox>
                </v:rect>
                <v:rect id="Rectangle 7" o:spid="_x0000_s1030" style="position:absolute;left:40100;top:6381;width:5080;height:1753;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" filled="f" stroked="f">
                  <v:textbox style="mso-fit-shape-to-text:t" inset="0,0,0,0">
                    <w:txbxContent>
                      <w:p w:rsidR="00EA44DB" w:rsidRDefault="00EA44DB">
                        <w:r>
                          <w:rPr>
                            <w:rFonts w:ascii="Times New Roman" w:hAnsi="Times New Roman" w:cs="Times New Roman"/>
                            <w:color w:val="000000"/>
                          </w:rPr>
                          <w:t>Imagery</w:t>
                        </w:r>
                      </w:p>
                    </w:txbxContent>
                  </v:textbox>
                </v:rect>
                <v:rect id="Rectangle 8" o:spid="_x0000_s1031" style="position:absolute;left:52768;top:8382;width:4451;height:1752;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" filled="f" stroked="f">
                  <v:textbox style="mso-fit-shape-to-text:t" inset="0,0,0,0">
                    <w:txbxContent>
                      <w:p w:rsidR="00EA44DB" w:rsidRDefault="00EA44DB">
                        <w:r>
                          <w:rPr>
                            <w:rFonts w:ascii="Times New Roman" w:hAnsi="Times New Roman" w:cs="Times New Roman"/>
                            <w:color w:val="000000"/>
                          </w:rPr>
                          <w:t>2.4kb/s</w:t>
                        </w:r>
                      </w:p>
                    </w:txbxContent>
                  </v:textbox>
                </v:rect>
                <v:rect id="Rectangle 9" o:spid="_x0000_s1032" style="position:absolute;left:381;top:10287;width:11093;height:1752;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" filled="f" stroked="f">
                  <v:textbox style="mso-fit-shape-to-text:t" inset="0,0,0,0">
                    <w:txbxContent>
                      <w:p w:rsidR="00EA44DB" w:rsidRDefault="00EA44DB">
                        <w:r>
                          <w:rPr>
                            <w:rFonts w:ascii="Times New Roman" w:hAnsi="Times New Roman" w:cs="Times New Roman"/>
                            <w:b/>
                            <w:bCs/>
                            <w:color w:val="000000"/>
                          </w:rPr>
                          <w:t>Communications</w:t>
                        </w:r>
                      </w:p>
                    </w:txbxContent>
                  </v:textbox>
                </v:rect>
                <v:rect id="Rectangle 10" o:spid="_x0000_s1033" style="position:absolute;left:15716;top:10382;width:12020;height:1752;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" filled="f" stroked="f">
                  <v:textbox style="mso-fit-shape-to-text:t" inset="0,0,0,0">
                    <w:txbxContent>
                      <w:p w:rsidR="00EA44DB" w:rsidRDefault="00EA44DB">
                        <w:r>
                          <w:rPr>
                            <w:rFonts w:ascii="Times New Roman" w:hAnsi="Times New Roman" w:cs="Times New Roman"/>
                            <w:color w:val="000000"/>
                          </w:rPr>
                          <w:t>Tactical Data Links</w:t>
                        </w:r>
                      </w:p>
                    </w:txbxContent>
                  </v:textbox>
                </v:rect>
                <v:rect id="Rectangle 11" o:spid="_x0000_s1034" style="position:absolute;left:29337;top:10382;width:4787;height:1752;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" filled="f" stroked="f">
                  <v:textbox style="mso-fit-shape-to-text:t" inset="0,0,0,0">
                    <w:txbxContent>
                      <w:p w:rsidR="00EA44DB" w:rsidRDefault="00EA44DB">
                        <w:r>
                          <w:rPr>
                            <w:rFonts w:ascii="Times New Roman" w:hAnsi="Times New Roman" w:cs="Times New Roman"/>
                            <w:color w:val="000000"/>
                          </w:rPr>
                          <w:t>Link 16</w:t>
                        </w:r>
                      </w:p>
                    </w:txbxContent>
                  </v:textbox>
                </v:rect>
                <v:rect id="Rectangle 12" o:spid="_x0000_s1035" style="position:absolute;left:40100;top:10382;width:8255;height:1752;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" filled="f" stroked="f">
                  <v:textbox style="mso-fit-shape-to-text:t" inset="0,0,0,0">
                    <w:txbxContent>
                      <w:p w:rsidR="00EA44DB" w:rsidRDefault="00EA44DB">
                        <w:r>
                          <w:rPr>
                            <w:rFonts w:ascii="Times New Roman" w:hAnsi="Times New Roman" w:cs="Times New Roman"/>
                            <w:color w:val="000000"/>
                          </w:rPr>
                          <w:t>Digital Voice</w:t>
                        </w:r>
                      </w:p>
                    </w:txbxContent>
                  </v:textbox>
                </v:rect>
                <v:rect id="Rectangle 13" o:spid="_x0000_s1036" style="position:absolute;left:52768;top:12382;width:4070;height:1753;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" filled="f" stroked="f">
                  <v:textbox style="mso-fit-shape-to-text:t" inset="0,0,0,0">
                    <w:txbxContent>
                      <w:p w:rsidR="00EA44DB" w:rsidRDefault="00EA44DB">
                        <w:r>
                          <w:rPr>
                            <w:rFonts w:ascii="Times New Roman" w:hAnsi="Times New Roman" w:cs="Times New Roman"/>
                            <w:color w:val="000000"/>
                          </w:rPr>
                          <w:t>16kb/s</w:t>
                        </w:r>
                      </w:p>
                    </w:txbxContent>
                  </v:textbox>
                </v:rect>
                <v:rect id="Rectangle 14" o:spid="_x0000_s1037" style="position:absolute;left:40100;top:14382;width:7918;height:1753;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" filled="f" stroked="f">
                  <v:textbox style="mso-fit-shape-to-text:t" inset="0,0,0,0">
                    <w:txbxContent>
                      <w:p w:rsidR="00EA44DB" w:rsidRDefault="00EA44DB">
                        <w:r>
                          <w:rPr>
                            <w:rFonts w:ascii="Times New Roman" w:hAnsi="Times New Roman" w:cs="Times New Roman"/>
                            <w:color w:val="000000"/>
                          </w:rPr>
                          <w:t>Secure Texts</w:t>
                        </w:r>
                      </w:p>
                    </w:txbxContent>
                  </v:textbox>
                </v:rect>
                <v:rect id="Rectangle 15" o:spid="_x0000_s1038" style="position:absolute;left:30003;top:18383;width:3728;height:1752;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" filled="f" stroked="f">
                  <v:textbox style="mso-fit-shape-to-text:t" inset="0,0,0,0">
                    <w:txbxContent>
                      <w:p w:rsidR="00EA44DB" w:rsidRDefault="00EA44DB">
                        <w:r>
                          <w:rPr>
                            <w:rFonts w:ascii="Times New Roman" w:hAnsi="Times New Roman" w:cs="Times New Roman"/>
                            <w:color w:val="000000"/>
                          </w:rPr>
                          <w:t>TC/IP</w:t>
                        </w:r>
                      </w:p>
                    </w:txbxContent>
                  </v:textbox>
                </v:rect>
                <v:rect id="Rectangle 16" o:spid="_x0000_s1039" style="position:absolute;left:15716;top:20383;width:6356;height:1753;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" filled="f" stroked="f">
                  <v:textbox style="mso-fit-shape-to-text:t" inset="0,0,0,0">
                    <w:txbxContent>
                      <w:p w:rsidR="00EA44DB" w:rsidRDefault="00EA44DB">
                        <w:r>
                          <w:rPr>
                            <w:rFonts w:ascii="Times New Roman" w:hAnsi="Times New Roman" w:cs="Times New Roman"/>
                            <w:color w:val="000000"/>
                          </w:rPr>
                          <w:t>SATCOM</w:t>
                        </w:r>
                      </w:p>
                    </w:txbxContent>
                  </v:textbox>
                </v:rect>
                <v:rect id="Rectangle 17" o:spid="_x0000_s1040" style="position:absolute;left:40100;top:22383;width:1778;height:1753;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" filled="f" stroked="f">
                  <v:textbox style="mso-fit-shape-to-text:t" inset="0,0,0,0">
                    <w:txbxContent>
                      <w:p w:rsidR="00EA44DB" w:rsidRDefault="00EA44DB">
                        <w:r>
                          <w:rPr>
                            <w:rFonts w:ascii="Times New Roman" w:hAnsi="Times New Roman" w:cs="Times New Roman"/>
                            <w:color w:val="000000"/>
                          </w:rPr>
                          <w:t>Ka</w:t>
                        </w:r>
                      </w:p>
                    </w:txbxContent>
                  </v:textbox>
                </v:rect>
                <v:rect id="Rectangle 18" o:spid="_x0000_s1041" style="position:absolute;left:27908;top:24384;width:3054;height:1752;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FDL8fvwAA&#10;ANsAAAAPAAAAZHJzL2Rvd25yZXYueG1sRE9LasMwEN0Xcgcxge4aOV4U140SSiCQlGxs9wCDNf5Q&#10;aWQkJXZvXxUC3c3jfWd3WKwRd/JhdKxgu8lAELdOj9wr+GpOLwWIEJE1Gsek4IcCHParpx2W2s1c&#10;0b2OvUghHEpUMMQ4lVKGdiCLYeMm4sR1zluMCfpeao9zCrdG5ln2Ki2OnBoGnOg4UPtd36wC2dSn&#10;uaiNz9xn3l3N5Vx15JR6Xi8f7yAiLfFf/HCfdZr/Bn+/pAPk/hc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MUMvx+/AAAA2wAAAA8AAAAAAAAAAAAAAAAAlwIAAGRycy9kb3ducmV2&#10;LnhtbFBLBQYAAAAABAAEAPUAAACDAwAAAAA=&#10;" filled="f" stroked="f">
                  <v:textbox style="mso-fit-shape-to-text:t" inset="0,0,0,0">
                    <w:txbxContent>
                      <w:p w:rsidR="00EA44DB" w:rsidRDefault="00EA44DB">
                        <w:r>
                          <w:rPr>
                            <w:rFonts w:ascii="Times New Roman" w:hAnsi="Times New Roman" w:cs="Times New Roman"/>
                            <w:color w:val="000000"/>
                          </w:rPr>
                          <w:t>UHF</w:t>
                        </w:r>
                      </w:p>
                    </w:txbxContent>
                  </v:textbox>
                </v:rect>
                <v:rect id="Rectangle 19" o:spid="_x0000_s1042" style="position:absolute;left:40100;top:26384;width:1867;height:1752;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" filled="f" stroked="f">
                  <v:textbox style="mso-fit-shape-to-text:t" inset="0,0,0,0">
                    <w:txbxContent>
                      <w:p w:rsidR="00EA44DB" w:rsidRDefault="00EA44DB">
                        <w:r>
                          <w:rPr>
                            <w:rFonts w:ascii="Times New Roman" w:hAnsi="Times New Roman" w:cs="Times New Roman"/>
                            <w:color w:val="000000"/>
                          </w:rPr>
                          <w:t>Ku</w:t>
                        </w:r>
                      </w:p>
                    </w:txbxContent>
                  </v:textbox>
                </v:rect>
                <v:rect id="Rectangle 20" o:spid="_x0000_s1043" style="position:absolute;left:27908;top:28384;width:2800;height:1753;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1FnmkwAAA&#10;ANsAAAAPAAAAZHJzL2Rvd25yZXYueG1sRI/NigIxEITvgu8QWtibZpzDIqNRRBBUvDjuAzSTnh9M&#10;OkMSnfHtzcLCHouq+ora7EZrxIt86BwrWC4yEMSV0x03Cn7ux/kKRIjIGo1jUvCmALvtdLLBQruB&#10;b/QqYyMShEOBCtoY+0LKULVkMSxcT5y82nmLMUnfSO1xSHBrZJ5l39Jix2mhxZ4OLVWP8mkVyHt5&#10;HFal8Zm75PXVnE+3mpxSX7NxvwYRaYz/4b/2SSvIl/D7Jf0Auf0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1FnmkwAAAANsAAAAPAAAAAAAAAAAAAAAAAJcCAABkcnMvZG93bnJl&#10;di54bWxQSwUGAAAAAAQABAD1AAAAhAMAAAAA&#10;" filled="f" stroked="f">
                  <v:textbox style="mso-fit-shape-to-text:t" inset="0,0,0,0">
                    <w:txbxContent>
                      <w:p w:rsidR="00EA44DB" w:rsidRDefault="00EA44DB">
                        <w:r>
                          <w:rPr>
                            <w:rFonts w:ascii="Times New Roman" w:hAnsi="Times New Roman" w:cs="Times New Roman"/>
                            <w:color w:val="000000"/>
                          </w:rPr>
                          <w:t>SHF</w:t>
                        </w:r>
                      </w:p>
                    </w:txbxContent>
                  </v:textbox>
                </v:rect>
                <v:rect id="Rectangle 21" o:spid="_x0000_s1044" style="position:absolute;left:95;top:2000;width:15240;height:19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oGmp3xAAA&#10;ANsAAAAPAAAAZHJzL2Rvd25yZXYueG1sRI9PawIxFMTvhX6H8Aq91aRbu+i6UUQQCtpDVfD62Lz9&#10;g5uX7Sbq9tsbQehxmJnfMPlisK24UO8bxxreRwoEceFMw5WGw379NgHhA7LB1jFp+CMPi/nzU46Z&#10;cVf+ocsuVCJC2GeooQ6hy6T0RU0W/ch1xNErXW8xRNlX0vR4jXDbykSpVFpsOC7U2NGqpuK0O1sN&#10;mI7N73f5sd1vzilOq0GtP49K69eXYTkDEWgI/+FH+8toSBK4f4k/QM5v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6Bpqd8QAAADbAAAADwAAAAAAAAAAAAAAAACXAgAAZHJzL2Rv&#10;d25yZXYueG1sUEsFBgAAAAAEAAQA9QAAAIgDAAAAAA==&#10;" stroked="f"/>
                <v:rect id="Rectangle 22" o:spid="_x0000_s1045" style="position:absolute;left:15335;top:95;width:190;height:190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" stroked="f"/>
                <v:rect id="Rectangle 23" o:spid="_x0000_s1046" style="position:absolute;left:15335;top:2000;width:6286;height:19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v3PZ2vwAA&#10;ANsAAAAPAAAAZHJzL2Rvd25yZXYueG1sRI/NCsIwEITvgu8QVvCmqT9IqUYRRfHgResDLM3aFptN&#10;aaKtb28EweMwM98wq01nKvGixpWWFUzGEQjizOqScwW39DCKQTiPrLGyTAre5GCz7vdWmGjb8oVe&#10;V5+LAGGXoILC+zqR0mUFGXRjWxMH724bgz7IJpe6wTbATSWnUbSQBksOCwXWtCsoe1yfRsGxnet0&#10;UUW78j4771NJ8SNPz0oNB912CcJT5//hX/ukFUzn8P0SfoBcfwA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O/c9na/AAAA2wAAAA8AAAAAAAAAAAAAAAAAlwIAAGRycy9kb3ducmV2&#10;LnhtbFBLBQYAAAAABAAEAPUAAACDAwAAAAA=&#10;" fillcolor="#090" stroked="f"/>
                <v:rect id="Rectangle 24" o:spid="_x0000_s1047" style="position:absolute;left:21431;top:95;width:190;height:190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" stroked="f"/>
                <v:rect id="Rectangle 25" o:spid="_x0000_s1048" style="position:absolute;left:95;top:4000;width:27432;height:19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XIWx0xAAA&#10;ANsAAAAPAAAAZHJzL2Rvd25yZXYueG1sRI9Pa8JAFMTvBb/D8oTe6q62hhpdRYRAofVQLXh9ZJ9J&#10;MPs2Zjd/+u27hUKPw8z8htnsRluLnlpfOdYwnykQxLkzFRcavs7Z0ysIH5AN1o5Jwzd52G0nDxtM&#10;jRv4k/pTKESEsE9RQxlCk0rp85Is+plriKN3da3FEGVbSNPiEOG2lgulEmmx4rhQYkOHkvLbqbMa&#10;MHkx9+P1+eP83iW4KkaVLS9K68fpuF+DCDSG//Bf+81oWCTw+yX+ALn9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lyFsdMQAAADbAAAADwAAAAAAAAAAAAAAAACXAgAAZHJzL2Rv&#10;d25yZXYueG1sUEsFBgAAAAAEAAQA9QAAAIgDAAAAAA==&#10;" stroked="f"/>
                <v:rect id="Rectangle 26" o:spid="_x0000_s1049" style="position:absolute;left:27527;top:95;width:190;height:390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" stroked="f"/>
                <v:rect id="Rectangle 27" o:spid="_x0000_s1050" style="position:absolute;left:27527;top:4000;width:6286;height:19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" fillcolor="#090" stroked="f"/>
                <v:rect id="Rectangle 28" o:spid="_x0000_s1051" style="position:absolute;left:33623;top:95;width:190;height:390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" stroked="f"/>
                <v:rect id="Rectangle 29" o:spid="_x0000_s1052" style="position:absolute;left:95;top:8001;width:39624;height:19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" stroked="f"/>
                <v:rect id="Rectangle 30" o:spid="_x0000_s1053" style="position:absolute;left:39719;top:95;width:190;height:790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" stroked="f"/>
                <v:rect id="Rectangle 31" o:spid="_x0000_s1054" style="position:absolute;left:39719;top:8001;width:7906;height:19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T/QR9wwAA&#10;ANsAAAAPAAAAZHJzL2Rvd25yZXYueG1sRI/NisJAEITvgu8wtLA3nfhD0OhERHHZg5dNfIAm0yYh&#10;mZ6QGU327XcWhD0WVfUVdTiOphUv6l1tWcFyEYEgLqyuuVRwz6/zLQjnkTW2lknBDzk4ptPJARNt&#10;B/6mV+ZLESDsElRQed8lUrqiIoNuYTvi4D1sb9AH2ZdS9zgEuGnlKopiabDmsFBhR+eKiiZ7GgWf&#10;w0bncRud68f6dsklbZsyvyn1MRtPexCeRv8ffre/tIJdDH9fwg+Q6S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T/QR9wwAAANsAAAAPAAAAAAAAAAAAAAAAAJcCAABkcnMvZG93&#10;bnJldi54bWxQSwUGAAAAAAQABAD1AAAAhwMAAAAA&#10;" fillcolor="#090" stroked="f"/>
                <v:rect id="Rectangle 32" o:spid="_x0000_s1055" style="position:absolute;left:47434;top:95;width:191;height:790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" stroked="f"/>
                <v:rect id="Rectangle 33" o:spid="_x0000_s1056" style="position:absolute;left:95;top:10001;width:52292;height:19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qTZR6wAAA&#10;ANsAAAAPAAAAZHJzL2Rvd25yZXYueG1sRE/LisIwFN0P+A/hCu7GxMcUrUYRQRjQWfgAt5fm2hab&#10;m9pE7fy9WQguD+c9X7a2Eg9qfOlYw6CvQBBnzpScazgdN98TED4gG6wck4Z/8rBcdL7mmBr35D09&#10;DiEXMYR9ihqKEOpUSp8VZNH3XU0cuYtrLIYIm1yaBp8x3FZyqFQiLZYcGwqsaV1Qdj3crQZMxub2&#10;dxntjtt7gtO8VZufs9K6121XMxCB2vARv92/RsM0jo1f4g+Qixc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qTZR6wAAAANsAAAAPAAAAAAAAAAAAAAAAAJcCAABkcnMvZG93bnJl&#10;di54bWxQSwUGAAAAAAQABAD1AAAAhAMAAAAA&#10;" stroked="f"/>
                <v:rect id="Rectangle 34" o:spid="_x0000_s1057" style="position:absolute;left:52387;top:95;width:191;height:990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FATHhwwAA&#10;ANsAAAAPAAAAZHJzL2Rvd25yZXYueG1sRI9Pi8IwFMTvgt8hPGFvmuwfy7YaRRYEYfVgXfD6aJ5t&#10;2ealNlHrtzcLCx6HmfkNM1/2thFX6nztWMPrRIEgLpypudTwc1iPP0H4gGywcUwa7uRhuRgO5pgZ&#10;d+M9XfNQighhn6GGKoQ2k9IXFVn0E9cSR+/kOoshyq6UpsNbhNtGvimVSIs1x4UKW/qqqPjNL1YD&#10;Jh/mvDu9bw/flwTTslfr6VFp/TLqVzMQgfrwDP+3N0ZDmsLfl/gD5OI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FATHhwwAAANsAAAAPAAAAAAAAAAAAAAAAAJcCAABkcnMvZG93&#10;bnJldi54bWxQSwUGAAAAAAQABAD1AAAAhwMAAAAA&#10;" stroked="f"/>
                <v:rect id="Rectangle 35" o:spid="_x0000_s1058" style="position:absolute;left:52387;top:10001;width:6287;height:19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L3iAOwwAA&#10;ANwAAAAPAAAAZHJzL2Rvd25yZXYueG1sRI9Bi8IwEIXvC/6HMIK3NXEVkWoUUVb24EXrDxiasS02&#10;k9JEW//9zmFhbzO8N+99s9kNvlEv6mId2MJsakARF8HVXFq45d+fK1AxITtsApOFN0XYbUcfG8xc&#10;6PlCr2sqlYRwzNBClVKbaR2LijzGaWiJRbuHzmOStSu167CXcN/oL2OW2mPN0lBhS4eKisf16S2c&#10;+oXLl4051Pf5+ZhrWj3K/GztZDzs16ASDenf/Hf94wTfCL48IxPo7S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L3iAOwwAAANwAAAAPAAAAAAAAAAAAAAAAAJcCAABkcnMvZG93&#10;bnJldi54bWxQSwUGAAAAAAQABAD1AAAAhwMAAAAA&#10;" fillcolor="#090" stroked="f"/>
                <v:rect id="Rectangle 36" o:spid="_x0000_s1059" style="position:absolute;left:58483;top:95;width:191;height:990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cRAWrwgAA&#10;ANwAAAAPAAAAZHJzL2Rvd25yZXYueG1sRE9La8JAEL4X/A/LCN7qrrUNNnUVKQSE2kNV6HXIjklo&#10;djZmNw//vVso9DYf33PW29HWoqfWV441LOYKBHHuTMWFhvMpe1yB8AHZYO2YNNzIw3YzeVhjatzA&#10;X9QfQyFiCPsUNZQhNKmUPi/Jop+7hjhyF9daDBG2hTQtDjHc1vJJqURarDg2lNjQe0n5z7GzGjB5&#10;NtfPy/Jw+ugSfC1Glb18K61n03H3BiLQGP7Ff+69ifPVAn6fiRfIzR0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BxEBavCAAAA3AAAAA8AAAAAAAAAAAAAAAAAlwIAAGRycy9kb3du&#10;cmV2LnhtbFBLBQYAAAAABAAEAPUAAACGAwAAAAA=&#10;" stroked="f"/>
                <v:rect id="Rectangle 37" o:spid="_x0000_s1060" style="position:absolute;top:95;width:190;height:1190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slpvcwQAA&#10;ANwAAAAPAAAAZHJzL2Rvd25yZXYueG1sRE9Ni8IwEL0L/ocwwt400dWyVqOIICy4HtQFr0MztsVm&#10;Upuo3X+/EQRv83ifM1+2thJ3anzpWMNwoEAQZ86UnGv4PW76XyB8QDZYOSYNf+Rhueh25pga9+A9&#10;3Q8hFzGEfYoaihDqVEqfFWTRD1xNHLmzayyGCJtcmgYfMdxWcqRUIi2WHBsKrGldUHY53KwGTMbm&#10;ujt//hy3twSneas2k5PS+qPXrmYgArXhLX65v02cr0bwfCZeIBf/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7Jab3MEAAADcAAAADwAAAAAAAAAAAAAAAACXAgAAZHJzL2Rvd25y&#10;ZXYueG1sUEsFBgAAAAAEAAQA9QAAAIUDAAAAAA==&#10;" stroked="f"/>
                <v:rect id="Rectangle 38" o:spid="_x0000_s1061" style="position:absolute;top:12001;width:7810;height:19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gf81axAAA&#10;ANwAAAAPAAAAZHJzL2Rvd25yZXYueG1sRE9LawIxEL4X+h/CFHqridaKrkaphUIvQn0c9DZuxt3F&#10;zWSbpLr66xuh4G0+vudMZq2txYl8qBxr6HYUCOLcmYoLDZv158sQRIjIBmvHpOFCAWbTx4cJZsad&#10;eUmnVSxECuGQoYYyxiaTMuQlWQwd1xAn7uC8xZigL6TxeE7htpY9pQbSYsWpocSGPkrKj6tfq2E+&#10;Gs5/vvu8uC73O9pt98e3nldaPz+172MQkdp4F/+7v0yar17h9ky6QE7/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oH/NWsQAAADcAAAADwAAAAAAAAAAAAAAAACXAgAAZHJzL2Rv&#10;d25yZXYueG1sUEsFBgAAAAAEAAQA9QAAAIgDAAAAAA==&#10;" fillcolor="black" stroked="f"/>
                <v:rect id="Rectangle 39" o:spid="_x0000_s1062" style="position:absolute;left:7620;top:95;width:190;height:1009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MM6YzwwAA&#10;ANwAAAAPAAAAZHJzL2Rvd25yZXYueG1sRE9Na8JAEL0L/Q/LCL3prjWGNnWVIgiF6sGk0OuQHZPQ&#10;7GyaXU36791Cwds83uest6NtxZV63zjWsJgrEMSlMw1XGj6L/ewZhA/IBlvHpOGXPGw3D5M1ZsYN&#10;fKJrHioRQ9hnqKEOocuk9GVNFv3cdcSRO7veYoiwr6TpcYjhtpVPSqXSYsOxocaOdjWV3/nFasA0&#10;MT/H8/JQfFxSfKlGtV99Ka0fp+PbK4hAY7iL/93vJs5XCfw9Ey+Qmxs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MM6YzwwAAANwAAAAPAAAAAAAAAAAAAAAAAJcCAABkcnMvZG93&#10;bnJldi54bWxQSwUGAAAAAAQABAD1AAAAhwMAAAAA&#10;" stroked="f"/>
                <v:rect id="Rectangle 40" o:spid="_x0000_s1063" style="position:absolute;left:15335;top:2190;width:190;height:981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jfwOowwAA&#10;ANwAAAAPAAAAZHJzL2Rvd25yZXYueG1sRE9Na8JAEL0L/odlhN5017YJNbqGUhAKrYdqweuQHZNg&#10;djZmNyb9992C0Ns83uds8tE24kadrx1rWC4UCOLCmZpLDd/H3fwFhA/IBhvHpOGHPOTb6WSDmXED&#10;f9HtEEoRQ9hnqKEKoc2k9EVFFv3CtcSRO7vOYoiwK6XpcIjhtpGPSqXSYs2xocKW3ioqLofeasD0&#10;2Vz356fP40ef4qoc1S45Ka0fZuPrGkSgMfyL7+53E+erBP6eiRfI7S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jfwOowwAAANwAAAAPAAAAAAAAAAAAAAAAAJcCAABkcnMvZG93&#10;bnJldi54bWxQSwUGAAAAAAQABAD1AAAAhwMAAAAA&#10;" stroked="f"/>
                <v:rect id="Rectangle 41" o:spid="_x0000_s1064" style="position:absolute;left:21431;top:2190;width:190;height:800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TrZ3fwQAA&#10;ANwAAAAPAAAAZHJzL2Rvd25yZXYueG1sRE9Li8IwEL4v+B/CCHtbE3fdotUosiAIugcf4HVoxrbY&#10;TGoTtf57Iwje5uN7zmTW2kpcqfGlYw39ngJBnDlTcq5hv1t8DUH4gGywckwa7uRhNu18TDA17sYb&#10;um5DLmII+xQ1FCHUqZQ+K8ii77maOHJH11gMETa5NA3eYrit5LdSibRYcmwosKa/grLT9mI1YDIw&#10;5//jz3q3uiQ4ylu1+D0orT+77XwMIlAb3uKXe2nifJXA85l4gZw+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k62d38EAAADcAAAADwAAAAAAAAAAAAAAAACXAgAAZHJzL2Rvd25y&#10;ZXYueG1sUEsFBgAAAAAEAAQA9QAAAIUDAAAAAA==&#10;" stroked="f"/>
                <v:rect id="Rectangle 42" o:spid="_x0000_s1065" style="position:absolute;left:27527;top:4191;width:190;height:78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84ThEwgAA&#10;ANwAAAAPAAAAZHJzL2Rvd25yZXYueG1sRE9Li8IwEL4v+B/CCN7WRN2tWo0igrCw68EHeB2asS02&#10;k9pErf/eLCzsbT6+58yXra3EnRpfOtYw6CsQxJkzJecajofN+wSED8gGK8ek4UkelovO2xxT4x68&#10;o/s+5CKGsE9RQxFCnUrps4Is+r6riSN3do3FEGGTS9PgI4bbSg6VSqTFkmNDgTWtC8ou+5vVgMmH&#10;uW7Po5/D9y3Bad6qzedJad3rtqsZiEBt+Bf/ub9MnK/G8PtMvEAuXg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PzhOETCAAAA3AAAAA8AAAAAAAAAAAAAAAAAlwIAAGRycy9kb3du&#10;cmV2LnhtbFBLBQYAAAAABAAEAPUAAACGAwAAAAA=&#10;" stroked="f"/>
                <v:rect id="Rectangle 43" o:spid="_x0000_s1066" style="position:absolute;left:33623;top:4191;width:190;height:78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Nfqw2xQAA&#10;ANwAAAAPAAAAZHJzL2Rvd25yZXYueG1sRI9Pa8JAEMXvBb/DMkJvddf+CTW6SikIQtuDUeh1yI5J&#10;MDubZleN375zELzN8N6895vFavCtOlMfm8AWphMDirgMruHKwn63fnoHFROywzYwWbhShNVy9LDA&#10;3IULb+lcpEpJCMccLdQpdbnWsazJY5yEjli0Q+g9Jln7SrseLxLuW/1sTKY9NiwNNXb0WVN5LE7e&#10;Amav7u/n8PK9+zplOKsGs377NdY+joePOahEQ7qbb9cbJ/hGaOUZmUAv/w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I1+rDbFAAAA3AAAAA8AAAAAAAAAAAAAAAAAlwIAAGRycy9k&#10;b3ducmV2LnhtbFBLBQYAAAAABAAEAPUAAACJAwAAAAA=&#10;" stroked="f"/>
                <v:rect id="Rectangle 44" o:spid="_x0000_s1067" style="position:absolute;left:39719;top:8191;width:190;height:38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iMgmtwwAA&#10;ANwAAAAPAAAAZHJzL2Rvd25yZXYueG1sRE9Na8JAEL0X+h+WKfRWd2s11NRNEEEQrIdqodchOyah&#10;2dmYXZP477uC0Ns83ucs89E2oqfO1441vE4UCOLCmZpLDd/Hzcs7CB+QDTaOScOVPOTZ48MSU+MG&#10;/qL+EEoRQ9inqKEKoU2l9EVFFv3EtcSRO7nOYoiwK6XpcIjhtpFTpRJpsebYUGFL64qK38PFasBk&#10;Zs7709vncXdJcFGOajP/UVo/P42rDxCBxvAvvru3Js5XC7g9Ey+Q2R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iMgmtwwAAANwAAAAPAAAAAAAAAAAAAAAAAJcCAABkcnMvZG93&#10;bnJldi54bWxQSwUGAAAAAAQABAD1AAAAhwMAAAAA&#10;" stroked="f"/>
                <v:rect id="Rectangle 45" o:spid="_x0000_s1068" style="position:absolute;left:7810;top:12001;width:39815;height:19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OB7bTwwAA&#10;ANwAAAAPAAAAZHJzL2Rvd25yZXYueG1sRI9Bi8JADIXvwv6HIQvedOq6iFSnIi4rHrys9QeETmxL&#10;O5nSmbX135uD4C3hvbz3ZbsbXavu1Ifas4HFPAFFXHhbc2ngmv/O1qBCRLbYeiYDDwqwyz4mW0yt&#10;H/iP7pdYKgnhkKKBKsYu1ToUFTkMc98Ri3bzvcMoa19q2+Mg4a7VX0my0g5rloYKOzpUVDSXf2fg&#10;OHzbfNUmh/q2PP/kmtZNmZ+NmX6O+w2oSGN8m1/XJyv4C8GXZ2QCnT0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OB7bTwwAAANwAAAAPAAAAAAAAAAAAAAAAAJcCAABkcnMvZG93&#10;bnJldi54bWxQSwUGAAAAAAQABAD1AAAAhwMAAAAA&#10;" fillcolor="#090" stroked="f"/>
                <v:rect id="Rectangle 46" o:spid="_x0000_s1069" style="position:absolute;left:47434;top:8191;width:191;height:38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ZnZN2wwAA&#10;ANwAAAAPAAAAZHJzL2Rvd25yZXYueG1sRE9La8JAEL4L/Q/LFLzpbrSGmmaVIgiF1oOx4HXITh40&#10;O5tmV03/fbdQ8DYf33Py7Wg7caXBt441JHMFgrh0puVaw+dpP3sG4QOywc4xafghD9vNwyTHzLgb&#10;H+lahFrEEPYZamhC6DMpfdmQRT93PXHkKjdYDBEOtTQD3mK47eRCqVRabDk2NNjTrqHyq7hYDZg+&#10;me9Dtfw4vV9SXNej2q/OSuvp4/j6AiLQGO7if/ebifOTBP6eiRfIzS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ZnZN2wwAAANwAAAAPAAAAAAAAAAAAAAAAAJcCAABkcnMvZG93&#10;bnJldi54bWxQSwUGAAAAAAQABAD1AAAAhwMAAAAA&#10;" stroked="f"/>
                <v:rect id="Rectangle 47" o:spid="_x0000_s1070" style="position:absolute;left:95;top:14001;width:52292;height:19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pTw0BwwAA&#10;ANwAAAAPAAAAZHJzL2Rvd25yZXYueG1sRE9Na8JAEL0X/A/LFLzVXbUNNbpKKQSEtgcTodchOyah&#10;2dmYXWP8991Cwds83udsdqNtxUC9bxxrmM8UCOLSmYYrDccie3oF4QOywdYxabiRh9128rDB1Lgr&#10;H2jIQyViCPsUNdQhdKmUvqzJop+5jjhyJ9dbDBH2lTQ9XmO4beVCqURabDg21NjRe03lT36xGjB5&#10;Nuev0/Kz+LgkuKpGlb18K62nj+PbGkSgMdzF/+69ifPnC/h7Jl4gt7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pTw0BwwAAANwAAAAPAAAAAAAAAAAAAAAAAJcCAABkcnMvZG93&#10;bnJldi54bWxQSwUGAAAAAAQABAD1AAAAhwMAAAAA&#10;" stroked="f"/>
                <v:rect id="Rectangle 48" o:spid="_x0000_s1071" style="position:absolute;left:52387;top:10191;width:191;height:38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GA6iawwAA&#10;ANwAAAAPAAAAZHJzL2Rvd25yZXYueG1sRE9Na8JAEL0X/A/LFLzVXWsbanSVIgSEtgcTodchOyah&#10;2dmYXWP8991Cwds83uest6NtxUC9bxxrmM8UCOLSmYYrDccie3oD4QOywdYxabiRh+1m8rDG1Lgr&#10;H2jIQyViCPsUNdQhdKmUvqzJop+5jjhyJ9dbDBH2lTQ9XmO4beWzUom02HBsqLGjXU3lT36xGjB5&#10;Meev0+Kz+LgkuKxGlb1+K62nj+P7CkSgMdzF/+69ifPnC/h7Jl4gN7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GA6iawwAAANwAAAAPAAAAAAAAAAAAAAAAAJcCAABkcnMvZG93&#10;bnJldi54bWxQSwUGAAAAAAQABAD1AAAAhwMAAAAA&#10;" stroked="f"/>
                <v:rect id="Rectangle 49" o:spid="_x0000_s1072" style="position:absolute;left:52387;top:14001;width:6287;height:19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" fillcolor="#090" stroked="f"/>
                <v:rect id="Rectangle 50" o:spid="_x0000_s1073" style="position:absolute;left:58483;top:10191;width:191;height:38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" stroked="f"/>
                <v:rect id="Rectangle 51" o:spid="_x0000_s1074" style="position:absolute;left:95;top:16002;width:39624;height:19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WdAsCwwAA&#10;ANwAAAAPAAAAZHJzL2Rvd25yZXYueG1sRE9La8JAEL4X/A/LCN7qrrUNNnUVKQSE2kNV6HXIjklo&#10;djZmNw//vVso9DYf33PW29HWoqfWV441LOYKBHHuTMWFhvMpe1yB8AHZYO2YNNzIw3YzeVhjatzA&#10;X9QfQyFiCPsUNZQhNKmUPi/Jop+7hjhyF9daDBG2hTQtDjHc1vJJqURarDg2lNjQe0n5z7GzGjB5&#10;NtfPy/Jw+ugSfC1Glb18K61n03H3BiLQGP7Ff+69ifMXCfw+Ey+Qmzs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WdAsCwwAAANwAAAAPAAAAAAAAAAAAAAAAAJcCAABkcnMvZG93&#10;bnJldi54bWxQSwUGAAAAAAQABAD1AAAAhwMAAAAA&#10;" stroked="f"/>
                <v:rect id="Rectangle 52" o:spid="_x0000_s1075" style="position:absolute;left:39719;top:12192;width:190;height:38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5OK6ZwgAA&#10;ANwAAAAPAAAAZHJzL2Rvd25yZXYueG1sRE9Ni8IwEL0v7H8Is+BNE1ftajWKCIKgHlYFr0MztsVm&#10;0m2idv/9RhD2No/3ObNFaytxp8aXjjX0ewoEceZMybmG03HdHYPwAdlg5Zg0/JKHxfz9bYapcQ/+&#10;pvsh5CKGsE9RQxFCnUrps4Is+p6riSN3cY3FEGGTS9PgI4bbSn4qlUiLJceGAmtaFZRdDzerAZOh&#10;+dlfBrvj9pbgJG/VenRWWnc+2uUURKA2/Itf7o2J8/tf8HwmXiDnf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Hk4rpnCAAAA3AAAAA8AAAAAAAAAAAAAAAAAlwIAAGRycy9kb3du&#10;cmV2LnhtbFBLBQYAAAAABAAEAPUAAACGAwAAAAA=&#10;" stroked="f"/>
                <v:rect id="Rectangle 53" o:spid="_x0000_s1076" style="position:absolute;left:39719;top:16002;width:7906;height:19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wcbrVwwAA&#10;ANwAAAAPAAAAZHJzL2Rvd25yZXYueG1sRI9Bi8JADIXvwv6HIQvedOq6iFSnIi4rHrys9QeETmxL&#10;O5nSmbX135uD4C3hvbz3ZbsbXavu1Ifas4HFPAFFXHhbc2ngmv/O1qBCRLbYeiYDDwqwyz4mW0yt&#10;H/iP7pdYKgnhkKKBKsYu1ToUFTkMc98Ri3bzvcMoa19q2+Mg4a7VX0my0g5rloYKOzpUVDSXf2fg&#10;OHzbfNUmh/q2PP/kmtZNmZ+NmX6O+w2oSGN8m1/XJyv4C6GVZ2QCnT0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wcbrVwwAAANwAAAAPAAAAAAAAAAAAAAAAAJcCAABkcnMvZG93&#10;bnJldi54bWxQSwUGAAAAAAQABAD1AAAAhwMAAAAA&#10;" fillcolor="#090" stroked="f"/>
                <v:rect id="Rectangle 54" o:spid="_x0000_s1077" style="position:absolute;left:47434;top:12192;width:191;height:38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" stroked="f"/>
                <v:rect id="Rectangle 55" o:spid="_x0000_s1078" style="position:absolute;left:95;top:20002;width:27432;height:19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X8VnLwwAA&#10;ANwAAAAPAAAAZHJzL2Rvd25yZXYueG1sRE9Na8JAEL0X/A/LFLzVXbUNNbpKKQSEtgcTodchOyah&#10;2dmYXWP8991Cwds83udsdqNtxUC9bxxrmM8UCOLSmYYrDccie3oF4QOywdYxabiRh9128rDB1Lgr&#10;H2jIQyViCPsUNdQhdKmUvqzJop+5jjhyJ9dbDBH2lTQ9XmO4beVCqURabDg21NjRe03lT36xGjB5&#10;Nuev0/Kz+LgkuKpGlb18K62nj+PbGkSgMdzF/+69ifMXc/h7Jl4gt7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X8VnLwwAAANwAAAAPAAAAAAAAAAAAAAAAAJcCAABkcnMvZG93&#10;bnJldi54bWxQSwUGAAAAAAQABAD1AAAAhwMAAAAA&#10;" stroked="f"/>
                <v:rect id="Rectangle 56" o:spid="_x0000_s1079" style="position:absolute;left:27527;top:12192;width:190;height:78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nI8e8wgAA&#10;ANwAAAAPAAAAZHJzL2Rvd25yZXYueG1sRE9Na8JAEL0L/odlBG+6a6yhpq5SCoLQejAWvA7ZMQnN&#10;zsbsqvHfdwsFb/N4n7Pa9LYRN+p87VjDbKpAEBfO1Fxq+D5uJ68gfEA22DgmDQ/ysFkPByvMjLvz&#10;gW55KEUMYZ+hhiqENpPSFxVZ9FPXEkfu7DqLIcKulKbDewy3jUyUSqXFmmNDhS19VFT85FerAdMX&#10;c9mf51/Hz2uKy7JX28VJaT0e9e9vIAL14Sn+d+9MnJ8k8PdMvECufw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Kcjx7zCAAAA3AAAAA8AAAAAAAAAAAAAAAAAlwIAAGRycy9kb3du&#10;cmV2LnhtbFBLBQYAAAAABAAEAPUAAACGAwAAAAA=&#10;" stroked="f"/>
                <v:rect id="Rectangle 57" o:spid="_x0000_s1080" style="position:absolute;left:27527;top:20002;width:6286;height:19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" fillcolor="#090" stroked="f"/>
                <v:rect id="Rectangle 58" o:spid="_x0000_s1081" style="position:absolute;left:33623;top:12192;width:190;height:78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oyl/IwQAA&#10;ANwAAAAPAAAAZHJzL2Rvd25yZXYueG1sRE9Li8IwEL4L+x/CLOxNE19Fq1EWQVhQD6sLXodmbIvN&#10;pNtErf/eCIK3+fieM1+2thJXanzpWEO/p0AQZ86UnGv4O6y7ExA+IBusHJOGO3lYLj46c0yNu/Ev&#10;XfchFzGEfYoaihDqVEqfFWTR91xNHLmTayyGCJtcmgZvMdxWcqBUIi2WHBsKrGlVUHbeX6wGTEbm&#10;f3cabg+bS4LTvFXr8VFp/fXZfs9ABGrDW/xy/5g4fzCG5zPxArl4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KMpfyMEAAADcAAAADwAAAAAAAAAAAAAAAACXAgAAZHJzL2Rvd25y&#10;ZXYueG1sUEsFBgAAAAAEAAQA9QAAAIUDAAAAAA==&#10;" stroked="f"/>
                <v:rect id="Rectangle 59" o:spid="_x0000_s1082" style="position:absolute;left:95;top:22002;width:15240;height:19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" stroked="f"/>
                <v:rect id="Rectangle 60" o:spid="_x0000_s1083" style="position:absolute;left:15335;top:12192;width:190;height:98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3VGQkwwAA&#10;ANwAAAAPAAAAZHJzL2Rvd25yZXYueG1sRE9LawIxEL4L/Q9hhN5qom1X3W4UEYSC9eBa6HXYzD7o&#10;ZrLdRN3++0YoeJuP7znZerCtuFDvG8caphMFgrhwpuFKw+dp97QA4QOywdYxafglD+vVwyjD1Lgr&#10;H+mSh0rEEPYpaqhD6FIpfVGTRT9xHXHkStdbDBH2lTQ9XmO4beVMqURabDg21NjRtqbiOz9bDZi8&#10;mJ9D+fxx2p8TXFaD2r1+Ka0fx8PmDUSgIdzF/+53E+fP5nB7Jl4gV3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3VGQkwwAAANwAAAAPAAAAAAAAAAAAAAAAAJcCAABkcnMvZG93&#10;bnJldi54bWxQSwUGAAAAAAQABAD1AAAAhwMAAAAA&#10;" stroked="f"/>
                <v:rect id="Rectangle 61" o:spid="_x0000_s1084" style="position:absolute;left:15335;top:22002;width:6286;height:19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HXBowwAA&#10;ANwAAAAPAAAAZHJzL2Rvd25yZXYueG1sRI9Bi8JADIXvgv9hiLA3neouItWpiOKyBy9r/QGhE9vS&#10;TqZ0Rtv995uD4C3hvbz3ZbcfXaue1Ifas4HlIgFFXHhbc2nglp/nG1AhIltsPZOBPwqwz6aTHabW&#10;D/xLz2sslYRwSNFAFWOXah2KihyGhe+IRbv73mGUtS+17XGQcNfqVZKstcOapaHCjo4VFc314Qx8&#10;D182X7fJsb5/Xk65pk1T5hdjPmbjYQsq0hjf5tf1jxX8ldDKMzKBzv4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HXBowwAAANwAAAAPAAAAAAAAAAAAAAAAAJcCAABkcnMvZG93&#10;bnJldi54bWxQSwUGAAAAAAQABAD1AAAAhwMAAAAA&#10;" fillcolor="#090" stroked="f"/>
                <v:rect id="Rectangle 62" o:spid="_x0000_s1085" style="position:absolute;left:21431;top:12192;width:190;height:800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ph1XNwwAA&#10;ANwAAAAPAAAAZHJzL2Rvd25yZXYueG1sRE9Na8JAEL0L/Q/LFHrT3VoNNboJpRAoqIdqodchOybB&#10;7GyaXWP6791Cwds83uds8tG2YqDeN441PM8UCOLSmYYrDV/HYvoKwgdkg61j0vBLHvLsYbLB1Lgr&#10;f9JwCJWIIexT1FCH0KVS+rImi37mOuLInVxvMUTYV9L0eI3htpVzpRJpseHYUGNH7zWV58PFasBk&#10;YX72p5fdcXtJcFWNqlh+K62fHse3NYhAY7iL/90fJs6fr+DvmXiBzG4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ph1XNwwAAANwAAAAPAAAAAAAAAAAAAAAAAJcCAABkcnMvZG93&#10;bnJldi54bWxQSwUGAAAAAAQABAD1AAAAhwMAAAAA&#10;" stroked="f"/>
                <v:rect id="Rectangle 63" o:spid="_x0000_s1086" style="position:absolute;left:95;top:24003;width:39624;height:19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9ZGqNxQAA&#10;ANwAAAAPAAAAZHJzL2Rvd25yZXYueG1sRI9Ba8JAEIXvBf/DMkJvdddqQ42uUgpCwfagFrwO2TEJ&#10;ZmdjdtX033cOgrcZ3pv3vlmset+oK3WxDmxhPDKgiIvgai4t/O7XL++gYkJ22AQmC38UYbUcPC0w&#10;d+HGW7ruUqkkhGOOFqqU2lzrWFTkMY5CSyzaMXQek6xdqV2HNwn3jX41JtMea5aGClv6rKg47S7e&#10;AmZTd/45Tr73m0uGs7I367eDsfZ52H/MQSXq08N8v/5ygj8RfHlGJtDLf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L1kao3FAAAA3AAAAA8AAAAAAAAAAAAAAAAAlwIAAGRycy9k&#10;b3ducmV2LnhtbFBLBQYAAAAABAAEAPUAAACJAwAAAAA=&#10;" stroked="f"/>
                <v:rect id="Rectangle 64" o:spid="_x0000_s1087" style="position:absolute;left:39719;top:16192;width:190;height:781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SKM8WwwAA&#10;ANwAAAAPAAAAZHJzL2Rvd25yZXYueG1sRE9Na8JAEL0X/A/LFLzVXWsbanSVIgSEtgcTodchOyah&#10;2dmYXWP8991Cwds83uest6NtxUC9bxxrmM8UCOLSmYYrDccie3oD4QOywdYxabiRh+1m8rDG1Lgr&#10;H2jIQyViCPsUNdQhdKmUvqzJop+5jjhyJ9dbDBH2lTQ9XmO4beWzUom02HBsqLGjXU3lT36xGjB5&#10;Meev0+Kz+LgkuKxGlb1+K62nj+P7CkSgMdzF/+69ifMXc/h7Jl4gN7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SKM8WwwAAANwAAAAPAAAAAAAAAAAAAAAAAJcCAABkcnMvZG93&#10;bnJldi54bWxQSwUGAAAAAAQABAD1AAAAhwMAAAAA&#10;" stroked="f"/>
                <v:rect id="Rectangle 65" o:spid="_x0000_s1088" style="position:absolute;left:39719;top:24003;width:7906;height:19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" fillcolor="#090" stroked="f"/>
                <v:rect id="Rectangle 66" o:spid="_x0000_s1089" style="position:absolute;left:47434;top:16192;width:191;height:781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NtvT6wgAA&#10;ANwAAAAPAAAAZHJzL2Rvd25yZXYueG1sRE9Na8JAEL0L/odlBG+6a1NDTd2EIghC66Fa8DpkxyQ0&#10;Oxuzq8Z/3y0UepvH+5x1MdhW3Kj3jWMNi7kCQVw603Cl4eu4nb2A8AHZYOuYNDzIQ5GPR2vMjLvz&#10;J90OoRIxhH2GGuoQukxKX9Zk0c9dRxy5s+sthgj7Spoe7zHctvJJqVRabDg21NjRpqby+3C1GjB9&#10;Npf9Ofk4vl9TXFWD2i5PSuvpZHh7BRFoCP/iP/fOxPlJAr/PxAtk/g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E229PrCAAAA3AAAAA8AAAAAAAAAAAAAAAAAlwIAAGRycy9kb3du&#10;cmV2LnhtbFBLBQYAAAAABAAEAPUAAACGAwAAAAA=&#10;" stroked="f"/>
                <v:rect id="Rectangle 67" o:spid="_x0000_s1090" style="position:absolute;left:95;top:26003;width:27432;height:19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CX2yOwwAA&#10;ANwAAAAPAAAAZHJzL2Rvd25yZXYueG1sRE9La8JAEL4X/A/LCN7qbo0NNbqGIgSEtgcf0OuQHZPQ&#10;7Gya3Wj677uFgrf5+J6zyUfbiiv1vnGs4WmuQBCXzjRcaTifiscXED4gG2wdk4Yf8pBvJw8bzIy7&#10;8YGux1CJGMI+Qw11CF0mpS9rsujnriOO3MX1FkOEfSVNj7cYblu5UCqVFhuODTV2tKup/DoOVgOm&#10;S/P9cUneT29DiqtqVMXzp9J6Nh1f1yACjeEu/nfvTZyfLOHvmXiB3P4C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CX2yOwwAAANwAAAAPAAAAAAAAAAAAAAAAAJcCAABkcnMvZG93&#10;bnJldi54bWxQSwUGAAAAAAQABAD1AAAAhwMAAAAA&#10;" stroked="f"/>
                <v:rect id="Rectangle 68" o:spid="_x0000_s1091" style="position:absolute;left:27527;top:20193;width:190;height:58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tE8kVwwAA&#10;ANwAAAAPAAAAZHJzL2Rvd25yZXYueG1sRE9La8JAEL4X/A/LCN7qbk0NNbqGIgSEtgcf0OuQHZPQ&#10;7Gya3Wj677uFgrf5+J6zyUfbiiv1vnGs4WmuQBCXzjRcaTifiscXED4gG2wdk4Yf8pBvJw8bzIy7&#10;8YGux1CJGMI+Qw11CF0mpS9rsujnriOO3MX1FkOEfSVNj7cYblu5UCqVFhuODTV2tKup/DoOVgOm&#10;z+b745K8n96GFFfVqIrlp9J6Nh1f1yACjeEu/nfvTZyfLOHvmXiB3P4C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tE8kVwwAAANwAAAAPAAAAAAAAAAAAAAAAAJcCAABkcnMvZG93&#10;bnJldi54bWxQSwUGAAAAAAQABAD1AAAAhwMAAAAA&#10;" stroked="f"/>
                <v:rect id="Rectangle 69" o:spid="_x0000_s1092" style="position:absolute;left:27527;top:26003;width:6286;height:19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" fillcolor="#090" stroked="f"/>
                <v:rect id="Rectangle 70" o:spid="_x0000_s1093" style="position:absolute;left:33623;top:20193;width:190;height:58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yjfL5wwAA&#10;ANwAAAAPAAAAZHJzL2Rvd25yZXYueG1sRE9Na8JAEL0L/Q/LFHrT3VZNNXUTSkEQ1ENjodchOyah&#10;2dk0u2r677uC4G0e73NW+WBbcabeN441PE8UCOLSmYYrDV+H9XgBwgdkg61j0vBHHvLsYbTC1LgL&#10;f9K5CJWIIexT1FCH0KVS+rImi37iOuLIHV1vMUTYV9L0eInhtpUvSiXSYsOxocaOPmoqf4qT1YDJ&#10;zPzuj9PdYXtKcFkNaj3/Vlo/PQ7vbyACDeEuvrk3Js6fvsL1mXiBzP4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yjfL5wwAAANwAAAAPAAAAAAAAAAAAAAAAAJcCAABkcnMvZG93&#10;bnJldi54bWxQSwUGAAAAAAQABAD1AAAAhwMAAAAA&#10;" stroked="f"/>
                <v:rect id="Rectangle 71" o:spid="_x0000_s1094" style="position:absolute;left:95;top:28003;width:39624;height:19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DEmaLxQAA&#10;ANwAAAAPAAAAZHJzL2Rvd25yZXYueG1sRI9Ba8JAEIXvBf/DMkJvdddqQ42uUgpCwfagFrwO2TEJ&#10;ZmdjdtX033cOgrcZ3pv3vlmset+oK3WxDmxhPDKgiIvgai4t/O7XL++gYkJ22AQmC38UYbUcPC0w&#10;d+HGW7ruUqkkhGOOFqqU2lzrWFTkMY5CSyzaMXQek6xdqV2HNwn3jX41JtMea5aGClv6rKg47S7e&#10;AmZTd/45Tr73m0uGs7I367eDsfZ52H/MQSXq08N8v/5ygj8RWnlGJtDLf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EMSZovFAAAA3AAAAA8AAAAAAAAAAAAAAAAAlwIAAGRycy9k&#10;b3ducmV2LnhtbFBLBQYAAAAABAAEAPUAAACJAwAAAAA=&#10;" stroked="f"/>
                <v:rect id="Rectangle 72" o:spid="_x0000_s1095" style="position:absolute;left:39719;top:24193;width:190;height:38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sXsMQwwAA&#10;ANwAAAAPAAAAZHJzL2Rvd25yZXYueG1sRE9Na8JAEL0L/Q/LFHrT3VYNNboJpRAoqIdqodchOybB&#10;7GyaXWP6791Cwds83uds8tG2YqDeN441PM8UCOLSmYYrDV/HYvoKwgdkg61j0vBLHvLsYbLB1Lgr&#10;f9JwCJWIIexT1FCH0KVS+rImi37mOuLInVxvMUTYV9L0eI3htpUvSiXSYsOxocaO3msqz4eL1YDJ&#10;wvzsT/PdcXtJcFWNqlh+K62fHse3NYhAY7iL/90fJs6fr+DvmXiBzG4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sXsMQwwAAANwAAAAPAAAAAAAAAAAAAAAAAJcCAABkcnMvZG93&#10;bnJldi54bWxQSwUGAAAAAAQABAD1AAAAhwMAAAAA&#10;" stroked="f"/>
                <v:rect id="Rectangle 73" o:spid="_x0000_s1096" style="position:absolute;left:39719;top:28003;width:7906;height:19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dtJnOxAAA&#10;ANwAAAAPAAAAZHJzL2Rvd25yZXYueG1sRI9Ba8JAEIXvhf6HZQq91U01BEldpShKD7lo/AFDdkyC&#10;2dmQ3Sbx33cOBW8zvDfvfbPZza5TIw2h9Wzgc5GAIq68bbk2cC2PH2tQISJb7DyTgQcF2G1fXzaY&#10;Wz/xmcZLrJWEcMjRQBNjn2sdqoYchoXviUW7+cFhlHWotR1wknDX6WWSZNphy9LQYE/7hqr75dcZ&#10;OE2pLbMu2be3VXEoNa3vdVkY8/42f3+BijTHp/n/+scKfir48oxMoLd/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XbSZzsQAAADcAAAADwAAAAAAAAAAAAAAAACXAgAAZHJzL2Rv&#10;d25yZXYueG1sUEsFBgAAAAAEAAQA9QAAAIgDAAAAAA==&#10;" fillcolor="#090" stroked="f"/>
                <v:rect id="Rectangle 74" o:spid="_x0000_s1097" style="position:absolute;left:47434;top:24193;width:191;height:38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" stroked="f"/>
                <v:rect id="Rectangle 75" o:spid="_x0000_s1098" style="position:absolute;left:95;top:30003;width:27432;height:19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6/CIcwwAA&#10;ANwAAAAPAAAAZHJzL2Rvd25yZXYueG1sRE9La8JAEL4X/A/LCN7qblMbanQNpSAItgcf0OuQHZPQ&#10;7GyaXZP477uFgrf5+J6zzkfbiJ46XzvW8DRXIIgLZ2ouNZxP28dXED4gG2wck4Ybecg3k4c1ZsYN&#10;fKD+GEoRQ9hnqKEKoc2k9EVFFv3ctcSRu7jOYoiwK6XpcIjhtpGJUqm0WHNsqLCl94qK7+PVasB0&#10;YX4+L88fp/01xWU5qu3Ll9J6Nh3fViACjeEu/nfvTJy/SODvmXiB3PwC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6/CIcwwAAANwAAAAPAAAAAAAAAAAAAAAAAJcCAABkcnMvZG93&#10;bnJldi54bWxQSwUGAAAAAAQABAD1AAAAhwMAAAAA&#10;" stroked="f"/>
                <v:rect id="Rectangle 76" o:spid="_x0000_s1099" style="position:absolute;left:27527;top:26193;width:190;height:38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VsIeHwwAA&#10;ANwAAAAPAAAAZHJzL2Rvd25yZXYueG1sRE9La8JAEL4X/A/LCN7qbo0NNbqGIgSEtgcf0OuQHZPQ&#10;7Gya3Wj677uFgrf5+J6zyUfbiiv1vnGs4WmuQBCXzjRcaTifiscXED4gG2wdk4Yf8pBvJw8bzIy7&#10;8YGux1CJGMI+Qw11CF0mpS9rsujnriOO3MX1FkOEfSVNj7cYblu5UCqVFhuODTV2tKup/DoOVgOm&#10;S/P9cUneT29DiqtqVMXzp9J6Nh1f1yACjeEu/nfvTZy/TODvmXiB3P4C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VsIeHwwAAANwAAAAPAAAAAAAAAAAAAAAAAJcCAABkcnMvZG93&#10;bnJldi54bWxQSwUGAAAAAAQABAD1AAAAhwMAAAAA&#10;" stroked="f"/>
                <v:rect id="Rectangle 77" o:spid="_x0000_s1100" style="position:absolute;left:27527;top:30003;width:6286;height:19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" fillcolor="#090" stroked="f"/>
                <v:rect id="Rectangle 78" o:spid="_x0000_s1101" style="position:absolute;left:33623;top:26193;width:190;height:38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1FbpowQAA&#10;ANwAAAAPAAAAZHJzL2Rvd25yZXYueG1sRE9Ni8IwEL0L+x/CLOxNE10tWo0igrCgHlYXvA7N2Bab&#10;SW2idv+9EQRv83ifM1u0thI3anzpWEO/p0AQZ86UnGv4O6y7YxA+IBusHJOGf/KwmH90Zpgad+df&#10;uu1DLmII+xQ1FCHUqZQ+K8ii77maOHIn11gMETa5NA3eY7it5ECpRFosOTYUWNOqoOy8v1oNmAzN&#10;ZXf63h421wQneavWo6PS+uuzXU5BBGrDW/xy/5g4fziC5zPxAjl/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9RW6aMEAAADcAAAADwAAAAAAAAAAAAAAAACXAgAAZHJzL2Rvd25y&#10;ZXYueG1sUEsFBgAAAAAEAAQA9QAAAIUDAAAAAA==&#10;" stroked="f"/>
                <v:rect id="Rectangle 79" o:spid="_x0000_s1102" style="position:absolute;top:12192;width:190;height:1809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" stroked="f"/>
                <v:rect id="Rectangle 80" o:spid="_x0000_s1103" style="position:absolute;left:7620;top:12192;width:190;height:1809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qi4GEwgAA&#10;ANwAAAAPAAAAZHJzL2Rvd25yZXYueG1sRE9Ni8IwEL0v7H8Is+BNk121q9UoiyAI6mFV8Do0Y1ts&#10;Jt0mav33RhD2No/3OdN5aytxpcaXjjV89hQI4syZknMNh/2yOwLhA7LByjFpuJOH+ez9bYqpcTf+&#10;pesu5CKGsE9RQxFCnUrps4Is+p6riSN3co3FEGGTS9PgLYbbSn4plUiLJceGAmtaFJSddxerAZOB&#10;+due+pv9+pLgOG/VcnhUWnc+2p8JiEBt+Be/3CsT5w++4flMvEDOHg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GqLgYTCAAAA3AAAAA8AAAAAAAAAAAAAAAAAlwIAAGRycy9kb3du&#10;cmV2LnhtbFBLBQYAAAAABAAEAPUAAACGAwAAAAA=&#10;" stroked="f"/>
                <v:rect id="Rectangle 81" o:spid="_x0000_s1104" style="position:absolute;left:15335;top:22193;width:190;height:809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bFBX2xQAA&#10;ANwAAAAPAAAAZHJzL2Rvd25yZXYueG1sRI9Ba8JAEIXvgv9hmUJvuttWg01dpRSEQvVgFHodsmMS&#10;mp2N2VXTf+8cCr3N8N68981yPfhWXamPTWALT1MDirgMruHKwvGwmSxAxYTssA1MFn4pwno1Hi0x&#10;d+HGe7oWqVISwjFHC3VKXa51LGvyGKehIxbtFHqPSda+0q7Hm4T7Vj8bk2mPDUtDjR191FT+FBdv&#10;AbOZO+9OL9vD1yXD12owm/m3sfbxYXh/A5VoSP/mv+tPJ/gzoZVnZAK9ugM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BsUFfbFAAAA3AAAAA8AAAAAAAAAAAAAAAAAlwIAAGRycy9k&#10;b3ducmV2LnhtbFBLBQYAAAAABAAEAPUAAACJAwAAAAA=&#10;" stroked="f"/>
                <v:rect id="Rectangle 82" o:spid="_x0000_s1105" style="position:absolute;left:21431;top:22193;width:190;height:809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0WLBtwwAA&#10;ANwAAAAPAAAAZHJzL2Rvd25yZXYueG1sRE9Na8JAEL0X/A/LCN7qrtWGGt2EIghC20O10OuQHZNg&#10;djZm1yT9991Cwds83uds89E2oqfO1441LOYKBHHhTM2lhq/T/vEFhA/IBhvHpOGHPOTZ5GGLqXED&#10;f1J/DKWIIexT1FCF0KZS+qIii37uWuLInV1nMUTYldJ0OMRw28gnpRJpsebYUGFLu4qKy/FmNWCy&#10;MteP8/L99HZLcF2Oav/8rbSeTcfXDYhAY7iL/90HE+ev1vD3TLxAZr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0WLBtwwAAANwAAAAPAAAAAAAAAAAAAAAAAJcCAABkcnMvZG93&#10;bnJldi54bWxQSwUGAAAAAAQABAD1AAAAhwMAAAAA&#10;" stroked="f"/>
                <v:rect id="Rectangle 83" o:spid="_x0000_s1106" style="position:absolute;left:27527;top:30194;width:190;height:9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gu48txQAA&#10;ANwAAAAPAAAAZHJzL2Rvd25yZXYueG1sRI9Pa8JAEMXvgt9hmUJvuts/Bpu6SikIherBKPQ6ZMck&#10;NDsbs6um375zELzN8N6895vFavCtulAfm8AWnqYGFHEZXMOVhcN+PZmDignZYRuYLPxRhNVyPFpg&#10;7sKVd3QpUqUkhGOOFuqUulzrWNbkMU5DRyzaMfQek6x9pV2PVwn3rX42JtMeG5aGGjv6rKn8Lc7e&#10;Amav7rQ9vmz23+cM36rBrGc/xtrHh+HjHVSiId3Nt+svJ/gzwZdnZAK9/Ac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GC7jy3FAAAA3AAAAA8AAAAAAAAAAAAAAAAAlwIAAGRycy9k&#10;b3ducmV2LnhtbFBLBQYAAAAABAAEAPUAAACJAwAAAAA=&#10;" stroked="f"/>
                <v:rect id="Rectangle 84" o:spid="_x0000_s1107" style="position:absolute;left:33623;top:30194;width:190;height:9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" stroked="f"/>
                <v:rect id="Rectangle 85" o:spid="_x0000_s1108" style="position:absolute;left:39719;top:28194;width:190;height:209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JbTBwQAA&#10;ANwAAAAPAAAAZHJzL2Rvd25yZXYueG1sRE9Li8IwEL4L+x/CLOxNE19Fq1EWQVhQD6sLXodmbIvN&#10;pNtErf/eCIK3+fieM1+2thJXanzpWEO/p0AQZ86UnGv4O6y7ExA+IBusHJOGO3lYLj46c0yNu/Ev&#10;XfchFzGEfYoaihDqVEqfFWTR91xNHLmTayyGCJtcmgZvMdxWcqBUIi2WHBsKrGlVUHbeX6wGTEbm&#10;f3cabg+bS4LTvFXr8VFp/fXZfs9ABGrDW/xy/5g4fzyA5zPxArl4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yW0wcEAAADcAAAADwAAAAAAAAAAAAAAAACXAgAAZHJzL2Rvd25y&#10;ZXYueG1sUEsFBgAAAAAEAAQA9QAAAIUDAAAAAA==&#10;" stroked="f"/>
                <v:rect id="Rectangle 86" o:spid="_x0000_s1109" style="position:absolute;left:47434;top:28194;width:191;height:209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QaRFawwAA&#10;ANwAAAAPAAAAZHJzL2Rvd25yZXYueG1sRE9La8JAEL4X/A/LCN7qbk0NNbqGIgSEtgcf0OuQHZPQ&#10;7Gya3Wj677uFgrf5+J6zyUfbiiv1vnGs4WmuQBCXzjRcaTifiscXED4gG2wdk4Yf8pBvJw8bzIy7&#10;8YGux1CJGMI+Qw11CF0mpS9rsujnriOO3MX1FkOEfSVNj7cYblu5UCqVFhuODTV2tKup/DoOVgOm&#10;z+b745K8n96GFFfVqIrlp9J6Nh1f1yACjeEu/nfvTZy/TODvmXiB3P4C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QaRFawwAAANwAAAAPAAAAAAAAAAAAAAAAAJcCAABkcnMvZG93&#10;bnJldi54bWxQSwUGAAAAAAQABAD1AAAAhwMAAAAA&#10;" stroked="f"/>
                <v:rect id="Rectangle 87" o:spid="_x0000_s1110" style="position:absolute;left:52387;top:14192;width:191;height:1609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fgIkuwQAA&#10;ANwAAAAPAAAAZHJzL2Rvd25yZXYueG1sRE9Ni8IwEL0L+x/CLOxNE10tWo0igrCgHlYXvA7N2Bab&#10;SW2idv+9EQRv83ifM1u0thI3anzpWEO/p0AQZ86UnGv4O6y7YxA+IBusHJOGf/KwmH90Zpgad+df&#10;uu1DLmII+xQ1FCHUqZQ+K8ii77maOHIn11gMETa5NA3eY7it5ECpRFosOTYUWNOqoOy8v1oNmAzN&#10;ZXf63h421wQneavWo6PS+uuzXU5BBGrDW/xy/5g4fzSE5zPxAjl/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H4CJLsEAAADcAAAADwAAAAAAAAAAAAAAAACXAgAAZHJzL2Rvd25y&#10;ZXYueG1sUEsFBgAAAAAEAAQA9QAAAIUDAAAAAA==&#10;" stroked="f"/>
                <v:rect id="Rectangle 88" o:spid="_x0000_s1111" style="position:absolute;left:58483;top:14192;width:191;height:1609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wzCy1wgAA&#10;ANwAAAAPAAAAZHJzL2Rvd25yZXYueG1sRE9Ni8IwEL0L/ocwgjdNXG1Zu0ZZBEFwPawueB2asS3b&#10;TGoTtf57syDsbR7vcxarztbiRq2vHGuYjBUI4tyZigsNP8fN6B2ED8gGa8ek4UEeVst+b4GZcXf+&#10;ptshFCKGsM9QQxlCk0np85Is+rFriCN3dq3FEGFbSNPiPYbbWr4plUqLFceGEhtal5T/Hq5WA6Yz&#10;c9mfp1/H3TXFedGpTXJSWg8H3ecHiEBd+Be/3FsT5ycJ/D0TL5DLJ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HDMLLXCAAAA3AAAAA8AAAAAAAAAAAAAAAAAlwIAAGRycy9kb3du&#10;cmV2LnhtbFBLBQYAAAAABAAEAPUAAACGAwAAAAA=&#10;" stroked="f"/>
                <v:rect id="Rectangle 89" o:spid="_x0000_s1112" style="position:absolute;left:95;width:58674;height:19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AHrLCwwAA&#10;ANwAAAAPAAAAZHJzL2Rvd25yZXYueG1sRE9Na8JAEL0X/A/LCN7qrtUEm7qGIghC20NV6HXIjklo&#10;djZmNyb9926h0Ns83uds8tE24kadrx1rWMwVCOLCmZpLDefT/nENwgdkg41j0vBDHvLt5GGDmXED&#10;f9LtGEoRQ9hnqKEKoc2k9EVFFv3ctcSRu7jOYoiwK6XpcIjhtpFPSqXSYs2xocKWdhUV38feasB0&#10;Za4fl+X76a1P8bkc1T75UlrPpuPrC4hAY/gX/7kPJs5PUvh9Jl4gt3c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AHrLCwwAAANwAAAAPAAAAAAAAAAAAAAAAAJcCAABkcnMvZG93&#10;bnJldi54bWxQSwUGAAAAAAQABAD1AAAAhwMAAAAA&#10;" stroked="f"/>
                <v:rect id="Rectangle 90" o:spid="_x0000_s1113" style="position:absolute;left:21621;top:2000;width:37148;height:19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vUhdZwgAA&#10;ANwAAAAPAAAAZHJzL2Rvd25yZXYueG1sRE9Li8IwEL4v+B/CCN7WxFfVahQRBGHXg7qw16EZ22Iz&#10;qU3U+u83Cwt7m4/vOct1ayvxoMaXjjUM+goEceZMybmGr/PufQbCB2SDlWPS8CIP61XnbYmpcU8+&#10;0uMUchFD2KeooQihTqX0WUEWfd/VxJG7uMZiiLDJpWnwGcNtJYdKJdJiybGhwJq2BWXX091qwGRs&#10;bofL6PP8cU9wnrdqN/lWWve67WYBIlAb/sV/7r2J8ydT+H0mXiBXP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O9SF1nCAAAA3AAAAA8AAAAAAAAAAAAAAAAAlwIAAGRycy9kb3du&#10;cmV2LnhtbFBLBQYAAAAABAAEAPUAAACGAwAAAAA=&#10;" stroked="f"/>
                <v:rect id="Rectangle 91" o:spid="_x0000_s1114" style="position:absolute;left:33813;top:4000;width:24956;height:19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ezYMrxQAA&#10;ANwAAAAPAAAAZHJzL2Rvd25yZXYueG1sRI9Pa8JAEMXvgt9hmUJvuts/Bpu6SikIherBKPQ6ZMck&#10;NDsbs6um375zELzN8N6895vFavCtulAfm8AWnqYGFHEZXMOVhcN+PZmDignZYRuYLPxRhNVyPFpg&#10;7sKVd3QpUqUkhGOOFuqUulzrWNbkMU5DRyzaMfQek6x9pV2PVwn3rX42JtMeG5aGGjv6rKn8Lc7e&#10;Amav7rQ9vmz23+cM36rBrGc/xtrHh+HjHVSiId3Nt+svJ/gzoZVnZAK9/Ac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J7NgyvFAAAA3AAAAA8AAAAAAAAAAAAAAAAAlwIAAGRycy9k&#10;b3ducmV2LnhtbFBLBQYAAAAABAAEAPUAAACJAwAAAAA=&#10;" stroked="f"/>
                <v:rect id="Rectangle 92" o:spid="_x0000_s1115" style="position:absolute;left:95;top:6000;width:58674;height:19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xgSawwwAA&#10;ANwAAAAPAAAAZHJzL2Rvd25yZXYueG1sRE9Na8JAEL0X/A/LCL3VXauGGt2EIgiFtodqodchOybB&#10;7GzMrkn6791Cwds83uds89E2oqfO1441zGcKBHHhTM2lhu/j/ukFhA/IBhvHpOGXPOTZ5GGLqXED&#10;f1F/CKWIIexT1FCF0KZS+qIii37mWuLInVxnMUTYldJ0OMRw28hnpRJpsebYUGFLu4qK8+FqNWCy&#10;NJfP0+Lj+H5NcF2Oar/6UVo/TsfXDYhAY7iL/91vJs5freHvmXiBzG4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xgSawwwAAANwAAAAPAAAAAAAAAAAAAAAAAJcCAABkcnMvZG93&#10;bnJldi54bWxQSwUGAAAAAAQABAD1AAAAhwMAAAAA&#10;" stroked="f"/>
                <v:rect id="Rectangle 93" o:spid="_x0000_s1116" style="position:absolute;left:47625;top:8001;width:11144;height:19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u10WQxQAA&#10;ANwAAAAPAAAAZHJzL2Rvd25yZXYueG1sRI9Pa8JAEMXvQr/DMoXedLd/DBpdpRSEQvVgFLwO2TEJ&#10;zc6m2VXTb+8cCr3N8N6895vlevCtulIfm8AWnicGFHEZXMOVheNhM56BignZYRuYLPxShPXqYbTE&#10;3IUb7+lapEpJCMccLdQpdbnWsazJY5yEjli0c+g9Jln7SrsebxLuW/1iTKY9NiwNNXb0UVP5XVy8&#10;Bcze3M/u/Lo9fF0ynFeD2UxPxtqnx+F9ASrRkP7Nf9efTvAzwZdnZAK9ugM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K7XRZDFAAAA3AAAAA8AAAAAAAAAAAAAAAAAlwIAAGRycy9k&#10;b3ducmV2LnhtbFBLBQYAAAAABAAEAPUAAACJAwAAAAA=&#10;" stroked="f"/>
                <v:rect id="Rectangle 94" o:spid="_x0000_s1117" style="position:absolute;left:58674;top:10001;width:95;height:19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Bm+ALwwAA&#10;ANwAAAAPAAAAZHJzL2Rvd25yZXYueG1sRE9La8JAEL4X/A/LCN7qrrUNNnUVKQSE2kNV6HXIjklo&#10;djZmNw//vVso9DYf33PW29HWoqfWV441LOYKBHHuTMWFhvMpe1yB8AHZYO2YNNzIw3YzeVhjatzA&#10;X9QfQyFiCPsUNZQhNKmUPi/Jop+7hjhyF9daDBG2hTQtDjHc1vJJqURarDg2lNjQe0n5z7GzGjB5&#10;NtfPy/Jw+ugSfC1Glb18K61n03H3BiLQGP7Ff+69ifOTBfw+Ey+Qmzs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Bm+ALwwAAANwAAAAPAAAAAAAAAAAAAAAAAJcCAABkcnMvZG93&#10;bnJldi54bWxQSwUGAAAAAAQABAD1AAAAhwMAAAAA&#10;" stroked="f"/>
                <v:rect id="Rectangle 95" o:spid="_x0000_s1118" style="position:absolute;left:47625;top:12001;width:11144;height:19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" stroked="f"/>
                <v:rect id="Rectangle 96" o:spid="_x0000_s1119" style="position:absolute;left:58674;top:14001;width:95;height:19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eBdvnwwAA&#10;ANwAAAAPAAAAZHJzL2Rvd25yZXYueG1sRE9La8JAEL4X+h+WEbw1u2oNNWYjIgiF1kO14HXITh6Y&#10;nU2zq6b/vlso9DYf33PyzWg7caPBt441zBIFgrh0puVaw+dp//QCwgdkg51j0vBNHjbF40OOmXF3&#10;/qDbMdQihrDPUEMTQp9J6cuGLPrE9cSRq9xgMUQ41NIMeI/htpNzpVJpseXY0GBPu4bKy/FqNWD6&#10;bL4O1eL99HZNcVWPar88K62nk3G7BhFoDP/iP/erifPTBfw+Ey+QxQ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eBdvnwwAAANwAAAAPAAAAAAAAAAAAAAAAAJcCAABkcnMvZG93&#10;bnJldi54bWxQSwUGAAAAAAQABAD1AAAAhwMAAAAA&#10;" stroked="f"/>
                <v:rect id="Rectangle 97" o:spid="_x0000_s1120" style="position:absolute;left:47625;top:16002;width:11144;height:19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" stroked="f"/>
                <v:rect id="Rectangle 98" o:spid="_x0000_s1121" style="position:absolute;left:95;top:18002;width:58674;height:19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oOYIwwAA&#10;ANwAAAAPAAAAZHJzL2Rvd25yZXYueG1sRE9Na8JAEL0X/A/LCN7qrtUEm7qGIghC20NV6HXIjklo&#10;djZmNyb9926h0Ns83uds8tE24kadrx1rWMwVCOLCmZpLDefT/nENwgdkg41j0vBDHvLt5GGDmXED&#10;f9LtGEoRQ9hnqKEKoc2k9EVFFv3ctcSRu7jOYoiwK6XpcIjhtpFPSqXSYs2xocKWdhUV38feasB0&#10;Za4fl+X76a1P8bkc1T75UlrPpuPrC4hAY/gX/7kPJs5PE/h9Jl4gt3c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oOYIwwAAANwAAAAPAAAAAAAAAAAAAAAAAJcCAABkcnMvZG93&#10;bnJldi54bWxQSwUGAAAAAAQABAD1AAAAhwMAAAAA&#10;" stroked="f"/>
                <v:rect id="Rectangle 99" o:spid="_x0000_s1122" style="position:absolute;left:33813;top:20002;width:24956;height:19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Ocnh/wgAA&#10;ANwAAAAPAAAAZHJzL2Rvd25yZXYueG1sRE9LawIxEL4L/ocwQm+a9GFot5sVKQhC9VAt9Dpsxt2l&#10;m8m6ibr+e1MoeJuP7zn5YnCtOFMfGs8GHmcKBHHpbcOVge/9avoKIkRki61nMnClAItiPMoxs/7C&#10;X3TexUqkEA4ZGqhj7DIpQ1mTwzDzHXHiDr53GBPsK2l7vKRw18onpbR02HBqqLGjj5rK393JGUD9&#10;Yo/bw/Nm/3nS+FYNajX/UcY8TIblO4hIQ7yL/91rm+ZrDX/PpAtkcQ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E5yeH/CAAAA3AAAAA8AAAAAAAAAAAAAAAAAlwIAAGRycy9kb3du&#10;cmV2LnhtbFBLBQYAAAAABAAEAPUAAACGAwAAAAA=&#10;" stroked="f"/>
                <v:rect id="Rectangle 100" o:spid="_x0000_s1123" style="position:absolute;left:21621;top:22002;width:37148;height:19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hPt3kwwAA&#10;ANwAAAAPAAAAZHJzL2Rvd25yZXYueG1sRE9LawIxEL4L/ocwQm+atNVtu90opSAI2kPXQq/DZvZB&#10;N5PtJur6740geJuP7znZarCtOFLvG8caHmcKBHHhTMOVhp/9evoKwgdkg61j0nAmD6vleJRhatyJ&#10;v+mYh0rEEPYpaqhD6FIpfVGTRT9zHXHkStdbDBH2lTQ9nmK4beWTUom02HBsqLGjz5qKv/xgNWAy&#10;N/9f5fNuvz0k+FYNar34VVo/TIaPdxCBhnAX39wbE+cnL3B9Jl4glxc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hPt3kwwAAANwAAAAPAAAAAAAAAAAAAAAAAJcCAABkcnMvZG93&#10;bnJldi54bWxQSwUGAAAAAAQABAD1AAAAhwMAAAAA&#10;" stroked="f"/>
                <v:rect id="Rectangle 101" o:spid="_x0000_s1124" style="position:absolute;left:47625;top:24003;width:11144;height:19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QoUmWxQAA&#10;ANwAAAAPAAAAZHJzL2Rvd25yZXYueG1sRI9Pa8JAEMXvQr/DMoXedLd/DBpdpRSEQvVgFLwO2TEJ&#10;zc6m2VXTb+8cCr3N8N6895vlevCtulIfm8AWnicGFHEZXMOVheNhM56BignZYRuYLPxShPXqYbTE&#10;3IUb7+lapEpJCMccLdQpdbnWsazJY5yEjli0c+g9Jln7SrsebxLuW/1iTKY9NiwNNXb0UVP5XVy8&#10;Bcze3M/u/Lo9fF0ynFeD2UxPxtqnx+F9ASrRkP7Nf9efTvAzoZVnZAK9ugM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FChSZbFAAAA3AAAAA8AAAAAAAAAAAAAAAAAlwIAAGRycy9k&#10;b3ducmV2LnhtbFBLBQYAAAAABAAEAPUAAACJAwAAAAA=&#10;" stroked="f"/>
                <v:rect id="Rectangle 102" o:spid="_x0000_s1125" style="position:absolute;left:33813;top:26003;width:24956;height:19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7ewNwwAA&#10;ANwAAAAPAAAAZHJzL2Rvd25yZXYueG1sRE9Na8JAEL0X+h+WKfRWd2s11NRNEEEQrIdqodchOyah&#10;2dmYXZP477uC0Ns83ucs89E2oqfO1441vE4UCOLCmZpLDd/Hzcs7CB+QDTaOScOVPOTZ48MSU+MG&#10;/qL+EEoRQ9inqKEKoU2l9EVFFv3EtcSRO7nOYoiwK6XpcIjhtpFTpRJpsebYUGFL64qK38PFasBk&#10;Zs7709vncXdJcFGOajP/UVo/P42rDxCBxvAvvru3Js5PFnB7Jl4gsz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7ewNwwAAANwAAAAPAAAAAAAAAAAAAAAAAJcCAABkcnMvZG93&#10;bnJldi54bWxQSwUGAAAAAAQABAD1AAAAhwMAAAAA&#10;" stroked="f"/>
                <v:rect id="Rectangle 103" o:spid="_x0000_s1126" style="position:absolute;left:47625;top:28003;width:11144;height:19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rDtNNxQAA&#10;ANwAAAAPAAAAZHJzL2Rvd25yZXYueG1sRI9Ba8JAEIXvBf/DMoXedLe2ppq6ihSEgvVQFbwO2TEJ&#10;zc7G7Krpv3cOhd5meG/e+2a+7H2jrtTFOrCF55EBRVwEV3Np4bBfD6egYkJ22AQmC78UYbkYPMwx&#10;d+HG33TdpVJJCMccLVQptbnWsajIYxyFlli0U+g8Jlm7UrsObxLuGz02JtMea5aGClv6qKj42V28&#10;Bcxe3Xl7evnaby4ZzsrerCdHY+3TY796B5WoT//mv+tPJ/hvgi/PyAR6cQc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CsO003FAAAA3AAAAA8AAAAAAAAAAAAAAAAAlwIAAGRycy9k&#10;b3ducmV2LnhtbFBLBQYAAAAABAAEAPUAAACJAwAAAAA=&#10;" stroked="f"/>
                <v:rect id="Rectangle 104" o:spid="_x0000_s1127" style="position:absolute;left:33813;top:30003;width:24956;height:19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EQnbWwgAA&#10;ANwAAAAPAAAAZHJzL2Rvd25yZXYueG1sRE9Ni8IwEL0v7H8Is+BNE1ftajWKCIKgHlYFr0MztsVm&#10;0m2idv/9RhD2No/3ObNFaytxp8aXjjX0ewoEceZMybmG03HdHYPwAdlg5Zg0/JKHxfz9bYapcQ/+&#10;pvsh5CKGsE9RQxFCnUrps4Is+p6riSN3cY3FEGGTS9PgI4bbSn4qlUiLJceGAmtaFZRdDzerAZOh&#10;+dlfBrvj9pbgJG/VenRWWnc+2uUURKA2/Itf7o2J87/68HwmXiDnf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ERCdtbCAAAA3AAAAA8AAAAAAAAAAAAAAAAAlwIAAGRycy9kb3du&#10;cmV2LnhtbFBLBQYAAAAABAAEAPUAAACGAwAAAAA=&#10;" stroked="f"/>
                <v:line id="Line 105" o:spid="_x0000_s1128" style="position:absolute;flip:y;visibility:visible;mso-wrap-style:square" from="11906,2095" to="15379,1209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XTiyTMQAAADcAAAADwAAAGRycy9kb3ducmV2LnhtbERPTUvDQBC9F/wPywje2o09tBK7LSJU&#10;pLVQqx68DdkxCc3Oht1pEv313YLQ2zze5yxWg2tURyHWng3cTzJQxIW3NZcGPj/W4wdQUZAtNp7J&#10;wC9FWC1vRgvMre/5nbqDlCqFcMzRQCXS5lrHoiKHceJb4sT9+OBQEgyltgH7FO4aPc2ymXZYc2qo&#10;sKXniorj4eQMbMvjnL/fttKF/br7233NXnrZGHN3Ozw9ghIa5Cr+d7/aNH8+hcsz6QK9PAM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dOLJMxAAAANwAAAAPAAAAAAAAAAAA&#10;AAAAAKECAABkcnMvZG93bnJldi54bWxQSwUGAAAAAAQABAD5AAAAkgMAAAAA&#10;" strokecolor="#090"/>
                <v:line id="Line 106" o:spid="_x0000_s1129" style="position:absolute;visibility:visible;mso-wrap-style:square" from="11811,12192" to="15405,2213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RUq3N8MAAADcAAAADwAAAGRycy9kb3ducmV2LnhtbERP22rCQBB9L/gPywi+1U1VokRX8Qot&#10;KKUq+Dpkp0kwOxuya5L+fbcg9G0O5zqLVWdK0VDtCssK3oYRCOLU6oIzBdfL4XUGwnlkjaVlUvBD&#10;DlbL3ssCE21b/qLm7DMRQtglqCD3vkqkdGlOBt3QVsSB+7a1QR9gnUldYxvCTSlHURRLgwWHhhwr&#10;2uaU3s8Po+CzjU96F28uj93HbX+cyPXx3rRKDfrdeg7CU+f/xU/3uw7zp2P4eyZcIJe/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EVKtzfDAAAA3AAAAA8AAAAAAAAAAAAA&#10;AAAAoQIAAGRycy9kb3ducmV2LnhtbFBLBQYAAAAABAAEAPkAAACRAwAAAAA=&#10;" strokecolor="#090"/>
                <v:line id="Line 107" o:spid="_x0000_s1130" style="position:absolute;flip:x;visibility:visible;mso-wrap-style:square" from="11811,12096" to="15513,1209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0/FBXsQAAADcAAAADwAAAGRycy9kb3ducmV2LnhtbERPTWvCQBC9F/wPyxS8NZuKtpJmIyIK&#10;Cr3UtgdvQ3aSDc3Oxuyq0V/fLRS8zeN9Tr4YbCvO1PvGsYLnJAVBXDrdcK3g63PzNAfhA7LG1jEp&#10;uJKHRTF6yDHT7sIfdN6HWsQQ9hkqMCF0mZS+NGTRJ64jjlzleoshwr6WusdLDLetnKTpi7TYcGww&#10;2NHKUPmzP1kF60NohyNeJ7f3areuvt3KLWeNUuPHYfkGItAQ7uJ/91bH+a9T+HsmXiCLX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T8UFexAAAANwAAAAPAAAAAAAAAAAA&#10;AAAAAKECAABkcnMvZG93bnJldi54bWxQSwUGAAAAAAQABAD5AAAAkgMAAAAA&#10;" strokecolor="#4a7ebb"/>
                <v:line id="Line 108" o:spid="_x0000_s1131" style="position:absolute;flip:x;visibility:visible;mso-wrap-style:square" from="26765,4000" to="27692,1211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0tEqOMQAAADcAAAADwAAAGRycy9kb3ducmV2LnhtbERPTUvDQBC9C/6HZQRvdqNgK7HbIkJF&#10;bAs16sHbkB2T0Oxs2B2TtL++WxC8zeN9znw5ulb1FGLj2cDtJANFXHrbcGXg82N18wAqCrLF1jMZ&#10;OFCE5eLyYo659QO/U19IpVIIxxwN1CJdrnUsa3IYJ74jTtyPDw4lwVBpG3BI4a7Vd1k21Q4bTg01&#10;dvRcU7kvfp2BdbWf8fdmLX3Yrfrj9mv6MsibMddX49MjKKFR/sV/7leb5s/u4fxMukAvTg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S0So4xAAAANwAAAAPAAAAAAAAAAAA&#10;AAAAAKECAABkcnMvZG93bnJldi54bWxQSwUGAAAAAAQABAD5AAAAkgMAAAAA&#10;" strokecolor="#090"/>
                <v:line id="Line 109" o:spid="_x0000_s1132" style="position:absolute;visibility:visible;mso-wrap-style:square" from="26670,12096" to="27546,2008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VT0Ur8MAAADcAAAADwAAAGRycy9kb3ducmV2LnhtbERPTWvCQBC9C/6HZQre6qZFoqTZiFaF&#10;FixFLXgdsmMSzM6G7Jqk/74rFLzN431OuhxMLTpqXWVZwcs0AkGcW11xoeDntHtegHAeWWNtmRT8&#10;koNlNh6lmGjb84G6oy9ECGGXoILS+yaR0uUlGXRT2xAH7mJbgz7AtpC6xT6Em1q+RlEsDVYcGkps&#10;6L2k/Hq8GQXfffylN/H6dNt8nrf7mVztr12v1ORpWL2B8DT4h/jf/aHD/HkM92fCBTL7A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FU9FK/DAAAA3AAAAA8AAAAAAAAAAAAA&#10;AAAAoQIAAGRycy9kb3ducmV2LnhtbFBLBQYAAAAABAAEAPkAAACRAwAAAAA=&#10;" strokecolor="#090"/>
                <v:line id="Line 110" o:spid="_x0000_s1133" style="position:absolute;flip:x y;visibility:visible;mso-wrap-style:square" from="21621,22193" to="27609,2615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UGnoyMIAAADcAAAADwAAAGRycy9kb3ducmV2LnhtbERPzYrCMBC+C/sOYRa8yJrqQaVrlEVc&#10;WMGLPw8wNmNTt5mUJGr16Y0geJuP73em89bW4kI+VI4VDPoZCOLC6YpLBfvd79cERIjIGmvHpOBG&#10;Aeazj84Uc+2uvKHLNpYihXDIUYGJscmlDIUhi6HvGuLEHZ23GBP0pdQerync1nKYZSNpseLUYLCh&#10;haHif3u2CpbOHFb32Nyy+7Ie9ta74nzya6W6n+3PN4hIbXyLX+4/neaPx/B8Jl0gZw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UGnoyMIAAADcAAAADwAAAAAAAAAAAAAA&#10;AAChAgAAZHJzL2Rvd25yZXYueG1sUEsFBgAAAAAEAAQA+QAAAJADAAAAAA==&#10;" strokecolor="#090"/>
                <v:line id="Line 111" o:spid="_x0000_s1134" style="position:absolute;flip:y;visibility:visible;mso-wrap-style:square" from="33623,24098" to="39668,2604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NCFpsYAAADcAAAADwAAAGRycy9kb3ducmV2LnhtbESPQUvDQBCF74L/YRnBm93ooZXYbRGh&#10;IlZBqz30NmTHJDQ7G3bHJPrrnYPQ2wzvzXvfLNdT6MxAKbeRHVzPCjDEVfQt1w4+PzZXt2CyIHvs&#10;IpODH8qwXp2fLbH0ceR3GnZSGw3hXKKDRqQvrc1VQwHzLPbEqn3FFFB0TbX1CUcND529KYq5Ddiy&#10;NjTY00ND1XH3HRxs6+OCDy9bGdLbZvh93c8fR3l27vJiur8DIzTJyfx//eQVf6G0+oxOYFd/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DzQhabGAAAA3AAAAA8AAAAAAAAA&#10;AAAAAAAAoQIAAGRycy9kb3ducmV2LnhtbFBLBQYAAAAABAAEAPkAAACUAwAAAAA=&#10;" strokecolor="#090"/>
                <v:line id="Line 112" o:spid="_x0000_s1135" style="position:absolute;visibility:visible;mso-wrap-style:square" from="33718,26098" to="39763,2808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KKA3cQAAADcAAAADwAAAGRycy9kb3ducmV2LnhtbERPTWvCQBC9F/oflin0phuLxDZ1lVQr&#10;WLCIWuh1yI5JSHY2ZNck/nu3IPQ2j/c58+VgatFR60rLCibjCARxZnXJuYKf02b0CsJ5ZI21ZVJw&#10;JQfLxePDHBNtez5Qd/S5CCHsElRQeN8kUrqsIINubBviwJ1ta9AH2OZSt9iHcFPLlyiKpcGSQ0OB&#10;Da0KyqrjxSjY9/G3Xscfp8v66/dzN5Xprup6pZ6fhvQdhKfB/4vv7q0O82dv8PdMuEAubg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kooDdxAAAANwAAAAPAAAAAAAAAAAA&#10;AAAAAKECAABkcnMvZG93bnJldi54bWxQSwUGAAAAAAQABAD5AAAAkgMAAAAA&#10;" strokecolor="#090"/>
                <v:line id="Line 113" o:spid="_x0000_s1136" style="position:absolute;flip:x;visibility:visible;mso-wrap-style:square" from="37433,8096" to="39833,1200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93P5h8YAAADcAAAADwAAAGRycy9kb3ducmV2LnhtbESPQUvDQBCF74L/YRnBm93ooZbYbRGh&#10;IlZBqz30NmTHJDQ7G3bHJPrrnYPQ2wzvzXvfLNdT6MxAKbeRHVzPCjDEVfQt1w4+PzZXCzBZkD12&#10;kcnBD2VYr87Pllj6OPI7DTupjYZwLtFBI9KX1uaqoYB5Fnti1b5iCii6ptr6hKOGh87eFMXcBmxZ&#10;Gxrs6aGh6rj7Dg629fGWDy9bGdLbZvh93c8fR3l27vJiur8DIzTJyfx//eQVf6H4+oxOYFd/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Pdz+YfGAAAA3AAAAA8AAAAAAAAA&#10;AAAAAAAAoQIAAGRycy9kb3ducmV2LnhtbFBLBQYAAAAABAAEAPkAAACUAwAAAAA=&#10;" strokecolor="#090"/>
                <v:line id="Line 114" o:spid="_x0000_s1137" style="position:absolute;flip:x y;visibility:visible;mso-wrap-style:square" from="37433,12096" to="39833,1613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hRmlAMIAAADcAAAADwAAAGRycy9kb3ducmV2LnhtbERPzYrCMBC+C/sOYRa8yJrqQaTbKCIu&#10;rODFnweYbWabajMpSdTq0xtB8DYf3+8U88424kI+1I4VjIYZCOLS6ZorBYf9z9cURIjIGhvHpOBG&#10;Aeazj16BuXZX3tJlFyuRQjjkqMDE2OZShtKQxTB0LXHi/p23GBP0ldQeryncNnKcZRNpsebUYLCl&#10;paHytDtbBStn/tb32N6y+6oZDzb78nz0G6X6n93iG0SkLr7FL/evTvOnI3g+ky6Qswc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hRmlAMIAAADcAAAADwAAAAAAAAAAAAAA&#10;AAChAgAAZHJzL2Rvd25yZXYueG1sUEsFBgAAAAAEAAQA+QAAAJADAAAAAA==&#10;" strokecolor="#090"/>
                <v:line id="Line 115" o:spid="_x0000_s1138" style="position:absolute;flip:y;visibility:visible;mso-wrap-style:square" from="47625,10191" to="52470,1209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aO3Ca8QAAADcAAAADwAAAGRycy9kb3ducmV2LnhtbERPTUvDQBC9C/6HZQRvdmMPtcRuSxEq&#10;Yi1otYfehuw0Cc3Oht0xif313YLQ2zze58wWg2tURyHWng08jjJQxIW3NZcGfr5XD1NQUZAtNp7J&#10;wB9FWMxvb2aYW9/zF3VbKVUK4ZijgUqkzbWORUUO48i3xIk7+OBQEgyltgH7FO4aPc6yiXZYc2qo&#10;sKWXiorj9tcZWJfHJ95/rKULn6vutNlNXnt5N+b+blg+gxIa5Cr+d7/ZNH86hssz6QI9PwM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o7cJrxAAAANwAAAAPAAAAAAAAAAAA&#10;AAAAAKECAABkcnMvZG93bnJldi54bWxQSwUGAAAAAAQABAD5AAAAkgMAAAAA&#10;" strokecolor="#090"/>
                <v:line id="Line 116" o:spid="_x0000_s1139" style="position:absolute;visibility:visible;mso-wrap-style:square" from="47720,12192" to="52514,1403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J/HEMMAAADcAAAADwAAAGRycy9kb3ducmV2LnhtbERPTWvCQBC9C/0PyxR6001VQoiuYtWC&#10;BaVUBa9DdkyC2dmQXZP033cLgrd5vM+ZL3tTiZYaV1pW8D6KQBBnVpecKzifPocJCOeRNVaWScEv&#10;OVguXgZzTLXt+Ifao89FCGGXooLC+zqV0mUFGXQjWxMH7mobgz7AJpe6wS6Em0qOoyiWBksODQXW&#10;tC4oux3vRsF3Fx/0Jv443Tdfl+1+Klf7W9sp9fbar2YgPPX+KX64dzrMTybw/0y4QC7+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HCfxxDDAAAA3AAAAA8AAAAAAAAAAAAA&#10;AAAAoQIAAGRycy9kb3ducmV2LnhtbFBLBQYAAAAABAAEAPkAAACRAwAAAAA=&#10;" strokecolor="#090"/>
                <v:line id="Line 117" o:spid="_x0000_s1140" style="position:absolute;flip:x;visibility:visible;mso-wrap-style:square" from="27527,26193" to="27584,3013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iEj/hMQAAADcAAAADwAAAGRycy9kb3ducmV2LnhtbERPTUvDQBC9C/6HZQRvdqNILbHbIkJF&#10;bAs16sHbkB2T0Oxs2B2TtL++WxC8zeN9znw5ulb1FGLj2cDtJANFXHrbcGXg82N1MwMVBdli65kM&#10;HCjCcnF5Mcfc+oHfqS+kUimEY44GapEu1zqWNTmME98RJ+7HB4eSYKi0DTikcNfquyybaocNp4Ya&#10;O3quqdwXv87Auto/8PdmLX3Yrfrj9mv6MsibMddX49MjKKFR/sV/7leb5s/u4fxMukAvTg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ISP+ExAAAANwAAAAPAAAAAAAAAAAA&#10;AAAAAKECAABkcnMvZG93bnJldi54bWxQSwUGAAAAAAQABAD5AAAAkgMAAAAA&#10;" strokecolor="#090"/>
              </v:group>
            </w:pict>
          </mc:Fallback>
        </mc:AlternateContent>
      </w:r>
      <w:r w:rsidR="0031614B" w:rsidRPr="00C2744B">
        <w:rPr>
          <w:noProof/>
        </w:rPr>
        <w:drawing>
          <wp:inline distT="0" distB="0" distL="0" distR="0">
            <wp:extent cx="5857875" cy="3009900"/>
            <wp:effectExtent l="0" t="0" r="9525"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57875" cy="3009900"/>
                    </a:xfrm>
                    <a:prstGeom prst="rect">
                      <a:avLst/>
                    </a:prstGeom>
                    <a:noFill/>
                    <a:ln>
                      <a:noFill/>
                    </a:ln>
                  </pic:spPr>
                </pic:pic>
              </a:graphicData>
            </a:graphic>
          </wp:inline>
        </w:drawing>
      </w:r>
    </w:p>
    <w:p w:rsidR="00900F99" w:rsidRPr="00B738A8" w:rsidRDefault="00900F99" w:rsidP="00C2744B">
      <w:pPr>
        <w:pStyle w:val="Caption"/>
        <w:jc w:val="center"/>
        <w:rPr>
          <w:rFonts w:ascii="Times New Roman" w:hAnsi="Times New Roman" w:cs="Times New Roman"/>
        </w:rPr>
      </w:pPr>
      <w:bookmarkStart w:id="26" w:name="_Toc365023342"/>
      <w:r>
        <w:t xml:space="preserve">Figure </w:t>
      </w:r>
      <w:r w:rsidR="00833E73">
        <w:fldChar w:fldCharType="begin"/>
      </w:r>
      <w:r w:rsidR="00833E73">
        <w:instrText xml:space="preserve"> SEQ Figure \* ARABIC </w:instrText>
      </w:r>
      <w:r w:rsidR="00833E73">
        <w:fldChar w:fldCharType="separate"/>
      </w:r>
      <w:r w:rsidR="00752048">
        <w:rPr>
          <w:noProof/>
        </w:rPr>
        <w:t>2</w:t>
      </w:r>
      <w:r w:rsidR="00833E73">
        <w:rPr>
          <w:noProof/>
        </w:rPr>
        <w:fldChar w:fldCharType="end"/>
      </w:r>
      <w:r>
        <w:t>. Communications Capability Dendritic</w:t>
      </w:r>
      <w:bookmarkEnd w:id="26"/>
    </w:p>
    <w:p w:rsidR="001D76EB" w:rsidRDefault="001D76EB">
      <w:pPr>
        <w:rPr>
          <w:rFonts w:ascii="Times New Roman" w:hAnsi="Times New Roman" w:cs="Times New Roman"/>
        </w:rPr>
      </w:pPr>
    </w:p>
    <w:p w:rsidR="00F73F74" w:rsidRPr="00B738A8" w:rsidRDefault="00F73F74">
      <w:pPr>
        <w:rPr>
          <w:rFonts w:ascii="Times New Roman" w:hAnsi="Times New Roman" w:cs="Times New Roman"/>
        </w:rPr>
      </w:pPr>
    </w:p>
    <w:p w:rsidR="00FD5CC3" w:rsidRPr="005629B3" w:rsidRDefault="00FD5CC3" w:rsidP="00FD5CC3">
      <w:pPr>
        <w:pStyle w:val="Heading2"/>
        <w:rPr>
          <w:rFonts w:ascii="Times New Roman" w:hAnsi="Times New Roman" w:cs="Times New Roman"/>
          <w:b/>
        </w:rPr>
      </w:pPr>
      <w:bookmarkStart w:id="27" w:name="_Toc364612886"/>
      <w:bookmarkStart w:id="28" w:name="_Toc239096253"/>
      <w:r w:rsidRPr="005629B3">
        <w:rPr>
          <w:rFonts w:ascii="Times New Roman" w:hAnsi="Times New Roman" w:cs="Times New Roman"/>
          <w:b/>
        </w:rPr>
        <w:t>SUMMARY OF COIs/MOEs/MOPs/DRs</w:t>
      </w:r>
      <w:bookmarkEnd w:id="27"/>
      <w:bookmarkEnd w:id="28"/>
    </w:p>
    <w:p w:rsidR="00FD5CC3" w:rsidRDefault="00FD5CC3" w:rsidP="00FD5CC3">
      <w:pPr>
        <w:rPr>
          <w:rFonts w:ascii="Times New Roman" w:hAnsi="Times New Roman" w:cs="Times New Roman"/>
        </w:rPr>
      </w:pPr>
      <w:r>
        <w:rPr>
          <w:rFonts w:ascii="Times New Roman" w:hAnsi="Times New Roman" w:cs="Times New Roman"/>
        </w:rPr>
        <w:t>This section summarizes the Critical Operational Issues (COI), Measures of Effectiveness (MOE), Measures of Performance (MOP) and Data Requirements (DR) of the MQ-45 Golden Eagle.  The COIs determine the MQ-45’s capability to perform its mission.  The MOEs indicate the degree to which the MQ-45 performs the tasks or meets a required specified condition.  The MOPs measure the MQ-45’s capability to accomplish the tasks.  The DR is a number or some other item that applies to the MOP.</w:t>
      </w:r>
    </w:p>
    <w:p w:rsidR="00FD5CC3" w:rsidRDefault="00FD5CC3" w:rsidP="00FD5CC3">
      <w:pPr>
        <w:rPr>
          <w:rFonts w:ascii="Times New Roman" w:hAnsi="Times New Roman" w:cs="Times New Roman"/>
        </w:rPr>
      </w:pPr>
    </w:p>
    <w:p w:rsidR="00FD5CC3" w:rsidRPr="00996198" w:rsidRDefault="00FD5CC3" w:rsidP="00FD5CC3">
      <w:pPr>
        <w:rPr>
          <w:rFonts w:ascii="Times New Roman" w:hAnsi="Times New Roman" w:cs="Times New Roman"/>
          <w:b/>
        </w:rPr>
      </w:pPr>
      <w:r w:rsidRPr="00996198">
        <w:rPr>
          <w:rFonts w:ascii="Times New Roman" w:hAnsi="Times New Roman" w:cs="Times New Roman"/>
          <w:b/>
        </w:rPr>
        <w:t>Operational Effectiveness</w:t>
      </w:r>
      <w:r>
        <w:rPr>
          <w:rFonts w:ascii="Times New Roman" w:hAnsi="Times New Roman" w:cs="Times New Roman"/>
          <w:b/>
        </w:rPr>
        <w:t>:</w:t>
      </w:r>
    </w:p>
    <w:p w:rsidR="00FD5CC3" w:rsidRDefault="00FD5CC3" w:rsidP="00FD5CC3">
      <w:pPr>
        <w:rPr>
          <w:rFonts w:ascii="Times New Roman" w:hAnsi="Times New Roman" w:cs="Times New Roman"/>
        </w:rPr>
      </w:pPr>
      <w:r>
        <w:rPr>
          <w:rFonts w:ascii="Times New Roman" w:hAnsi="Times New Roman" w:cs="Times New Roman"/>
        </w:rPr>
        <w:t>COI 1.  Is the MQ-45 range sufficient to support the mission?</w:t>
      </w:r>
    </w:p>
    <w:p w:rsidR="00FD5CC3" w:rsidRDefault="00FD5CC3" w:rsidP="00FD5CC3">
      <w:pPr>
        <w:rPr>
          <w:rFonts w:ascii="Times New Roman" w:hAnsi="Times New Roman" w:cs="Times New Roman"/>
        </w:rPr>
      </w:pPr>
      <w:r>
        <w:rPr>
          <w:rFonts w:ascii="Times New Roman" w:hAnsi="Times New Roman" w:cs="Times New Roman"/>
        </w:rPr>
        <w:tab/>
        <w:t>MOE 1.1 Probability of flying up to 75,000 ft.</w:t>
      </w:r>
    </w:p>
    <w:p w:rsidR="00FD5CC3" w:rsidRDefault="00FD5CC3" w:rsidP="00FD5CC3">
      <w:pPr>
        <w:rPr>
          <w:rFonts w:ascii="Times New Roman" w:hAnsi="Times New Roman" w:cs="Times New Roman"/>
        </w:rPr>
      </w:pPr>
      <w:r>
        <w:rPr>
          <w:rFonts w:ascii="Times New Roman" w:hAnsi="Times New Roman" w:cs="Times New Roman"/>
        </w:rPr>
        <w:tab/>
      </w:r>
      <w:r>
        <w:rPr>
          <w:rFonts w:ascii="Times New Roman" w:hAnsi="Times New Roman" w:cs="Times New Roman"/>
        </w:rPr>
        <w:tab/>
        <w:t>MOP 1.1.1 Maximum Altitude</w:t>
      </w:r>
    </w:p>
    <w:p w:rsidR="00FD5CC3" w:rsidRDefault="00FD5CC3" w:rsidP="00FD5CC3">
      <w:pPr>
        <w:rPr>
          <w:rFonts w:ascii="Times New Roman" w:hAnsi="Times New Roman" w:cs="Times New Roman"/>
        </w:rPr>
      </w:pPr>
      <w:r>
        <w:rPr>
          <w:rFonts w:ascii="Times New Roman" w:hAnsi="Times New Roman" w:cs="Times New Roman"/>
        </w:rPr>
        <w:tab/>
      </w:r>
      <w:r>
        <w:rPr>
          <w:rFonts w:ascii="Times New Roman" w:hAnsi="Times New Roman" w:cs="Times New Roman"/>
        </w:rPr>
        <w:tab/>
        <w:t>MOP 1.1.2 Average time to maximum altitude</w:t>
      </w:r>
    </w:p>
    <w:p w:rsidR="00FD5CC3" w:rsidRDefault="00FD5CC3" w:rsidP="00FD5CC3">
      <w:pPr>
        <w:rPr>
          <w:rFonts w:ascii="Times New Roman" w:hAnsi="Times New Roman" w:cs="Times New Roman"/>
        </w:rPr>
      </w:pPr>
      <w:r>
        <w:rPr>
          <w:rFonts w:ascii="Times New Roman" w:hAnsi="Times New Roman" w:cs="Times New Roman"/>
        </w:rPr>
        <w:tab/>
        <w:t>MOE 1.2 The probability of flying for 50 hours</w:t>
      </w:r>
    </w:p>
    <w:p w:rsidR="00FD5CC3" w:rsidRDefault="00FD5CC3" w:rsidP="00FD5CC3">
      <w:pPr>
        <w:rPr>
          <w:rFonts w:ascii="Times New Roman" w:hAnsi="Times New Roman" w:cs="Times New Roman"/>
        </w:rPr>
      </w:pPr>
      <w:r>
        <w:rPr>
          <w:rFonts w:ascii="Times New Roman" w:hAnsi="Times New Roman" w:cs="Times New Roman"/>
        </w:rPr>
        <w:tab/>
      </w:r>
      <w:r>
        <w:rPr>
          <w:rFonts w:ascii="Times New Roman" w:hAnsi="Times New Roman" w:cs="Times New Roman"/>
        </w:rPr>
        <w:tab/>
        <w:t>MOP 1.2.1 Average flying time at maximum speed</w:t>
      </w:r>
    </w:p>
    <w:p w:rsidR="00FD5CC3" w:rsidRDefault="00FD5CC3" w:rsidP="00FD5CC3">
      <w:pPr>
        <w:rPr>
          <w:rFonts w:ascii="Times New Roman" w:hAnsi="Times New Roman" w:cs="Times New Roman"/>
        </w:rPr>
      </w:pPr>
      <w:r>
        <w:rPr>
          <w:rFonts w:ascii="Times New Roman" w:hAnsi="Times New Roman" w:cs="Times New Roman"/>
        </w:rPr>
        <w:tab/>
      </w:r>
      <w:r>
        <w:rPr>
          <w:rFonts w:ascii="Times New Roman" w:hAnsi="Times New Roman" w:cs="Times New Roman"/>
        </w:rPr>
        <w:tab/>
        <w:t xml:space="preserve">MOP 1.2.2 Average flying time at minimum speed </w:t>
      </w:r>
    </w:p>
    <w:p w:rsidR="00FD5CC3" w:rsidRDefault="00FD5CC3" w:rsidP="00FD5CC3">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DR 1.2.2.1 Number of sorties</w:t>
      </w:r>
    </w:p>
    <w:p w:rsidR="00FD5CC3" w:rsidRDefault="00FD5CC3" w:rsidP="00FD5CC3">
      <w:pPr>
        <w:rPr>
          <w:rFonts w:ascii="Times New Roman" w:hAnsi="Times New Roman" w:cs="Times New Roman"/>
        </w:rPr>
      </w:pPr>
    </w:p>
    <w:p w:rsidR="00FD5CC3" w:rsidRDefault="00FD5CC3" w:rsidP="00FD5CC3">
      <w:pPr>
        <w:rPr>
          <w:rFonts w:ascii="Times New Roman" w:hAnsi="Times New Roman" w:cs="Times New Roman"/>
        </w:rPr>
      </w:pPr>
      <w:r>
        <w:rPr>
          <w:rFonts w:ascii="Times New Roman" w:hAnsi="Times New Roman" w:cs="Times New Roman"/>
        </w:rPr>
        <w:t>COI 2.  Is the MQ-45 set up time sufficient to support the mission?</w:t>
      </w:r>
    </w:p>
    <w:p w:rsidR="00FD5CC3" w:rsidRDefault="00FD5CC3" w:rsidP="00FD5CC3">
      <w:pPr>
        <w:rPr>
          <w:rFonts w:ascii="Times New Roman" w:hAnsi="Times New Roman" w:cs="Times New Roman"/>
        </w:rPr>
      </w:pPr>
      <w:r>
        <w:rPr>
          <w:rFonts w:ascii="Times New Roman" w:hAnsi="Times New Roman" w:cs="Times New Roman"/>
        </w:rPr>
        <w:tab/>
        <w:t>MOE 2.1 Probability of setting up in 6 hours</w:t>
      </w:r>
    </w:p>
    <w:p w:rsidR="00FD5CC3" w:rsidRDefault="00FD5CC3" w:rsidP="00FD5CC3">
      <w:pPr>
        <w:rPr>
          <w:rFonts w:ascii="Times New Roman" w:hAnsi="Times New Roman" w:cs="Times New Roman"/>
        </w:rPr>
      </w:pPr>
      <w:r>
        <w:rPr>
          <w:rFonts w:ascii="Times New Roman" w:hAnsi="Times New Roman" w:cs="Times New Roman"/>
        </w:rPr>
        <w:tab/>
      </w:r>
      <w:r>
        <w:rPr>
          <w:rFonts w:ascii="Times New Roman" w:hAnsi="Times New Roman" w:cs="Times New Roman"/>
        </w:rPr>
        <w:tab/>
        <w:t>MOP 2.1.1 Average set up time</w:t>
      </w:r>
    </w:p>
    <w:p w:rsidR="00FD5CC3" w:rsidRDefault="00FD5CC3" w:rsidP="00FD5CC3">
      <w:pPr>
        <w:rPr>
          <w:rFonts w:ascii="Times New Roman" w:hAnsi="Times New Roman" w:cs="Times New Roman"/>
        </w:rPr>
      </w:pPr>
      <w:r>
        <w:rPr>
          <w:rFonts w:ascii="Times New Roman" w:hAnsi="Times New Roman" w:cs="Times New Roman"/>
        </w:rPr>
        <w:tab/>
      </w:r>
      <w:r>
        <w:rPr>
          <w:rFonts w:ascii="Times New Roman" w:hAnsi="Times New Roman" w:cs="Times New Roman"/>
        </w:rPr>
        <w:tab/>
        <w:t>MOP 2.1.2 Minimum set up time</w:t>
      </w:r>
    </w:p>
    <w:p w:rsidR="00FD5CC3" w:rsidRDefault="00FD5CC3" w:rsidP="00FD5CC3">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DR 2.1.2.1 Start time </w:t>
      </w:r>
    </w:p>
    <w:p w:rsidR="00FD5CC3" w:rsidRDefault="00FD5CC3" w:rsidP="00FD5CC3">
      <w:pPr>
        <w:rPr>
          <w:rFonts w:ascii="Times New Roman" w:hAnsi="Times New Roman" w:cs="Times New Roman"/>
        </w:rPr>
      </w:pPr>
      <w:r>
        <w:rPr>
          <w:rFonts w:ascii="Times New Roman" w:hAnsi="Times New Roman" w:cs="Times New Roman"/>
        </w:rPr>
        <w:tab/>
        <w:t>MOE 2.2 Probability of successful set up</w:t>
      </w:r>
    </w:p>
    <w:p w:rsidR="00FD5CC3" w:rsidRDefault="00FD5CC3" w:rsidP="00FD5CC3">
      <w:pPr>
        <w:rPr>
          <w:rFonts w:ascii="Times New Roman" w:hAnsi="Times New Roman" w:cs="Times New Roman"/>
        </w:rPr>
      </w:pPr>
      <w:r>
        <w:rPr>
          <w:rFonts w:ascii="Times New Roman" w:hAnsi="Times New Roman" w:cs="Times New Roman"/>
        </w:rPr>
        <w:tab/>
      </w:r>
      <w:r>
        <w:rPr>
          <w:rFonts w:ascii="Times New Roman" w:hAnsi="Times New Roman" w:cs="Times New Roman"/>
        </w:rPr>
        <w:tab/>
        <w:t>MOP 2.2.1 Average number of people required for set up</w:t>
      </w:r>
    </w:p>
    <w:p w:rsidR="00FD5CC3" w:rsidRDefault="00FD5CC3" w:rsidP="00FD5CC3">
      <w:pPr>
        <w:rPr>
          <w:rFonts w:ascii="Times New Roman" w:hAnsi="Times New Roman" w:cs="Times New Roman"/>
        </w:rPr>
      </w:pPr>
      <w:r>
        <w:rPr>
          <w:rFonts w:ascii="Times New Roman" w:hAnsi="Times New Roman" w:cs="Times New Roman"/>
        </w:rPr>
        <w:tab/>
      </w:r>
      <w:r>
        <w:rPr>
          <w:rFonts w:ascii="Times New Roman" w:hAnsi="Times New Roman" w:cs="Times New Roman"/>
        </w:rPr>
        <w:tab/>
        <w:t>MOP 2.2.2 Minimum number of people required for set up</w:t>
      </w:r>
    </w:p>
    <w:p w:rsidR="00FD5CC3" w:rsidRDefault="00FD5CC3" w:rsidP="00FD5CC3">
      <w:pPr>
        <w:rPr>
          <w:rFonts w:ascii="Times New Roman" w:hAnsi="Times New Roman" w:cs="Times New Roman"/>
        </w:rPr>
      </w:pPr>
    </w:p>
    <w:p w:rsidR="00FD5CC3" w:rsidRDefault="00FD5CC3" w:rsidP="00FD5CC3">
      <w:pPr>
        <w:rPr>
          <w:rFonts w:ascii="Times New Roman" w:hAnsi="Times New Roman" w:cs="Times New Roman"/>
        </w:rPr>
      </w:pPr>
      <w:r>
        <w:rPr>
          <w:rFonts w:ascii="Times New Roman" w:hAnsi="Times New Roman" w:cs="Times New Roman"/>
        </w:rPr>
        <w:t>COI 3.  Can the MQ-45 maneuver through hazardous environment?</w:t>
      </w:r>
    </w:p>
    <w:p w:rsidR="00FD5CC3" w:rsidRDefault="00FD5CC3" w:rsidP="00FD5CC3">
      <w:pPr>
        <w:rPr>
          <w:rFonts w:ascii="Times New Roman" w:hAnsi="Times New Roman" w:cs="Times New Roman"/>
        </w:rPr>
      </w:pPr>
      <w:r>
        <w:rPr>
          <w:rFonts w:ascii="Times New Roman" w:hAnsi="Times New Roman" w:cs="Times New Roman"/>
        </w:rPr>
        <w:tab/>
        <w:t>MOE 3.1 Detection Avoidance</w:t>
      </w:r>
    </w:p>
    <w:p w:rsidR="00FD5CC3" w:rsidRDefault="00FD5CC3" w:rsidP="00FD5CC3">
      <w:pPr>
        <w:rPr>
          <w:rFonts w:ascii="Times New Roman" w:hAnsi="Times New Roman" w:cs="Times New Roman"/>
        </w:rPr>
      </w:pPr>
      <w:r>
        <w:rPr>
          <w:rFonts w:ascii="Times New Roman" w:hAnsi="Times New Roman" w:cs="Times New Roman"/>
        </w:rPr>
        <w:tab/>
      </w:r>
      <w:r>
        <w:rPr>
          <w:rFonts w:ascii="Times New Roman" w:hAnsi="Times New Roman" w:cs="Times New Roman"/>
        </w:rPr>
        <w:tab/>
        <w:t>MOP 3.1.1 Detection avoidance proportion</w:t>
      </w:r>
    </w:p>
    <w:p w:rsidR="00FD5CC3" w:rsidRDefault="00FD5CC3" w:rsidP="00FD5CC3">
      <w:pPr>
        <w:rPr>
          <w:rFonts w:ascii="Times New Roman" w:hAnsi="Times New Roman" w:cs="Times New Roman"/>
        </w:rPr>
      </w:pPr>
      <w:r>
        <w:rPr>
          <w:rFonts w:ascii="Times New Roman" w:hAnsi="Times New Roman" w:cs="Times New Roman"/>
        </w:rPr>
        <w:tab/>
      </w:r>
      <w:r>
        <w:rPr>
          <w:rFonts w:ascii="Times New Roman" w:hAnsi="Times New Roman" w:cs="Times New Roman"/>
        </w:rPr>
        <w:tab/>
        <w:t>MOP 3.1.2 Detection survivability ratio</w:t>
      </w:r>
    </w:p>
    <w:p w:rsidR="00FD5CC3" w:rsidRDefault="00FD5CC3" w:rsidP="00FD5CC3">
      <w:pPr>
        <w:rPr>
          <w:rFonts w:ascii="Times New Roman" w:hAnsi="Times New Roman" w:cs="Times New Roman"/>
        </w:rPr>
      </w:pPr>
      <w:r>
        <w:rPr>
          <w:rFonts w:ascii="Times New Roman" w:hAnsi="Times New Roman" w:cs="Times New Roman"/>
        </w:rPr>
        <w:tab/>
        <w:t>MOE 3.2 Acquisition Avoidance</w:t>
      </w:r>
    </w:p>
    <w:p w:rsidR="00FD5CC3" w:rsidRDefault="00FD5CC3" w:rsidP="00FD5CC3">
      <w:pPr>
        <w:rPr>
          <w:rFonts w:ascii="Times New Roman" w:hAnsi="Times New Roman" w:cs="Times New Roman"/>
        </w:rPr>
      </w:pPr>
      <w:r>
        <w:rPr>
          <w:rFonts w:ascii="Times New Roman" w:hAnsi="Times New Roman" w:cs="Times New Roman"/>
        </w:rPr>
        <w:tab/>
      </w:r>
      <w:r>
        <w:rPr>
          <w:rFonts w:ascii="Times New Roman" w:hAnsi="Times New Roman" w:cs="Times New Roman"/>
        </w:rPr>
        <w:tab/>
        <w:t>MOP 3.2.1 Average exposure time</w:t>
      </w:r>
    </w:p>
    <w:p w:rsidR="00FD5CC3" w:rsidRDefault="00FD5CC3" w:rsidP="00FD5CC3">
      <w:pPr>
        <w:rPr>
          <w:rFonts w:ascii="Times New Roman" w:hAnsi="Times New Roman" w:cs="Times New Roman"/>
        </w:rPr>
      </w:pPr>
      <w:r>
        <w:rPr>
          <w:rFonts w:ascii="Times New Roman" w:hAnsi="Times New Roman" w:cs="Times New Roman"/>
        </w:rPr>
        <w:tab/>
      </w:r>
      <w:r>
        <w:rPr>
          <w:rFonts w:ascii="Times New Roman" w:hAnsi="Times New Roman" w:cs="Times New Roman"/>
        </w:rPr>
        <w:tab/>
        <w:t>MOP 3.2.2 Acquisition survivability ratio</w:t>
      </w:r>
    </w:p>
    <w:p w:rsidR="00FD5CC3" w:rsidRDefault="00FD5CC3" w:rsidP="00FD5CC3">
      <w:pPr>
        <w:rPr>
          <w:rFonts w:ascii="Times New Roman" w:hAnsi="Times New Roman" w:cs="Times New Roman"/>
        </w:rPr>
      </w:pPr>
      <w:r>
        <w:rPr>
          <w:rFonts w:ascii="Times New Roman" w:hAnsi="Times New Roman" w:cs="Times New Roman"/>
        </w:rPr>
        <w:tab/>
        <w:t>MOE 3.3 Hit Avoidance</w:t>
      </w:r>
    </w:p>
    <w:p w:rsidR="00FD5CC3" w:rsidRDefault="00FD5CC3" w:rsidP="00FD5CC3">
      <w:pPr>
        <w:rPr>
          <w:rFonts w:ascii="Times New Roman" w:hAnsi="Times New Roman" w:cs="Times New Roman"/>
        </w:rPr>
      </w:pPr>
      <w:r>
        <w:rPr>
          <w:rFonts w:ascii="Times New Roman" w:hAnsi="Times New Roman" w:cs="Times New Roman"/>
        </w:rPr>
        <w:tab/>
      </w:r>
      <w:r>
        <w:rPr>
          <w:rFonts w:ascii="Times New Roman" w:hAnsi="Times New Roman" w:cs="Times New Roman"/>
        </w:rPr>
        <w:tab/>
        <w:t>MOP 3.3.1 Hit survivability ratio</w:t>
      </w:r>
    </w:p>
    <w:p w:rsidR="00FD5CC3" w:rsidRDefault="00FD5CC3" w:rsidP="00FD5CC3">
      <w:pPr>
        <w:rPr>
          <w:rFonts w:ascii="Times New Roman" w:hAnsi="Times New Roman" w:cs="Times New Roman"/>
        </w:rPr>
      </w:pPr>
      <w:r>
        <w:rPr>
          <w:rFonts w:ascii="Times New Roman" w:hAnsi="Times New Roman" w:cs="Times New Roman"/>
        </w:rPr>
        <w:tab/>
      </w:r>
      <w:r>
        <w:rPr>
          <w:rFonts w:ascii="Times New Roman" w:hAnsi="Times New Roman" w:cs="Times New Roman"/>
        </w:rPr>
        <w:tab/>
        <w:t>MOP 3.3.2 Average time from missile detection until missile impact</w:t>
      </w:r>
    </w:p>
    <w:p w:rsidR="00FD5CC3" w:rsidRDefault="00FD5CC3" w:rsidP="00FD5CC3">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DR 3.3.2.1 Number of sustained hits</w:t>
      </w:r>
      <w:r>
        <w:rPr>
          <w:rFonts w:ascii="Times New Roman" w:hAnsi="Times New Roman" w:cs="Times New Roman"/>
        </w:rPr>
        <w:tab/>
      </w:r>
    </w:p>
    <w:p w:rsidR="00FD5CC3" w:rsidRDefault="00FD5CC3" w:rsidP="00FD5CC3">
      <w:pPr>
        <w:rPr>
          <w:rFonts w:ascii="Times New Roman" w:hAnsi="Times New Roman" w:cs="Times New Roman"/>
        </w:rPr>
      </w:pPr>
    </w:p>
    <w:p w:rsidR="00FD5CC3" w:rsidRDefault="00FD5CC3" w:rsidP="00FD5CC3">
      <w:pPr>
        <w:rPr>
          <w:rFonts w:ascii="Times New Roman" w:hAnsi="Times New Roman" w:cs="Times New Roman"/>
        </w:rPr>
      </w:pPr>
      <w:r>
        <w:rPr>
          <w:rFonts w:ascii="Times New Roman" w:hAnsi="Times New Roman" w:cs="Times New Roman"/>
        </w:rPr>
        <w:t>COI 4.  Can the MQ-45 engage enemy threat?</w:t>
      </w:r>
    </w:p>
    <w:p w:rsidR="00FD5CC3" w:rsidRDefault="00FD5CC3" w:rsidP="00FD5CC3">
      <w:pPr>
        <w:rPr>
          <w:rFonts w:ascii="Times New Roman" w:hAnsi="Times New Roman" w:cs="Times New Roman"/>
        </w:rPr>
      </w:pPr>
      <w:r>
        <w:rPr>
          <w:rFonts w:ascii="Times New Roman" w:hAnsi="Times New Roman" w:cs="Times New Roman"/>
        </w:rPr>
        <w:tab/>
        <w:t>MOE 4.1 Probability of hitting enemy target</w:t>
      </w:r>
    </w:p>
    <w:p w:rsidR="00FD5CC3" w:rsidRDefault="00FD5CC3" w:rsidP="00FD5CC3">
      <w:pPr>
        <w:rPr>
          <w:rFonts w:ascii="Times New Roman" w:hAnsi="Times New Roman" w:cs="Times New Roman"/>
        </w:rPr>
      </w:pPr>
      <w:r>
        <w:rPr>
          <w:rFonts w:ascii="Times New Roman" w:hAnsi="Times New Roman" w:cs="Times New Roman"/>
        </w:rPr>
        <w:tab/>
      </w:r>
      <w:r>
        <w:rPr>
          <w:rFonts w:ascii="Times New Roman" w:hAnsi="Times New Roman" w:cs="Times New Roman"/>
        </w:rPr>
        <w:tab/>
        <w:t>MOP 4.1.1 Mean time to engage enemy threat</w:t>
      </w:r>
    </w:p>
    <w:p w:rsidR="00FD5CC3" w:rsidRDefault="00FD5CC3" w:rsidP="00FD5CC3">
      <w:pPr>
        <w:rPr>
          <w:rFonts w:ascii="Times New Roman" w:hAnsi="Times New Roman" w:cs="Times New Roman"/>
        </w:rPr>
      </w:pPr>
      <w:r>
        <w:rPr>
          <w:rFonts w:ascii="Times New Roman" w:hAnsi="Times New Roman" w:cs="Times New Roman"/>
        </w:rPr>
        <w:tab/>
      </w:r>
      <w:r>
        <w:rPr>
          <w:rFonts w:ascii="Times New Roman" w:hAnsi="Times New Roman" w:cs="Times New Roman"/>
        </w:rPr>
        <w:tab/>
        <w:t>MOP 4.1.2 Percent of enemy threat hits</w:t>
      </w:r>
    </w:p>
    <w:p w:rsidR="00FD5CC3" w:rsidRDefault="00FD5CC3" w:rsidP="00FD5CC3">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DR 4.1.2.1 Number of enemy kills</w:t>
      </w:r>
    </w:p>
    <w:p w:rsidR="00FD5CC3" w:rsidRDefault="00FD5CC3" w:rsidP="00FD5CC3">
      <w:pPr>
        <w:rPr>
          <w:rFonts w:ascii="Times New Roman" w:hAnsi="Times New Roman" w:cs="Times New Roman"/>
        </w:rPr>
      </w:pPr>
      <w:r>
        <w:rPr>
          <w:rFonts w:ascii="Times New Roman" w:hAnsi="Times New Roman" w:cs="Times New Roman"/>
        </w:rPr>
        <w:tab/>
        <w:t>MOE 4.2 Probability of surviving enemy engagements</w:t>
      </w:r>
    </w:p>
    <w:p w:rsidR="00FD5CC3" w:rsidRDefault="00FD5CC3" w:rsidP="00FD5CC3">
      <w:pPr>
        <w:rPr>
          <w:rFonts w:ascii="Times New Roman" w:hAnsi="Times New Roman" w:cs="Times New Roman"/>
        </w:rPr>
      </w:pPr>
      <w:r>
        <w:rPr>
          <w:rFonts w:ascii="Times New Roman" w:hAnsi="Times New Roman" w:cs="Times New Roman"/>
        </w:rPr>
        <w:tab/>
      </w:r>
      <w:r>
        <w:rPr>
          <w:rFonts w:ascii="Times New Roman" w:hAnsi="Times New Roman" w:cs="Times New Roman"/>
        </w:rPr>
        <w:tab/>
        <w:t>MOP 4.2.1 Average time to detect enemy targets</w:t>
      </w:r>
    </w:p>
    <w:p w:rsidR="00FD5CC3" w:rsidRDefault="00FD5CC3" w:rsidP="00FD5CC3">
      <w:pPr>
        <w:rPr>
          <w:rFonts w:ascii="Times New Roman" w:hAnsi="Times New Roman" w:cs="Times New Roman"/>
        </w:rPr>
      </w:pPr>
      <w:r>
        <w:rPr>
          <w:rFonts w:ascii="Times New Roman" w:hAnsi="Times New Roman" w:cs="Times New Roman"/>
        </w:rPr>
        <w:tab/>
      </w:r>
      <w:r>
        <w:rPr>
          <w:rFonts w:ascii="Times New Roman" w:hAnsi="Times New Roman" w:cs="Times New Roman"/>
        </w:rPr>
        <w:tab/>
        <w:t>MOP 4.2.2 Percent of enemy targets destroyed</w:t>
      </w:r>
    </w:p>
    <w:p w:rsidR="00FD5CC3" w:rsidRDefault="00FD5CC3" w:rsidP="00FD5CC3">
      <w:pPr>
        <w:rPr>
          <w:rFonts w:ascii="Times New Roman" w:hAnsi="Times New Roman" w:cs="Times New Roman"/>
        </w:rPr>
      </w:pPr>
    </w:p>
    <w:p w:rsidR="00FD5CC3" w:rsidRDefault="00FD5CC3" w:rsidP="00FD5CC3">
      <w:pPr>
        <w:rPr>
          <w:rFonts w:ascii="Times New Roman" w:hAnsi="Times New Roman" w:cs="Times New Roman"/>
        </w:rPr>
      </w:pPr>
      <w:r>
        <w:rPr>
          <w:rFonts w:ascii="Times New Roman" w:hAnsi="Times New Roman" w:cs="Times New Roman"/>
        </w:rPr>
        <w:t>COI 5.  Can the MQ-45 collect ISR data to support the mission?</w:t>
      </w:r>
    </w:p>
    <w:p w:rsidR="00FD5CC3" w:rsidRDefault="00FD5CC3" w:rsidP="00FD5CC3">
      <w:pPr>
        <w:rPr>
          <w:rFonts w:ascii="Times New Roman" w:hAnsi="Times New Roman" w:cs="Times New Roman"/>
        </w:rPr>
      </w:pPr>
      <w:r>
        <w:rPr>
          <w:rFonts w:ascii="Times New Roman" w:hAnsi="Times New Roman" w:cs="Times New Roman"/>
        </w:rPr>
        <w:tab/>
        <w:t>MOE 5.1 Target tracking accuracy</w:t>
      </w:r>
    </w:p>
    <w:p w:rsidR="00FD5CC3" w:rsidRDefault="00FD5CC3" w:rsidP="00FD5CC3">
      <w:pPr>
        <w:rPr>
          <w:rFonts w:ascii="Times New Roman" w:hAnsi="Times New Roman" w:cs="Times New Roman"/>
        </w:rPr>
      </w:pPr>
      <w:r>
        <w:rPr>
          <w:rFonts w:ascii="Times New Roman" w:hAnsi="Times New Roman" w:cs="Times New Roman"/>
        </w:rPr>
        <w:tab/>
      </w:r>
      <w:r>
        <w:rPr>
          <w:rFonts w:ascii="Times New Roman" w:hAnsi="Times New Roman" w:cs="Times New Roman"/>
        </w:rPr>
        <w:tab/>
        <w:t>MOP 5.1.1 Percentage of moving targets successfully detected</w:t>
      </w:r>
    </w:p>
    <w:p w:rsidR="00FD5CC3" w:rsidRDefault="00FD5CC3" w:rsidP="00FD5CC3">
      <w:pPr>
        <w:rPr>
          <w:rFonts w:ascii="Times New Roman" w:hAnsi="Times New Roman" w:cs="Times New Roman"/>
        </w:rPr>
      </w:pPr>
      <w:r>
        <w:rPr>
          <w:rFonts w:ascii="Times New Roman" w:hAnsi="Times New Roman" w:cs="Times New Roman"/>
        </w:rPr>
        <w:tab/>
      </w:r>
      <w:r>
        <w:rPr>
          <w:rFonts w:ascii="Times New Roman" w:hAnsi="Times New Roman" w:cs="Times New Roman"/>
        </w:rPr>
        <w:tab/>
        <w:t>MOP 5.1.2 Percentage of moving targets successfully classified</w:t>
      </w:r>
    </w:p>
    <w:p w:rsidR="00FD5CC3" w:rsidRDefault="00FD5CC3" w:rsidP="00FD5CC3">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DR 5.1.2.1 Number of targets</w:t>
      </w:r>
    </w:p>
    <w:p w:rsidR="00FD5CC3" w:rsidRDefault="00FD5CC3" w:rsidP="00FD5CC3">
      <w:pPr>
        <w:rPr>
          <w:rFonts w:ascii="Times New Roman" w:hAnsi="Times New Roman" w:cs="Times New Roman"/>
        </w:rPr>
      </w:pPr>
      <w:r>
        <w:rPr>
          <w:rFonts w:ascii="Times New Roman" w:hAnsi="Times New Roman" w:cs="Times New Roman"/>
        </w:rPr>
        <w:tab/>
        <w:t>MOE 5.2 Imagery</w:t>
      </w:r>
    </w:p>
    <w:p w:rsidR="00FD5CC3" w:rsidRDefault="00FD5CC3" w:rsidP="00FD5CC3">
      <w:pPr>
        <w:rPr>
          <w:rFonts w:ascii="Times New Roman" w:hAnsi="Times New Roman" w:cs="Times New Roman"/>
        </w:rPr>
      </w:pPr>
      <w:r>
        <w:rPr>
          <w:rFonts w:ascii="Times New Roman" w:hAnsi="Times New Roman" w:cs="Times New Roman"/>
        </w:rPr>
        <w:tab/>
      </w:r>
      <w:r>
        <w:rPr>
          <w:rFonts w:ascii="Times New Roman" w:hAnsi="Times New Roman" w:cs="Times New Roman"/>
        </w:rPr>
        <w:tab/>
        <w:t xml:space="preserve">MOP 5.2.1 Visible </w:t>
      </w:r>
      <w:r w:rsidR="00E452A2">
        <w:rPr>
          <w:rFonts w:ascii="Times New Roman" w:hAnsi="Times New Roman" w:cs="Times New Roman"/>
        </w:rPr>
        <w:t>National Imagery Interoperability Rating Scale (</w:t>
      </w:r>
      <w:r>
        <w:rPr>
          <w:rFonts w:ascii="Times New Roman" w:hAnsi="Times New Roman" w:cs="Times New Roman"/>
        </w:rPr>
        <w:t>NIIRS</w:t>
      </w:r>
      <w:r w:rsidR="00E452A2">
        <w:rPr>
          <w:rFonts w:ascii="Times New Roman" w:hAnsi="Times New Roman" w:cs="Times New Roman"/>
        </w:rPr>
        <w:t>)</w:t>
      </w:r>
      <w:r w:rsidR="00F73F74">
        <w:rPr>
          <w:rFonts w:ascii="Times New Roman" w:hAnsi="Times New Roman" w:cs="Times New Roman"/>
        </w:rPr>
        <w:t xml:space="preserve"> </w:t>
      </w:r>
    </w:p>
    <w:p w:rsidR="00FD5CC3" w:rsidRDefault="00FD5CC3" w:rsidP="00FD5CC3">
      <w:pPr>
        <w:rPr>
          <w:rFonts w:ascii="Times New Roman" w:hAnsi="Times New Roman" w:cs="Times New Roman"/>
        </w:rPr>
      </w:pPr>
      <w:r>
        <w:rPr>
          <w:rFonts w:ascii="Times New Roman" w:hAnsi="Times New Roman" w:cs="Times New Roman"/>
        </w:rPr>
        <w:tab/>
      </w:r>
      <w:r>
        <w:rPr>
          <w:rFonts w:ascii="Times New Roman" w:hAnsi="Times New Roman" w:cs="Times New Roman"/>
        </w:rPr>
        <w:tab/>
        <w:t>MOP 5.2.2 Percentage of moving/stationary targets successfully classified</w:t>
      </w:r>
    </w:p>
    <w:p w:rsidR="00FD5CC3" w:rsidRDefault="00FD5CC3" w:rsidP="00FD5CC3">
      <w:pPr>
        <w:rPr>
          <w:rFonts w:ascii="Times New Roman" w:hAnsi="Times New Roman" w:cs="Times New Roman"/>
        </w:rPr>
      </w:pPr>
      <w:r>
        <w:rPr>
          <w:rFonts w:ascii="Times New Roman" w:hAnsi="Times New Roman" w:cs="Times New Roman"/>
        </w:rPr>
        <w:tab/>
        <w:t>MOE 5.3 Activity</w:t>
      </w:r>
    </w:p>
    <w:p w:rsidR="00FD5CC3" w:rsidRDefault="00FD5CC3" w:rsidP="00FD5CC3">
      <w:pPr>
        <w:rPr>
          <w:rFonts w:ascii="Times New Roman" w:hAnsi="Times New Roman" w:cs="Times New Roman"/>
        </w:rPr>
      </w:pPr>
      <w:r>
        <w:rPr>
          <w:rFonts w:ascii="Times New Roman" w:hAnsi="Times New Roman" w:cs="Times New Roman"/>
        </w:rPr>
        <w:tab/>
      </w:r>
      <w:r>
        <w:rPr>
          <w:rFonts w:ascii="Times New Roman" w:hAnsi="Times New Roman" w:cs="Times New Roman"/>
        </w:rPr>
        <w:tab/>
        <w:t>MOP 5.3.1 Proportion of rejected images</w:t>
      </w:r>
    </w:p>
    <w:p w:rsidR="00FD5CC3" w:rsidRDefault="00FD5CC3" w:rsidP="00FD5CC3">
      <w:pPr>
        <w:rPr>
          <w:rFonts w:ascii="Times New Roman" w:hAnsi="Times New Roman" w:cs="Times New Roman"/>
        </w:rPr>
      </w:pPr>
      <w:r>
        <w:rPr>
          <w:rFonts w:ascii="Times New Roman" w:hAnsi="Times New Roman" w:cs="Times New Roman"/>
        </w:rPr>
        <w:tab/>
      </w:r>
      <w:r>
        <w:rPr>
          <w:rFonts w:ascii="Times New Roman" w:hAnsi="Times New Roman" w:cs="Times New Roman"/>
        </w:rPr>
        <w:tab/>
        <w:t>MOP 5.3.2 Percentage of moving/stationary targets successfully classified</w:t>
      </w:r>
    </w:p>
    <w:p w:rsidR="00E86FEC" w:rsidRDefault="00E86FEC" w:rsidP="00FD5CC3">
      <w:pPr>
        <w:rPr>
          <w:rFonts w:ascii="Times New Roman" w:hAnsi="Times New Roman" w:cs="Times New Roman"/>
        </w:rPr>
      </w:pPr>
    </w:p>
    <w:p w:rsidR="00FD5CC3" w:rsidRDefault="00FD5CC3" w:rsidP="00FD5CC3">
      <w:pPr>
        <w:rPr>
          <w:rFonts w:ascii="Times New Roman" w:hAnsi="Times New Roman" w:cs="Times New Roman"/>
        </w:rPr>
      </w:pPr>
      <w:r>
        <w:rPr>
          <w:rFonts w:ascii="Times New Roman" w:hAnsi="Times New Roman" w:cs="Times New Roman"/>
        </w:rPr>
        <w:t>COI 6.  Are the optics capable of seeing beyond the line of sight in all weather?</w:t>
      </w:r>
    </w:p>
    <w:p w:rsidR="00FD5CC3" w:rsidRDefault="00FD5CC3" w:rsidP="00FD5CC3">
      <w:pPr>
        <w:rPr>
          <w:rFonts w:ascii="Times New Roman" w:hAnsi="Times New Roman" w:cs="Times New Roman"/>
        </w:rPr>
      </w:pPr>
      <w:r>
        <w:rPr>
          <w:rFonts w:ascii="Times New Roman" w:hAnsi="Times New Roman" w:cs="Times New Roman"/>
        </w:rPr>
        <w:tab/>
        <w:t>MOE 6.1 Continuous connectivity</w:t>
      </w:r>
    </w:p>
    <w:p w:rsidR="00FD5CC3" w:rsidRDefault="00FD5CC3" w:rsidP="00FD5CC3">
      <w:pPr>
        <w:rPr>
          <w:rFonts w:ascii="Times New Roman" w:hAnsi="Times New Roman" w:cs="Times New Roman"/>
        </w:rPr>
      </w:pPr>
      <w:r>
        <w:rPr>
          <w:rFonts w:ascii="Times New Roman" w:hAnsi="Times New Roman" w:cs="Times New Roman"/>
        </w:rPr>
        <w:tab/>
      </w:r>
      <w:r>
        <w:rPr>
          <w:rFonts w:ascii="Times New Roman" w:hAnsi="Times New Roman" w:cs="Times New Roman"/>
        </w:rPr>
        <w:tab/>
        <w:t>MOP 6.1.1 Throughput</w:t>
      </w:r>
    </w:p>
    <w:p w:rsidR="00FD5CC3" w:rsidRDefault="00FD5CC3" w:rsidP="00FD5CC3">
      <w:pPr>
        <w:rPr>
          <w:rFonts w:ascii="Times New Roman" w:hAnsi="Times New Roman" w:cs="Times New Roman"/>
        </w:rPr>
      </w:pPr>
      <w:r>
        <w:rPr>
          <w:rFonts w:ascii="Times New Roman" w:hAnsi="Times New Roman" w:cs="Times New Roman"/>
        </w:rPr>
        <w:tab/>
      </w:r>
      <w:r>
        <w:rPr>
          <w:rFonts w:ascii="Times New Roman" w:hAnsi="Times New Roman" w:cs="Times New Roman"/>
        </w:rPr>
        <w:tab/>
        <w:t>MOP 6.1.2 Data transmission rate</w:t>
      </w:r>
    </w:p>
    <w:p w:rsidR="00FD5CC3" w:rsidRDefault="00FD5CC3" w:rsidP="00FD5CC3">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DR 6.1.2.1 Number of hours without disruption</w:t>
      </w:r>
    </w:p>
    <w:p w:rsidR="00FD5CC3" w:rsidRDefault="00FD5CC3" w:rsidP="00FD5CC3">
      <w:pPr>
        <w:rPr>
          <w:rFonts w:ascii="Times New Roman" w:hAnsi="Times New Roman" w:cs="Times New Roman"/>
        </w:rPr>
      </w:pPr>
      <w:r>
        <w:rPr>
          <w:rFonts w:ascii="Times New Roman" w:hAnsi="Times New Roman" w:cs="Times New Roman"/>
        </w:rPr>
        <w:tab/>
        <w:t>MOE 6.2 Receiving capability</w:t>
      </w:r>
    </w:p>
    <w:p w:rsidR="00FD5CC3" w:rsidRDefault="00FD5CC3" w:rsidP="00FD5CC3">
      <w:pPr>
        <w:rPr>
          <w:rFonts w:ascii="Times New Roman" w:hAnsi="Times New Roman" w:cs="Times New Roman"/>
        </w:rPr>
      </w:pPr>
      <w:r>
        <w:rPr>
          <w:rFonts w:ascii="Times New Roman" w:hAnsi="Times New Roman" w:cs="Times New Roman"/>
        </w:rPr>
        <w:tab/>
      </w:r>
      <w:r>
        <w:rPr>
          <w:rFonts w:ascii="Times New Roman" w:hAnsi="Times New Roman" w:cs="Times New Roman"/>
        </w:rPr>
        <w:tab/>
        <w:t>MOP 6.2.1 Message accuracy</w:t>
      </w:r>
    </w:p>
    <w:p w:rsidR="00FD5CC3" w:rsidRDefault="00FD5CC3" w:rsidP="00FD5CC3">
      <w:pPr>
        <w:rPr>
          <w:rFonts w:ascii="Times New Roman" w:hAnsi="Times New Roman" w:cs="Times New Roman"/>
        </w:rPr>
      </w:pPr>
      <w:r>
        <w:rPr>
          <w:rFonts w:ascii="Times New Roman" w:hAnsi="Times New Roman" w:cs="Times New Roman"/>
        </w:rPr>
        <w:tab/>
      </w:r>
      <w:r>
        <w:rPr>
          <w:rFonts w:ascii="Times New Roman" w:hAnsi="Times New Roman" w:cs="Times New Roman"/>
        </w:rPr>
        <w:tab/>
        <w:t>MOP 6.2.2 Average time to acknowledge report</w:t>
      </w:r>
    </w:p>
    <w:p w:rsidR="00FD5CC3" w:rsidRDefault="00FD5CC3" w:rsidP="00FD5CC3">
      <w:pPr>
        <w:rPr>
          <w:rFonts w:ascii="Times New Roman" w:hAnsi="Times New Roman" w:cs="Times New Roman"/>
        </w:rPr>
      </w:pPr>
    </w:p>
    <w:p w:rsidR="00FD5CC3" w:rsidRDefault="00FD5CC3" w:rsidP="00FD5CC3">
      <w:pPr>
        <w:rPr>
          <w:rFonts w:ascii="Times New Roman" w:hAnsi="Times New Roman" w:cs="Times New Roman"/>
        </w:rPr>
      </w:pPr>
      <w:r>
        <w:rPr>
          <w:rFonts w:ascii="Times New Roman" w:hAnsi="Times New Roman" w:cs="Times New Roman"/>
        </w:rPr>
        <w:t>COI 7.  Will the susceptibility and vulnerability characteristics of the MQ-45 allow the successful completion of its mission in its intended operating environment?</w:t>
      </w:r>
    </w:p>
    <w:p w:rsidR="00FD5CC3" w:rsidRDefault="00FD5CC3" w:rsidP="00FD5CC3">
      <w:pPr>
        <w:rPr>
          <w:rFonts w:ascii="Times New Roman" w:hAnsi="Times New Roman" w:cs="Times New Roman"/>
        </w:rPr>
      </w:pPr>
      <w:r>
        <w:rPr>
          <w:rFonts w:ascii="Times New Roman" w:hAnsi="Times New Roman" w:cs="Times New Roman"/>
        </w:rPr>
        <w:tab/>
        <w:t>MOE 7.1 Probability of destruction</w:t>
      </w:r>
    </w:p>
    <w:p w:rsidR="00FD5CC3" w:rsidRDefault="00FD5CC3" w:rsidP="00FD5CC3">
      <w:pPr>
        <w:rPr>
          <w:rFonts w:ascii="Times New Roman" w:hAnsi="Times New Roman" w:cs="Times New Roman"/>
        </w:rPr>
      </w:pPr>
      <w:r>
        <w:rPr>
          <w:rFonts w:ascii="Times New Roman" w:hAnsi="Times New Roman" w:cs="Times New Roman"/>
        </w:rPr>
        <w:lastRenderedPageBreak/>
        <w:tab/>
        <w:t>MOP 7.1.1 Average time before enemy detection</w:t>
      </w:r>
    </w:p>
    <w:p w:rsidR="00FD5CC3" w:rsidRDefault="00FD5CC3" w:rsidP="00FD5CC3">
      <w:pPr>
        <w:rPr>
          <w:rFonts w:ascii="Times New Roman" w:hAnsi="Times New Roman" w:cs="Times New Roman"/>
        </w:rPr>
      </w:pPr>
      <w:r>
        <w:rPr>
          <w:rFonts w:ascii="Times New Roman" w:hAnsi="Times New Roman" w:cs="Times New Roman"/>
        </w:rPr>
        <w:tab/>
      </w:r>
      <w:r>
        <w:rPr>
          <w:rFonts w:ascii="Times New Roman" w:hAnsi="Times New Roman" w:cs="Times New Roman"/>
        </w:rPr>
        <w:tab/>
        <w:t>DR 7.1.1.1 Flight hours</w:t>
      </w:r>
    </w:p>
    <w:p w:rsidR="00FD5CC3" w:rsidRDefault="00FD5CC3" w:rsidP="00FD5CC3">
      <w:pPr>
        <w:rPr>
          <w:rFonts w:ascii="Times New Roman" w:hAnsi="Times New Roman" w:cs="Times New Roman"/>
        </w:rPr>
      </w:pPr>
    </w:p>
    <w:p w:rsidR="00FD5CC3" w:rsidRDefault="00FD5CC3" w:rsidP="00FD5CC3">
      <w:pPr>
        <w:rPr>
          <w:rFonts w:ascii="Times New Roman" w:hAnsi="Times New Roman" w:cs="Times New Roman"/>
        </w:rPr>
      </w:pPr>
      <w:r>
        <w:rPr>
          <w:rFonts w:ascii="Times New Roman" w:hAnsi="Times New Roman" w:cs="Times New Roman"/>
        </w:rPr>
        <w:t>COI 8.  Will the MQ-45 be safe to operate in a combat environment?</w:t>
      </w:r>
    </w:p>
    <w:p w:rsidR="00FD5CC3" w:rsidRDefault="00FD5CC3" w:rsidP="00FD5CC3">
      <w:pPr>
        <w:rPr>
          <w:rFonts w:ascii="Times New Roman" w:hAnsi="Times New Roman" w:cs="Times New Roman"/>
        </w:rPr>
      </w:pPr>
      <w:r>
        <w:rPr>
          <w:rFonts w:ascii="Times New Roman" w:hAnsi="Times New Roman" w:cs="Times New Roman"/>
        </w:rPr>
        <w:tab/>
        <w:t>MOE 8.1 Threat Effects Avoidance</w:t>
      </w:r>
    </w:p>
    <w:p w:rsidR="00FD5CC3" w:rsidRDefault="00FD5CC3" w:rsidP="00FD5CC3">
      <w:pPr>
        <w:rPr>
          <w:rFonts w:ascii="Times New Roman" w:hAnsi="Times New Roman" w:cs="Times New Roman"/>
        </w:rPr>
      </w:pPr>
      <w:r>
        <w:rPr>
          <w:rFonts w:ascii="Times New Roman" w:hAnsi="Times New Roman" w:cs="Times New Roman"/>
        </w:rPr>
        <w:tab/>
      </w:r>
      <w:r>
        <w:rPr>
          <w:rFonts w:ascii="Times New Roman" w:hAnsi="Times New Roman" w:cs="Times New Roman"/>
        </w:rPr>
        <w:tab/>
        <w:t>MOP 8.1.1 Performance and Survivability Ratio (PSR)</w:t>
      </w:r>
    </w:p>
    <w:p w:rsidR="00FD5CC3" w:rsidRDefault="00FD5CC3" w:rsidP="00FD5CC3">
      <w:pPr>
        <w:rPr>
          <w:rFonts w:ascii="Times New Roman" w:hAnsi="Times New Roman" w:cs="Times New Roman"/>
        </w:rPr>
      </w:pPr>
      <w:r>
        <w:rPr>
          <w:rFonts w:ascii="Times New Roman" w:hAnsi="Times New Roman" w:cs="Times New Roman"/>
        </w:rPr>
        <w:tab/>
      </w:r>
      <w:r>
        <w:rPr>
          <w:rFonts w:ascii="Times New Roman" w:hAnsi="Times New Roman" w:cs="Times New Roman"/>
        </w:rPr>
        <w:tab/>
        <w:t>MOP 8.1.2 Threat effects survivability ratio</w:t>
      </w:r>
    </w:p>
    <w:p w:rsidR="00FD5CC3" w:rsidRDefault="00FD5CC3" w:rsidP="00FD5CC3">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DR 8.1.2.1 Egress point</w:t>
      </w:r>
    </w:p>
    <w:p w:rsidR="00FD5CC3" w:rsidRDefault="00FD5CC3" w:rsidP="00FD5CC3">
      <w:pPr>
        <w:rPr>
          <w:rFonts w:ascii="Times New Roman" w:hAnsi="Times New Roman" w:cs="Times New Roman"/>
        </w:rPr>
      </w:pPr>
    </w:p>
    <w:p w:rsidR="00E452A2" w:rsidRDefault="00E452A2" w:rsidP="00E452A2">
      <w:pPr>
        <w:rPr>
          <w:rFonts w:ascii="Times New Roman" w:hAnsi="Times New Roman" w:cs="Times New Roman"/>
        </w:rPr>
      </w:pPr>
      <w:r>
        <w:rPr>
          <w:rFonts w:ascii="Times New Roman" w:hAnsi="Times New Roman" w:cs="Times New Roman"/>
        </w:rPr>
        <w:t>COI 9.  Is the MQ-45 firepower satisfactory for the strike mission?</w:t>
      </w:r>
    </w:p>
    <w:p w:rsidR="00E452A2" w:rsidRDefault="00E452A2" w:rsidP="00E452A2">
      <w:pPr>
        <w:rPr>
          <w:rFonts w:ascii="Times New Roman" w:hAnsi="Times New Roman" w:cs="Times New Roman"/>
        </w:rPr>
      </w:pPr>
      <w:r>
        <w:rPr>
          <w:rFonts w:ascii="Times New Roman" w:hAnsi="Times New Roman" w:cs="Times New Roman"/>
        </w:rPr>
        <w:tab/>
        <w:t>MOE 12.1 Engagement</w:t>
      </w:r>
    </w:p>
    <w:p w:rsidR="00E452A2" w:rsidRDefault="00E452A2" w:rsidP="00E452A2">
      <w:pPr>
        <w:rPr>
          <w:rFonts w:ascii="Times New Roman" w:hAnsi="Times New Roman" w:cs="Times New Roman"/>
        </w:rPr>
      </w:pPr>
      <w:r>
        <w:rPr>
          <w:rFonts w:ascii="Times New Roman" w:hAnsi="Times New Roman" w:cs="Times New Roman"/>
        </w:rPr>
        <w:tab/>
      </w:r>
      <w:r>
        <w:rPr>
          <w:rFonts w:ascii="Times New Roman" w:hAnsi="Times New Roman" w:cs="Times New Roman"/>
        </w:rPr>
        <w:tab/>
        <w:t>MOP 12.1.1 Average range of engagement</w:t>
      </w:r>
    </w:p>
    <w:p w:rsidR="00E452A2" w:rsidRDefault="00E452A2" w:rsidP="00E452A2">
      <w:pPr>
        <w:rPr>
          <w:rFonts w:ascii="Times New Roman" w:hAnsi="Times New Roman" w:cs="Times New Roman"/>
        </w:rPr>
      </w:pPr>
      <w:r>
        <w:rPr>
          <w:rFonts w:ascii="Times New Roman" w:hAnsi="Times New Roman" w:cs="Times New Roman"/>
        </w:rPr>
        <w:tab/>
      </w:r>
      <w:r>
        <w:rPr>
          <w:rFonts w:ascii="Times New Roman" w:hAnsi="Times New Roman" w:cs="Times New Roman"/>
        </w:rPr>
        <w:tab/>
        <w:t>MOP 12.2.1 Proportion of strike missions completed</w:t>
      </w:r>
    </w:p>
    <w:p w:rsidR="00E452A2" w:rsidRPr="00B738A8" w:rsidRDefault="00E452A2" w:rsidP="00E452A2">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DR 12.2.1.1 Reason for no engagement</w:t>
      </w:r>
    </w:p>
    <w:p w:rsidR="00FD5CC3" w:rsidRDefault="00FD5CC3" w:rsidP="00FD5CC3">
      <w:pPr>
        <w:rPr>
          <w:rFonts w:ascii="Times New Roman" w:hAnsi="Times New Roman" w:cs="Times New Roman"/>
        </w:rPr>
      </w:pPr>
    </w:p>
    <w:p w:rsidR="00FD5CC3" w:rsidRDefault="00FD5CC3" w:rsidP="00FD5CC3">
      <w:pPr>
        <w:rPr>
          <w:rFonts w:ascii="Times New Roman" w:hAnsi="Times New Roman" w:cs="Times New Roman"/>
        </w:rPr>
      </w:pPr>
      <w:r>
        <w:rPr>
          <w:rFonts w:ascii="Times New Roman" w:hAnsi="Times New Roman" w:cs="Times New Roman"/>
        </w:rPr>
        <w:t>COI 10.  Will the MQ-45 detect the threat in a combat environment at adequate range to allow successful engagement?</w:t>
      </w:r>
    </w:p>
    <w:p w:rsidR="00FD5CC3" w:rsidRDefault="00FD5CC3" w:rsidP="00FD5CC3">
      <w:pPr>
        <w:rPr>
          <w:rFonts w:ascii="Times New Roman" w:hAnsi="Times New Roman" w:cs="Times New Roman"/>
        </w:rPr>
      </w:pPr>
      <w:r>
        <w:rPr>
          <w:rFonts w:ascii="Times New Roman" w:hAnsi="Times New Roman" w:cs="Times New Roman"/>
        </w:rPr>
        <w:tab/>
        <w:t>MOE 10.1 Situation Awareness</w:t>
      </w:r>
    </w:p>
    <w:p w:rsidR="00FD5CC3" w:rsidRDefault="00FD5CC3" w:rsidP="00FD5CC3">
      <w:pPr>
        <w:rPr>
          <w:rFonts w:ascii="Times New Roman" w:hAnsi="Times New Roman" w:cs="Times New Roman"/>
        </w:rPr>
      </w:pPr>
      <w:r>
        <w:rPr>
          <w:rFonts w:ascii="Times New Roman" w:hAnsi="Times New Roman" w:cs="Times New Roman"/>
        </w:rPr>
        <w:tab/>
      </w:r>
      <w:r>
        <w:rPr>
          <w:rFonts w:ascii="Times New Roman" w:hAnsi="Times New Roman" w:cs="Times New Roman"/>
        </w:rPr>
        <w:tab/>
        <w:t>MOP 10.1.1 Proportion of threats outside effective range at initial display</w:t>
      </w:r>
    </w:p>
    <w:p w:rsidR="00FD5CC3" w:rsidRDefault="00FD5CC3" w:rsidP="00FD5CC3">
      <w:pPr>
        <w:rPr>
          <w:rFonts w:ascii="Times New Roman" w:hAnsi="Times New Roman" w:cs="Times New Roman"/>
        </w:rPr>
      </w:pPr>
      <w:r>
        <w:rPr>
          <w:rFonts w:ascii="Times New Roman" w:hAnsi="Times New Roman" w:cs="Times New Roman"/>
        </w:rPr>
        <w:tab/>
      </w:r>
      <w:r>
        <w:rPr>
          <w:rFonts w:ascii="Times New Roman" w:hAnsi="Times New Roman" w:cs="Times New Roman"/>
        </w:rPr>
        <w:tab/>
        <w:t>MOP 10.1.2 Average System Response time (ASR)</w:t>
      </w:r>
    </w:p>
    <w:p w:rsidR="00FD5CC3" w:rsidRDefault="00FD5CC3" w:rsidP="00FD5CC3">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DR 10.1.1.1 Number of correctly identified threats</w:t>
      </w:r>
    </w:p>
    <w:p w:rsidR="00FD5CC3" w:rsidRDefault="00FD5CC3" w:rsidP="00FD5CC3">
      <w:pPr>
        <w:rPr>
          <w:rFonts w:ascii="Times New Roman" w:hAnsi="Times New Roman" w:cs="Times New Roman"/>
        </w:rPr>
      </w:pPr>
    </w:p>
    <w:p w:rsidR="00FD5CC3" w:rsidRPr="00E91CE0" w:rsidRDefault="00FD5CC3" w:rsidP="00FD5CC3">
      <w:pPr>
        <w:rPr>
          <w:rFonts w:ascii="Times New Roman" w:hAnsi="Times New Roman" w:cs="Times New Roman"/>
          <w:b/>
          <w:sz w:val="28"/>
        </w:rPr>
      </w:pPr>
      <w:r w:rsidRPr="00996198">
        <w:rPr>
          <w:rFonts w:ascii="Times New Roman" w:hAnsi="Times New Roman" w:cs="Times New Roman"/>
          <w:b/>
        </w:rPr>
        <w:t>Operational Suitability:</w:t>
      </w:r>
    </w:p>
    <w:p w:rsidR="00FD5CC3" w:rsidRDefault="00FD5CC3" w:rsidP="00FD5CC3">
      <w:pPr>
        <w:rPr>
          <w:rFonts w:ascii="Times New Roman" w:hAnsi="Times New Roman" w:cs="Times New Roman"/>
        </w:rPr>
      </w:pPr>
      <w:r>
        <w:rPr>
          <w:rFonts w:ascii="Times New Roman" w:hAnsi="Times New Roman" w:cs="Times New Roman"/>
        </w:rPr>
        <w:t>COI 11.  Will the human factors aspects of the MQ-45 support completion of the aircrafts mission?</w:t>
      </w:r>
    </w:p>
    <w:p w:rsidR="00FD5CC3" w:rsidRDefault="00FD5CC3" w:rsidP="00FD5CC3">
      <w:pPr>
        <w:rPr>
          <w:rFonts w:ascii="Times New Roman" w:hAnsi="Times New Roman" w:cs="Times New Roman"/>
        </w:rPr>
      </w:pPr>
      <w:r>
        <w:rPr>
          <w:rFonts w:ascii="Times New Roman" w:hAnsi="Times New Roman" w:cs="Times New Roman"/>
        </w:rPr>
        <w:tab/>
        <w:t>MOE 11.1 Human Factors Engineering</w:t>
      </w:r>
    </w:p>
    <w:p w:rsidR="00FD5CC3" w:rsidRDefault="00FD5CC3" w:rsidP="00FD5CC3">
      <w:pPr>
        <w:rPr>
          <w:rFonts w:ascii="Times New Roman" w:hAnsi="Times New Roman" w:cs="Times New Roman"/>
        </w:rPr>
      </w:pPr>
      <w:r>
        <w:rPr>
          <w:rFonts w:ascii="Times New Roman" w:hAnsi="Times New Roman" w:cs="Times New Roman"/>
        </w:rPr>
        <w:tab/>
      </w:r>
      <w:r>
        <w:rPr>
          <w:rFonts w:ascii="Times New Roman" w:hAnsi="Times New Roman" w:cs="Times New Roman"/>
        </w:rPr>
        <w:tab/>
        <w:t>MOP 11.1.1 Maintenance Error</w:t>
      </w:r>
    </w:p>
    <w:p w:rsidR="00FD5CC3" w:rsidRDefault="00FD5CC3" w:rsidP="00FD5CC3">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DR 11.1.1.1 Mishap Reports</w:t>
      </w:r>
    </w:p>
    <w:p w:rsidR="00FD5CC3" w:rsidRDefault="00FD5CC3" w:rsidP="00FD5CC3">
      <w:pPr>
        <w:rPr>
          <w:rFonts w:ascii="Times New Roman" w:hAnsi="Times New Roman" w:cs="Times New Roman"/>
        </w:rPr>
      </w:pPr>
      <w:r>
        <w:rPr>
          <w:rFonts w:ascii="Times New Roman" w:hAnsi="Times New Roman" w:cs="Times New Roman"/>
        </w:rPr>
        <w:tab/>
        <w:t>MOE 11.2 Fatigue</w:t>
      </w:r>
    </w:p>
    <w:p w:rsidR="00FD5CC3" w:rsidRDefault="00FD5CC3" w:rsidP="00FD5CC3">
      <w:pPr>
        <w:rPr>
          <w:rFonts w:ascii="Times New Roman" w:hAnsi="Times New Roman" w:cs="Times New Roman"/>
        </w:rPr>
      </w:pPr>
      <w:r>
        <w:rPr>
          <w:rFonts w:ascii="Times New Roman" w:hAnsi="Times New Roman" w:cs="Times New Roman"/>
        </w:rPr>
        <w:tab/>
      </w:r>
      <w:r>
        <w:rPr>
          <w:rFonts w:ascii="Times New Roman" w:hAnsi="Times New Roman" w:cs="Times New Roman"/>
        </w:rPr>
        <w:tab/>
        <w:t>MOP 11.2.1 Average time to complete a task</w:t>
      </w:r>
    </w:p>
    <w:p w:rsidR="00FD5CC3" w:rsidRDefault="00FD5CC3" w:rsidP="00FD5CC3">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DR 11.2.1.1 Workload</w:t>
      </w:r>
    </w:p>
    <w:p w:rsidR="00FD5CC3" w:rsidRDefault="00FD5CC3" w:rsidP="00FD5CC3">
      <w:pPr>
        <w:rPr>
          <w:rFonts w:ascii="Times New Roman" w:hAnsi="Times New Roman" w:cs="Times New Roman"/>
        </w:rPr>
      </w:pPr>
      <w:r>
        <w:rPr>
          <w:rFonts w:ascii="Times New Roman" w:hAnsi="Times New Roman" w:cs="Times New Roman"/>
        </w:rPr>
        <w:tab/>
        <w:t>MOE 11.3 Training</w:t>
      </w:r>
    </w:p>
    <w:p w:rsidR="00FD5CC3" w:rsidRDefault="00FD5CC3" w:rsidP="00FD5CC3">
      <w:pPr>
        <w:rPr>
          <w:rFonts w:ascii="Times New Roman" w:hAnsi="Times New Roman" w:cs="Times New Roman"/>
        </w:rPr>
      </w:pPr>
      <w:r>
        <w:rPr>
          <w:rFonts w:ascii="Times New Roman" w:hAnsi="Times New Roman" w:cs="Times New Roman"/>
        </w:rPr>
        <w:tab/>
      </w:r>
      <w:r>
        <w:rPr>
          <w:rFonts w:ascii="Times New Roman" w:hAnsi="Times New Roman" w:cs="Times New Roman"/>
        </w:rPr>
        <w:tab/>
        <w:t>MOP 11.3.1 Task success rate</w:t>
      </w:r>
    </w:p>
    <w:p w:rsidR="00FD5CC3" w:rsidRDefault="00FD5CC3" w:rsidP="00FD5CC3">
      <w:pPr>
        <w:rPr>
          <w:rFonts w:ascii="Times New Roman" w:hAnsi="Times New Roman" w:cs="Times New Roman"/>
        </w:rPr>
      </w:pPr>
      <w:r>
        <w:rPr>
          <w:rFonts w:ascii="Times New Roman" w:hAnsi="Times New Roman" w:cs="Times New Roman"/>
        </w:rPr>
        <w:tab/>
      </w:r>
      <w:r>
        <w:rPr>
          <w:rFonts w:ascii="Times New Roman" w:hAnsi="Times New Roman" w:cs="Times New Roman"/>
        </w:rPr>
        <w:tab/>
        <w:t>MOP 11.4.1 Operations Instructions Manual</w:t>
      </w:r>
    </w:p>
    <w:p w:rsidR="00FD5CC3" w:rsidRDefault="00FD5CC3" w:rsidP="00FD5CC3">
      <w:pPr>
        <w:rPr>
          <w:rFonts w:ascii="Times New Roman" w:hAnsi="Times New Roman" w:cs="Times New Roman"/>
        </w:rPr>
      </w:pPr>
    </w:p>
    <w:p w:rsidR="00E452A2" w:rsidRDefault="00E452A2" w:rsidP="00E452A2">
      <w:pPr>
        <w:rPr>
          <w:rFonts w:ascii="Times New Roman" w:hAnsi="Times New Roman" w:cs="Times New Roman"/>
        </w:rPr>
      </w:pPr>
      <w:r>
        <w:rPr>
          <w:rFonts w:ascii="Times New Roman" w:hAnsi="Times New Roman" w:cs="Times New Roman"/>
        </w:rPr>
        <w:t>COI 12.  Is the MQ-45 compatible within its own platform?</w:t>
      </w:r>
    </w:p>
    <w:p w:rsidR="00E452A2" w:rsidRDefault="00E452A2" w:rsidP="00E452A2">
      <w:pPr>
        <w:rPr>
          <w:rFonts w:ascii="Times New Roman" w:hAnsi="Times New Roman" w:cs="Times New Roman"/>
        </w:rPr>
      </w:pPr>
      <w:r>
        <w:rPr>
          <w:rFonts w:ascii="Times New Roman" w:hAnsi="Times New Roman" w:cs="Times New Roman"/>
        </w:rPr>
        <w:tab/>
        <w:t>MOE 9.1 Probability of successful communication</w:t>
      </w:r>
    </w:p>
    <w:p w:rsidR="00E452A2" w:rsidRDefault="00E452A2" w:rsidP="00E452A2">
      <w:pPr>
        <w:rPr>
          <w:rFonts w:ascii="Times New Roman" w:hAnsi="Times New Roman" w:cs="Times New Roman"/>
        </w:rPr>
      </w:pPr>
      <w:r>
        <w:rPr>
          <w:rFonts w:ascii="Times New Roman" w:hAnsi="Times New Roman" w:cs="Times New Roman"/>
        </w:rPr>
        <w:tab/>
      </w:r>
      <w:r>
        <w:rPr>
          <w:rFonts w:ascii="Times New Roman" w:hAnsi="Times New Roman" w:cs="Times New Roman"/>
        </w:rPr>
        <w:tab/>
        <w:t>MOP 9.1.1 Average time to establish communications</w:t>
      </w:r>
    </w:p>
    <w:p w:rsidR="00E452A2" w:rsidRDefault="00E452A2" w:rsidP="00E452A2">
      <w:pPr>
        <w:rPr>
          <w:rFonts w:ascii="Times New Roman" w:hAnsi="Times New Roman" w:cs="Times New Roman"/>
        </w:rPr>
      </w:pPr>
      <w:r>
        <w:rPr>
          <w:rFonts w:ascii="Times New Roman" w:hAnsi="Times New Roman" w:cs="Times New Roman"/>
        </w:rPr>
        <w:tab/>
      </w:r>
      <w:r>
        <w:rPr>
          <w:rFonts w:ascii="Times New Roman" w:hAnsi="Times New Roman" w:cs="Times New Roman"/>
        </w:rPr>
        <w:tab/>
        <w:t>MOP 9.1.2 Average data rate</w:t>
      </w:r>
    </w:p>
    <w:p w:rsidR="00E452A2" w:rsidRDefault="00E452A2" w:rsidP="00E452A2">
      <w:pPr>
        <w:rPr>
          <w:rFonts w:ascii="Times New Roman" w:hAnsi="Times New Roman" w:cs="Times New Roman"/>
        </w:rPr>
      </w:pPr>
      <w:r>
        <w:rPr>
          <w:rFonts w:ascii="Times New Roman" w:hAnsi="Times New Roman" w:cs="Times New Roman"/>
        </w:rPr>
        <w:tab/>
        <w:t>MOE 9.2 Mission Management</w:t>
      </w:r>
    </w:p>
    <w:p w:rsidR="00E452A2" w:rsidRDefault="00E452A2" w:rsidP="00E452A2">
      <w:pPr>
        <w:rPr>
          <w:rFonts w:ascii="Times New Roman" w:hAnsi="Times New Roman" w:cs="Times New Roman"/>
        </w:rPr>
      </w:pPr>
      <w:r>
        <w:rPr>
          <w:rFonts w:ascii="Times New Roman" w:hAnsi="Times New Roman" w:cs="Times New Roman"/>
        </w:rPr>
        <w:tab/>
      </w:r>
      <w:r>
        <w:rPr>
          <w:rFonts w:ascii="Times New Roman" w:hAnsi="Times New Roman" w:cs="Times New Roman"/>
        </w:rPr>
        <w:tab/>
        <w:t>MOP 9.2.1 Average time to manage mission scheduling</w:t>
      </w:r>
    </w:p>
    <w:p w:rsidR="00E452A2" w:rsidRDefault="00E452A2" w:rsidP="00E452A2">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DR 9.2.1.1 Air Tasking Order</w:t>
      </w:r>
    </w:p>
    <w:p w:rsidR="00E452A2" w:rsidRDefault="00E452A2" w:rsidP="00E452A2">
      <w:pPr>
        <w:rPr>
          <w:rFonts w:ascii="Times New Roman" w:hAnsi="Times New Roman" w:cs="Times New Roman"/>
        </w:rPr>
      </w:pPr>
      <w:r>
        <w:rPr>
          <w:rFonts w:ascii="Times New Roman" w:hAnsi="Times New Roman" w:cs="Times New Roman"/>
        </w:rPr>
        <w:tab/>
        <w:t>MOE 9.3 Situation Development</w:t>
      </w:r>
    </w:p>
    <w:p w:rsidR="00E452A2" w:rsidRDefault="00E452A2" w:rsidP="00E452A2">
      <w:pPr>
        <w:rPr>
          <w:rFonts w:ascii="Times New Roman" w:hAnsi="Times New Roman" w:cs="Times New Roman"/>
        </w:rPr>
      </w:pPr>
      <w:r>
        <w:rPr>
          <w:rFonts w:ascii="Times New Roman" w:hAnsi="Times New Roman" w:cs="Times New Roman"/>
        </w:rPr>
        <w:tab/>
      </w:r>
      <w:r>
        <w:rPr>
          <w:rFonts w:ascii="Times New Roman" w:hAnsi="Times New Roman" w:cs="Times New Roman"/>
        </w:rPr>
        <w:tab/>
        <w:t>MOP 9.3.1 Average time to generate intelligence report message</w:t>
      </w:r>
    </w:p>
    <w:p w:rsidR="00E452A2" w:rsidRDefault="00E452A2" w:rsidP="00E452A2">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DR 9.3.1.1 Intelligence Reports</w:t>
      </w:r>
    </w:p>
    <w:p w:rsidR="000A5C58" w:rsidRPr="00B738A8" w:rsidRDefault="000A5C58">
      <w:pPr>
        <w:rPr>
          <w:rFonts w:ascii="Times New Roman" w:hAnsi="Times New Roman" w:cs="Times New Roman"/>
        </w:rPr>
      </w:pPr>
    </w:p>
    <w:p w:rsidR="0062544F" w:rsidRPr="00B738A8" w:rsidRDefault="0062544F">
      <w:pPr>
        <w:rPr>
          <w:rFonts w:ascii="Times New Roman" w:hAnsi="Times New Roman" w:cs="Times New Roman"/>
        </w:rPr>
      </w:pPr>
    </w:p>
    <w:p w:rsidR="001D76EB" w:rsidRPr="00B738A8" w:rsidRDefault="001D76EB">
      <w:pPr>
        <w:rPr>
          <w:rFonts w:ascii="Times New Roman" w:hAnsi="Times New Roman" w:cs="Times New Roman"/>
        </w:rPr>
      </w:pPr>
    </w:p>
    <w:p w:rsidR="001D76EB" w:rsidRPr="00472E83" w:rsidRDefault="001D76EB" w:rsidP="001D76EB">
      <w:pPr>
        <w:pStyle w:val="Heading2"/>
        <w:rPr>
          <w:rFonts w:ascii="Times New Roman" w:hAnsi="Times New Roman" w:cs="Times New Roman"/>
          <w:b/>
        </w:rPr>
      </w:pPr>
      <w:bookmarkStart w:id="29" w:name="_Toc239096254"/>
      <w:r w:rsidRPr="00472E83">
        <w:rPr>
          <w:rFonts w:ascii="Times New Roman" w:hAnsi="Times New Roman" w:cs="Times New Roman"/>
          <w:b/>
        </w:rPr>
        <w:t>TEST OBJECTIVE MATRIX</w:t>
      </w:r>
      <w:bookmarkEnd w:id="29"/>
    </w:p>
    <w:p w:rsidR="001D76EB" w:rsidRPr="00B738A8" w:rsidRDefault="001D76EB">
      <w:pPr>
        <w:rPr>
          <w:rFonts w:ascii="Times New Roman" w:hAnsi="Times New Roman" w:cs="Times New Roman"/>
        </w:rPr>
      </w:pPr>
    </w:p>
    <w:tbl>
      <w:tblPr>
        <w:tblStyle w:val="TableGrid"/>
        <w:tblW w:w="0" w:type="auto"/>
        <w:tblLayout w:type="fixed"/>
        <w:tblLook w:val="04A0" w:firstRow="1" w:lastRow="0" w:firstColumn="1" w:lastColumn="0" w:noHBand="0" w:noVBand="1"/>
      </w:tblPr>
      <w:tblGrid>
        <w:gridCol w:w="2337"/>
        <w:gridCol w:w="4408"/>
        <w:gridCol w:w="1170"/>
      </w:tblGrid>
      <w:tr w:rsidR="00646FAA" w:rsidRPr="00B738A8" w:rsidTr="00646FAA">
        <w:tc>
          <w:tcPr>
            <w:tcW w:w="2337" w:type="dxa"/>
          </w:tcPr>
          <w:p w:rsidR="00646FAA" w:rsidRPr="00B738A8" w:rsidRDefault="00646FAA" w:rsidP="00646FAA">
            <w:pPr>
              <w:jc w:val="center"/>
              <w:rPr>
                <w:rFonts w:ascii="Times New Roman" w:hAnsi="Times New Roman" w:cs="Times New Roman"/>
              </w:rPr>
            </w:pPr>
            <w:r w:rsidRPr="00B738A8">
              <w:rPr>
                <w:rFonts w:ascii="Times New Roman" w:hAnsi="Times New Roman" w:cs="Times New Roman"/>
              </w:rPr>
              <w:t>COI</w:t>
            </w:r>
          </w:p>
        </w:tc>
        <w:tc>
          <w:tcPr>
            <w:tcW w:w="4408" w:type="dxa"/>
          </w:tcPr>
          <w:p w:rsidR="00646FAA" w:rsidRPr="00B738A8" w:rsidRDefault="00646FAA" w:rsidP="00646FAA">
            <w:pPr>
              <w:jc w:val="center"/>
              <w:rPr>
                <w:rFonts w:ascii="Times New Roman" w:hAnsi="Times New Roman" w:cs="Times New Roman"/>
              </w:rPr>
            </w:pPr>
            <w:r w:rsidRPr="00B738A8">
              <w:rPr>
                <w:rFonts w:ascii="Times New Roman" w:hAnsi="Times New Roman" w:cs="Times New Roman"/>
              </w:rPr>
              <w:t>Test Objectives and Sub Objectives</w:t>
            </w:r>
          </w:p>
        </w:tc>
        <w:tc>
          <w:tcPr>
            <w:tcW w:w="1170" w:type="dxa"/>
          </w:tcPr>
          <w:p w:rsidR="00646FAA" w:rsidRPr="00B738A8" w:rsidRDefault="00646FAA" w:rsidP="00646FAA">
            <w:pPr>
              <w:jc w:val="center"/>
              <w:rPr>
                <w:rFonts w:ascii="Times New Roman" w:hAnsi="Times New Roman" w:cs="Times New Roman"/>
              </w:rPr>
            </w:pPr>
            <w:r w:rsidRPr="00B738A8">
              <w:rPr>
                <w:rFonts w:ascii="Times New Roman" w:hAnsi="Times New Roman" w:cs="Times New Roman"/>
              </w:rPr>
              <w:t>Test</w:t>
            </w:r>
          </w:p>
        </w:tc>
      </w:tr>
      <w:tr w:rsidR="00646FAA" w:rsidRPr="00B738A8" w:rsidTr="00646FAA">
        <w:tc>
          <w:tcPr>
            <w:tcW w:w="2337" w:type="dxa"/>
          </w:tcPr>
          <w:p w:rsidR="00646FAA" w:rsidRPr="00B738A8" w:rsidRDefault="002B1210">
            <w:pPr>
              <w:rPr>
                <w:rFonts w:ascii="Times New Roman" w:hAnsi="Times New Roman" w:cs="Times New Roman"/>
              </w:rPr>
            </w:pPr>
            <w:r>
              <w:rPr>
                <w:rFonts w:ascii="Times New Roman" w:hAnsi="Times New Roman" w:cs="Times New Roman"/>
              </w:rPr>
              <w:t xml:space="preserve">1. </w:t>
            </w:r>
            <w:r w:rsidR="00BE4E54">
              <w:rPr>
                <w:rFonts w:ascii="Times New Roman" w:hAnsi="Times New Roman" w:cs="Times New Roman"/>
              </w:rPr>
              <w:t>Mobility</w:t>
            </w:r>
          </w:p>
        </w:tc>
        <w:tc>
          <w:tcPr>
            <w:tcW w:w="4408" w:type="dxa"/>
          </w:tcPr>
          <w:p w:rsidR="00646FAA" w:rsidRDefault="002B1210">
            <w:pPr>
              <w:rPr>
                <w:rFonts w:ascii="Times New Roman" w:hAnsi="Times New Roman" w:cs="Times New Roman"/>
              </w:rPr>
            </w:pPr>
            <w:r>
              <w:rPr>
                <w:rFonts w:ascii="Times New Roman" w:hAnsi="Times New Roman" w:cs="Times New Roman"/>
              </w:rPr>
              <w:t>To determine the capability of the UAV</w:t>
            </w:r>
          </w:p>
          <w:p w:rsidR="00EF7672" w:rsidRDefault="00BE4E54">
            <w:pPr>
              <w:pStyle w:val="ListParagraph"/>
              <w:numPr>
                <w:ilvl w:val="0"/>
                <w:numId w:val="7"/>
              </w:numPr>
              <w:rPr>
                <w:rFonts w:ascii="Times New Roman" w:hAnsi="Times New Roman" w:cs="Times New Roman"/>
              </w:rPr>
            </w:pPr>
            <w:r>
              <w:rPr>
                <w:rFonts w:ascii="Times New Roman" w:hAnsi="Times New Roman" w:cs="Times New Roman"/>
              </w:rPr>
              <w:t>Maximum altitude (E-1a)</w:t>
            </w:r>
          </w:p>
          <w:p w:rsidR="00EF7672" w:rsidRDefault="00BE4E54">
            <w:pPr>
              <w:pStyle w:val="ListParagraph"/>
              <w:numPr>
                <w:ilvl w:val="0"/>
                <w:numId w:val="7"/>
              </w:numPr>
              <w:rPr>
                <w:rFonts w:ascii="Times New Roman" w:hAnsi="Times New Roman" w:cs="Times New Roman"/>
              </w:rPr>
            </w:pPr>
            <w:r>
              <w:rPr>
                <w:rFonts w:ascii="Times New Roman" w:hAnsi="Times New Roman" w:cs="Times New Roman"/>
              </w:rPr>
              <w:t>Average time to maximum altitude (E-1b)</w:t>
            </w:r>
          </w:p>
          <w:p w:rsidR="00EF7672" w:rsidRDefault="00BE4E54">
            <w:pPr>
              <w:pStyle w:val="ListParagraph"/>
              <w:numPr>
                <w:ilvl w:val="0"/>
                <w:numId w:val="7"/>
              </w:numPr>
              <w:rPr>
                <w:rFonts w:ascii="Times New Roman" w:hAnsi="Times New Roman" w:cs="Times New Roman"/>
              </w:rPr>
            </w:pPr>
            <w:r>
              <w:rPr>
                <w:rFonts w:ascii="Times New Roman" w:hAnsi="Times New Roman" w:cs="Times New Roman"/>
              </w:rPr>
              <w:t>Average time at maximum speed (E-1c)</w:t>
            </w:r>
          </w:p>
          <w:p w:rsidR="00EF7672" w:rsidRDefault="00BE4E54">
            <w:pPr>
              <w:pStyle w:val="ListParagraph"/>
              <w:numPr>
                <w:ilvl w:val="0"/>
                <w:numId w:val="7"/>
              </w:numPr>
              <w:rPr>
                <w:rFonts w:ascii="Times New Roman" w:hAnsi="Times New Roman" w:cs="Times New Roman"/>
              </w:rPr>
            </w:pPr>
            <w:r>
              <w:rPr>
                <w:rFonts w:ascii="Times New Roman" w:hAnsi="Times New Roman" w:cs="Times New Roman"/>
              </w:rPr>
              <w:t>Average time at minimum speed (E-1d)</w:t>
            </w:r>
          </w:p>
        </w:tc>
        <w:tc>
          <w:tcPr>
            <w:tcW w:w="1170" w:type="dxa"/>
          </w:tcPr>
          <w:p w:rsidR="00646FAA" w:rsidRPr="00B738A8" w:rsidRDefault="00BE4E54">
            <w:pPr>
              <w:rPr>
                <w:rFonts w:ascii="Times New Roman" w:hAnsi="Times New Roman" w:cs="Times New Roman"/>
              </w:rPr>
            </w:pPr>
            <w:r>
              <w:rPr>
                <w:rFonts w:ascii="Times New Roman" w:hAnsi="Times New Roman" w:cs="Times New Roman"/>
              </w:rPr>
              <w:t>E-1</w:t>
            </w:r>
          </w:p>
        </w:tc>
      </w:tr>
      <w:tr w:rsidR="00646FAA" w:rsidRPr="00B738A8" w:rsidTr="00646FAA">
        <w:tc>
          <w:tcPr>
            <w:tcW w:w="2337" w:type="dxa"/>
          </w:tcPr>
          <w:p w:rsidR="00646FAA" w:rsidRPr="00B738A8" w:rsidRDefault="00BE4E54">
            <w:pPr>
              <w:rPr>
                <w:rFonts w:ascii="Times New Roman" w:hAnsi="Times New Roman" w:cs="Times New Roman"/>
              </w:rPr>
            </w:pPr>
            <w:r>
              <w:rPr>
                <w:rFonts w:ascii="Times New Roman" w:hAnsi="Times New Roman" w:cs="Times New Roman"/>
              </w:rPr>
              <w:t>2. Maint</w:t>
            </w:r>
            <w:r w:rsidR="00183805">
              <w:rPr>
                <w:rFonts w:ascii="Times New Roman" w:hAnsi="Times New Roman" w:cs="Times New Roman"/>
              </w:rPr>
              <w:t>ainability</w:t>
            </w:r>
          </w:p>
        </w:tc>
        <w:tc>
          <w:tcPr>
            <w:tcW w:w="4408" w:type="dxa"/>
          </w:tcPr>
          <w:p w:rsidR="00646FAA" w:rsidRDefault="00BE4E54">
            <w:pPr>
              <w:rPr>
                <w:rFonts w:ascii="Times New Roman" w:hAnsi="Times New Roman" w:cs="Times New Roman"/>
              </w:rPr>
            </w:pPr>
            <w:r>
              <w:rPr>
                <w:rFonts w:ascii="Times New Roman" w:hAnsi="Times New Roman" w:cs="Times New Roman"/>
              </w:rPr>
              <w:t>To determine the required maintenance</w:t>
            </w:r>
          </w:p>
          <w:p w:rsidR="00EF7672" w:rsidRDefault="00BE4E54">
            <w:pPr>
              <w:pStyle w:val="ListParagraph"/>
              <w:numPr>
                <w:ilvl w:val="0"/>
                <w:numId w:val="8"/>
              </w:numPr>
              <w:rPr>
                <w:rFonts w:ascii="Times New Roman" w:hAnsi="Times New Roman" w:cs="Times New Roman"/>
              </w:rPr>
            </w:pPr>
            <w:r>
              <w:rPr>
                <w:rFonts w:ascii="Times New Roman" w:hAnsi="Times New Roman" w:cs="Times New Roman"/>
              </w:rPr>
              <w:t>Average set up time (E-2a)</w:t>
            </w:r>
          </w:p>
          <w:p w:rsidR="00EF7672" w:rsidRDefault="00BE4E54">
            <w:pPr>
              <w:pStyle w:val="ListParagraph"/>
              <w:numPr>
                <w:ilvl w:val="0"/>
                <w:numId w:val="8"/>
              </w:numPr>
              <w:rPr>
                <w:rFonts w:ascii="Times New Roman" w:hAnsi="Times New Roman" w:cs="Times New Roman"/>
              </w:rPr>
            </w:pPr>
            <w:r>
              <w:rPr>
                <w:rFonts w:ascii="Times New Roman" w:hAnsi="Times New Roman" w:cs="Times New Roman"/>
              </w:rPr>
              <w:t>Minimum set up time (E-2b)</w:t>
            </w:r>
          </w:p>
          <w:p w:rsidR="00EF7672" w:rsidRDefault="00BE4E54">
            <w:pPr>
              <w:pStyle w:val="ListParagraph"/>
              <w:numPr>
                <w:ilvl w:val="0"/>
                <w:numId w:val="8"/>
              </w:numPr>
              <w:rPr>
                <w:rFonts w:ascii="Times New Roman" w:hAnsi="Times New Roman" w:cs="Times New Roman"/>
              </w:rPr>
            </w:pPr>
            <w:r>
              <w:rPr>
                <w:rFonts w:ascii="Times New Roman" w:hAnsi="Times New Roman" w:cs="Times New Roman"/>
              </w:rPr>
              <w:t>Average number of people required for set up (E-2c)</w:t>
            </w:r>
          </w:p>
          <w:p w:rsidR="00EF7672" w:rsidRDefault="00BE4E54">
            <w:pPr>
              <w:pStyle w:val="ListParagraph"/>
              <w:numPr>
                <w:ilvl w:val="0"/>
                <w:numId w:val="8"/>
              </w:numPr>
              <w:rPr>
                <w:rFonts w:ascii="Times New Roman" w:hAnsi="Times New Roman" w:cs="Times New Roman"/>
              </w:rPr>
            </w:pPr>
            <w:r>
              <w:rPr>
                <w:rFonts w:ascii="Times New Roman" w:hAnsi="Times New Roman" w:cs="Times New Roman"/>
              </w:rPr>
              <w:t>Minimum number of people required for set up (E-2d)</w:t>
            </w:r>
          </w:p>
        </w:tc>
        <w:tc>
          <w:tcPr>
            <w:tcW w:w="1170" w:type="dxa"/>
          </w:tcPr>
          <w:p w:rsidR="00646FAA" w:rsidRPr="00B738A8" w:rsidRDefault="00BE4E54">
            <w:pPr>
              <w:rPr>
                <w:rFonts w:ascii="Times New Roman" w:hAnsi="Times New Roman" w:cs="Times New Roman"/>
              </w:rPr>
            </w:pPr>
            <w:r>
              <w:rPr>
                <w:rFonts w:ascii="Times New Roman" w:hAnsi="Times New Roman" w:cs="Times New Roman"/>
              </w:rPr>
              <w:t>E-2</w:t>
            </w:r>
          </w:p>
        </w:tc>
      </w:tr>
      <w:tr w:rsidR="00962B9F" w:rsidRPr="00B738A8" w:rsidTr="00646FAA">
        <w:tc>
          <w:tcPr>
            <w:tcW w:w="2337" w:type="dxa"/>
          </w:tcPr>
          <w:p w:rsidR="00962B9F" w:rsidRPr="00B738A8" w:rsidRDefault="00BE4E54">
            <w:pPr>
              <w:rPr>
                <w:rFonts w:ascii="Times New Roman" w:hAnsi="Times New Roman" w:cs="Times New Roman"/>
              </w:rPr>
            </w:pPr>
            <w:r>
              <w:rPr>
                <w:rFonts w:ascii="Times New Roman" w:hAnsi="Times New Roman" w:cs="Times New Roman"/>
              </w:rPr>
              <w:t>3. Survivability</w:t>
            </w:r>
          </w:p>
        </w:tc>
        <w:tc>
          <w:tcPr>
            <w:tcW w:w="4408" w:type="dxa"/>
          </w:tcPr>
          <w:p w:rsidR="00962B9F" w:rsidRDefault="00BE4E54">
            <w:pPr>
              <w:rPr>
                <w:rFonts w:ascii="Times New Roman" w:hAnsi="Times New Roman" w:cs="Times New Roman"/>
              </w:rPr>
            </w:pPr>
            <w:r>
              <w:rPr>
                <w:rFonts w:ascii="Times New Roman" w:hAnsi="Times New Roman" w:cs="Times New Roman"/>
              </w:rPr>
              <w:t>To determine the ability for the UAV to survive</w:t>
            </w:r>
          </w:p>
          <w:p w:rsidR="00EF7672" w:rsidRDefault="00BE4E54">
            <w:pPr>
              <w:pStyle w:val="ListParagraph"/>
              <w:numPr>
                <w:ilvl w:val="0"/>
                <w:numId w:val="9"/>
              </w:numPr>
              <w:rPr>
                <w:rFonts w:ascii="Times New Roman" w:hAnsi="Times New Roman" w:cs="Times New Roman"/>
              </w:rPr>
            </w:pPr>
            <w:r>
              <w:rPr>
                <w:rFonts w:ascii="Times New Roman" w:hAnsi="Times New Roman" w:cs="Times New Roman"/>
              </w:rPr>
              <w:t>Avoidance rate (E-3a)</w:t>
            </w:r>
          </w:p>
          <w:p w:rsidR="00EF7672" w:rsidRDefault="00BE4E54">
            <w:pPr>
              <w:pStyle w:val="ListParagraph"/>
              <w:numPr>
                <w:ilvl w:val="0"/>
                <w:numId w:val="9"/>
              </w:numPr>
              <w:rPr>
                <w:rFonts w:ascii="Times New Roman" w:hAnsi="Times New Roman" w:cs="Times New Roman"/>
              </w:rPr>
            </w:pPr>
            <w:r>
              <w:rPr>
                <w:rFonts w:ascii="Times New Roman" w:hAnsi="Times New Roman" w:cs="Times New Roman"/>
              </w:rPr>
              <w:t>Survivability rate (E-3b)</w:t>
            </w:r>
          </w:p>
          <w:p w:rsidR="00EF7672" w:rsidRDefault="00BE4E54">
            <w:pPr>
              <w:pStyle w:val="ListParagraph"/>
              <w:numPr>
                <w:ilvl w:val="0"/>
                <w:numId w:val="9"/>
              </w:numPr>
              <w:rPr>
                <w:rFonts w:ascii="Times New Roman" w:hAnsi="Times New Roman" w:cs="Times New Roman"/>
              </w:rPr>
            </w:pPr>
            <w:r>
              <w:rPr>
                <w:rFonts w:ascii="Times New Roman" w:hAnsi="Times New Roman" w:cs="Times New Roman"/>
              </w:rPr>
              <w:t>Average detection time (E-3c)</w:t>
            </w:r>
          </w:p>
        </w:tc>
        <w:tc>
          <w:tcPr>
            <w:tcW w:w="1170" w:type="dxa"/>
          </w:tcPr>
          <w:p w:rsidR="00962B9F" w:rsidRPr="00B738A8" w:rsidRDefault="00BE4E54">
            <w:pPr>
              <w:rPr>
                <w:rFonts w:ascii="Times New Roman" w:hAnsi="Times New Roman" w:cs="Times New Roman"/>
              </w:rPr>
            </w:pPr>
            <w:r>
              <w:rPr>
                <w:rFonts w:ascii="Times New Roman" w:hAnsi="Times New Roman" w:cs="Times New Roman"/>
              </w:rPr>
              <w:t>E-3</w:t>
            </w:r>
          </w:p>
        </w:tc>
      </w:tr>
      <w:tr w:rsidR="00962B9F" w:rsidRPr="00B738A8" w:rsidTr="00646FAA">
        <w:tc>
          <w:tcPr>
            <w:tcW w:w="2337" w:type="dxa"/>
          </w:tcPr>
          <w:p w:rsidR="00962B9F" w:rsidRPr="00B738A8" w:rsidRDefault="00183805">
            <w:pPr>
              <w:rPr>
                <w:rFonts w:ascii="Times New Roman" w:hAnsi="Times New Roman" w:cs="Times New Roman"/>
              </w:rPr>
            </w:pPr>
            <w:r>
              <w:rPr>
                <w:rFonts w:ascii="Times New Roman" w:hAnsi="Times New Roman" w:cs="Times New Roman"/>
              </w:rPr>
              <w:t>4. Lethality</w:t>
            </w:r>
          </w:p>
        </w:tc>
        <w:tc>
          <w:tcPr>
            <w:tcW w:w="4408" w:type="dxa"/>
          </w:tcPr>
          <w:p w:rsidR="00962B9F" w:rsidRDefault="00183805">
            <w:pPr>
              <w:rPr>
                <w:rFonts w:ascii="Times New Roman" w:hAnsi="Times New Roman" w:cs="Times New Roman"/>
              </w:rPr>
            </w:pPr>
            <w:r>
              <w:rPr>
                <w:rFonts w:ascii="Times New Roman" w:hAnsi="Times New Roman" w:cs="Times New Roman"/>
              </w:rPr>
              <w:t>To determine the ability to engage enemy threats</w:t>
            </w:r>
          </w:p>
          <w:p w:rsidR="00EF7672" w:rsidRDefault="00183805">
            <w:pPr>
              <w:pStyle w:val="ListParagraph"/>
              <w:numPr>
                <w:ilvl w:val="0"/>
                <w:numId w:val="10"/>
              </w:numPr>
              <w:rPr>
                <w:rFonts w:ascii="Times New Roman" w:hAnsi="Times New Roman" w:cs="Times New Roman"/>
              </w:rPr>
            </w:pPr>
            <w:r>
              <w:rPr>
                <w:rFonts w:ascii="Times New Roman" w:hAnsi="Times New Roman" w:cs="Times New Roman"/>
              </w:rPr>
              <w:t>Mean time to engage enemy threat (E-4a)</w:t>
            </w:r>
          </w:p>
          <w:p w:rsidR="00EF7672" w:rsidRDefault="00183805">
            <w:pPr>
              <w:pStyle w:val="ListParagraph"/>
              <w:numPr>
                <w:ilvl w:val="0"/>
                <w:numId w:val="10"/>
              </w:numPr>
              <w:rPr>
                <w:rFonts w:ascii="Times New Roman" w:hAnsi="Times New Roman" w:cs="Times New Roman"/>
              </w:rPr>
            </w:pPr>
            <w:r>
              <w:rPr>
                <w:rFonts w:ascii="Times New Roman" w:hAnsi="Times New Roman" w:cs="Times New Roman"/>
              </w:rPr>
              <w:t>Percent of enemy threats hit (E-4b)</w:t>
            </w:r>
          </w:p>
        </w:tc>
        <w:tc>
          <w:tcPr>
            <w:tcW w:w="1170" w:type="dxa"/>
          </w:tcPr>
          <w:p w:rsidR="00962B9F" w:rsidRPr="00B738A8" w:rsidRDefault="00183805">
            <w:pPr>
              <w:rPr>
                <w:rFonts w:ascii="Times New Roman" w:hAnsi="Times New Roman" w:cs="Times New Roman"/>
              </w:rPr>
            </w:pPr>
            <w:r>
              <w:rPr>
                <w:rFonts w:ascii="Times New Roman" w:hAnsi="Times New Roman" w:cs="Times New Roman"/>
              </w:rPr>
              <w:t>E-4</w:t>
            </w:r>
          </w:p>
        </w:tc>
      </w:tr>
      <w:tr w:rsidR="00962B9F" w:rsidRPr="00B738A8" w:rsidTr="00646FAA">
        <w:tc>
          <w:tcPr>
            <w:tcW w:w="2337" w:type="dxa"/>
          </w:tcPr>
          <w:p w:rsidR="00962B9F" w:rsidRPr="00B738A8" w:rsidRDefault="002B1210">
            <w:pPr>
              <w:rPr>
                <w:rFonts w:ascii="Times New Roman" w:hAnsi="Times New Roman" w:cs="Times New Roman"/>
              </w:rPr>
            </w:pPr>
            <w:r>
              <w:rPr>
                <w:rFonts w:ascii="Times New Roman" w:hAnsi="Times New Roman" w:cs="Times New Roman"/>
              </w:rPr>
              <w:t>5. Data Collection</w:t>
            </w:r>
          </w:p>
        </w:tc>
        <w:tc>
          <w:tcPr>
            <w:tcW w:w="4408" w:type="dxa"/>
          </w:tcPr>
          <w:p w:rsidR="00962B9F" w:rsidRPr="00B738A8" w:rsidRDefault="002B1210">
            <w:pPr>
              <w:rPr>
                <w:rFonts w:ascii="Times New Roman" w:hAnsi="Times New Roman" w:cs="Times New Roman"/>
              </w:rPr>
            </w:pPr>
            <w:r>
              <w:rPr>
                <w:rFonts w:ascii="Times New Roman" w:hAnsi="Times New Roman" w:cs="Times New Roman"/>
              </w:rPr>
              <w:t>To determine the ability to collect data</w:t>
            </w:r>
          </w:p>
        </w:tc>
        <w:tc>
          <w:tcPr>
            <w:tcW w:w="1170" w:type="dxa"/>
          </w:tcPr>
          <w:p w:rsidR="00962B9F" w:rsidRPr="00B738A8" w:rsidRDefault="002B1210">
            <w:pPr>
              <w:rPr>
                <w:rFonts w:ascii="Times New Roman" w:hAnsi="Times New Roman" w:cs="Times New Roman"/>
              </w:rPr>
            </w:pPr>
            <w:r>
              <w:rPr>
                <w:rFonts w:ascii="Times New Roman" w:hAnsi="Times New Roman" w:cs="Times New Roman"/>
              </w:rPr>
              <w:t>E-5</w:t>
            </w:r>
          </w:p>
        </w:tc>
      </w:tr>
      <w:tr w:rsidR="00962B9F" w:rsidRPr="00B738A8" w:rsidTr="00646FAA">
        <w:tc>
          <w:tcPr>
            <w:tcW w:w="2337" w:type="dxa"/>
          </w:tcPr>
          <w:p w:rsidR="00962B9F" w:rsidRPr="00B738A8" w:rsidRDefault="002B1210">
            <w:pPr>
              <w:rPr>
                <w:rFonts w:ascii="Times New Roman" w:hAnsi="Times New Roman" w:cs="Times New Roman"/>
              </w:rPr>
            </w:pPr>
            <w:r>
              <w:rPr>
                <w:rFonts w:ascii="Times New Roman" w:hAnsi="Times New Roman" w:cs="Times New Roman"/>
              </w:rPr>
              <w:t>6. Sensing</w:t>
            </w:r>
          </w:p>
        </w:tc>
        <w:tc>
          <w:tcPr>
            <w:tcW w:w="4408" w:type="dxa"/>
          </w:tcPr>
          <w:p w:rsidR="00962B9F" w:rsidRDefault="002B1210">
            <w:pPr>
              <w:rPr>
                <w:rFonts w:ascii="Times New Roman" w:hAnsi="Times New Roman" w:cs="Times New Roman"/>
              </w:rPr>
            </w:pPr>
            <w:r>
              <w:rPr>
                <w:rFonts w:ascii="Times New Roman" w:hAnsi="Times New Roman" w:cs="Times New Roman"/>
              </w:rPr>
              <w:t>To determine the accuracy of the sensors</w:t>
            </w:r>
          </w:p>
          <w:p w:rsidR="00EF7672" w:rsidRDefault="002B1210">
            <w:pPr>
              <w:pStyle w:val="ListParagraph"/>
              <w:numPr>
                <w:ilvl w:val="0"/>
                <w:numId w:val="5"/>
              </w:numPr>
              <w:rPr>
                <w:rFonts w:ascii="Times New Roman" w:hAnsi="Times New Roman" w:cs="Times New Roman"/>
              </w:rPr>
            </w:pPr>
            <w:r>
              <w:rPr>
                <w:rFonts w:ascii="Times New Roman" w:hAnsi="Times New Roman" w:cs="Times New Roman"/>
              </w:rPr>
              <w:t>Range (E-6a)</w:t>
            </w:r>
          </w:p>
          <w:p w:rsidR="00EF7672" w:rsidRDefault="002B1210">
            <w:pPr>
              <w:pStyle w:val="ListParagraph"/>
              <w:numPr>
                <w:ilvl w:val="0"/>
                <w:numId w:val="5"/>
              </w:numPr>
              <w:rPr>
                <w:rFonts w:ascii="Times New Roman" w:hAnsi="Times New Roman" w:cs="Times New Roman"/>
              </w:rPr>
            </w:pPr>
            <w:r>
              <w:rPr>
                <w:rFonts w:ascii="Times New Roman" w:hAnsi="Times New Roman" w:cs="Times New Roman"/>
              </w:rPr>
              <w:t>Resolution (E-6b)</w:t>
            </w:r>
          </w:p>
        </w:tc>
        <w:tc>
          <w:tcPr>
            <w:tcW w:w="1170" w:type="dxa"/>
          </w:tcPr>
          <w:p w:rsidR="00962B9F" w:rsidRPr="00B738A8" w:rsidRDefault="002B1210">
            <w:pPr>
              <w:rPr>
                <w:rFonts w:ascii="Times New Roman" w:hAnsi="Times New Roman" w:cs="Times New Roman"/>
              </w:rPr>
            </w:pPr>
            <w:r>
              <w:rPr>
                <w:rFonts w:ascii="Times New Roman" w:hAnsi="Times New Roman" w:cs="Times New Roman"/>
              </w:rPr>
              <w:t>E-6</w:t>
            </w:r>
          </w:p>
        </w:tc>
      </w:tr>
      <w:tr w:rsidR="00962B9F" w:rsidRPr="00B738A8" w:rsidTr="00646FAA">
        <w:tc>
          <w:tcPr>
            <w:tcW w:w="2337" w:type="dxa"/>
          </w:tcPr>
          <w:p w:rsidR="00962B9F" w:rsidRPr="00B738A8" w:rsidRDefault="002B1210">
            <w:pPr>
              <w:rPr>
                <w:rFonts w:ascii="Times New Roman" w:hAnsi="Times New Roman" w:cs="Times New Roman"/>
              </w:rPr>
            </w:pPr>
            <w:r>
              <w:rPr>
                <w:rFonts w:ascii="Times New Roman" w:hAnsi="Times New Roman" w:cs="Times New Roman"/>
              </w:rPr>
              <w:t>7. Reliability</w:t>
            </w:r>
          </w:p>
        </w:tc>
        <w:tc>
          <w:tcPr>
            <w:tcW w:w="4408" w:type="dxa"/>
          </w:tcPr>
          <w:p w:rsidR="00962B9F" w:rsidRPr="00B738A8" w:rsidRDefault="002B1210">
            <w:pPr>
              <w:rPr>
                <w:rFonts w:ascii="Times New Roman" w:hAnsi="Times New Roman" w:cs="Times New Roman"/>
              </w:rPr>
            </w:pPr>
            <w:r>
              <w:rPr>
                <w:rFonts w:ascii="Times New Roman" w:hAnsi="Times New Roman" w:cs="Times New Roman"/>
              </w:rPr>
              <w:t>To determine the suitability for use in operationally relevant environment</w:t>
            </w:r>
          </w:p>
        </w:tc>
        <w:tc>
          <w:tcPr>
            <w:tcW w:w="1170" w:type="dxa"/>
          </w:tcPr>
          <w:p w:rsidR="00962B9F" w:rsidRPr="00B738A8" w:rsidRDefault="002B1210">
            <w:pPr>
              <w:rPr>
                <w:rFonts w:ascii="Times New Roman" w:hAnsi="Times New Roman" w:cs="Times New Roman"/>
              </w:rPr>
            </w:pPr>
            <w:r>
              <w:rPr>
                <w:rFonts w:ascii="Times New Roman" w:hAnsi="Times New Roman" w:cs="Times New Roman"/>
              </w:rPr>
              <w:t>E-7</w:t>
            </w:r>
          </w:p>
        </w:tc>
      </w:tr>
      <w:tr w:rsidR="00962B9F" w:rsidRPr="00B738A8" w:rsidTr="00646FAA">
        <w:tc>
          <w:tcPr>
            <w:tcW w:w="2337" w:type="dxa"/>
          </w:tcPr>
          <w:p w:rsidR="00962B9F" w:rsidRPr="00B738A8" w:rsidRDefault="002B1210">
            <w:pPr>
              <w:rPr>
                <w:rFonts w:ascii="Times New Roman" w:hAnsi="Times New Roman" w:cs="Times New Roman"/>
              </w:rPr>
            </w:pPr>
            <w:r>
              <w:rPr>
                <w:rFonts w:ascii="Times New Roman" w:hAnsi="Times New Roman" w:cs="Times New Roman"/>
              </w:rPr>
              <w:t>8. Safety</w:t>
            </w:r>
          </w:p>
        </w:tc>
        <w:tc>
          <w:tcPr>
            <w:tcW w:w="4408" w:type="dxa"/>
          </w:tcPr>
          <w:p w:rsidR="00962B9F" w:rsidRDefault="002B1210">
            <w:pPr>
              <w:rPr>
                <w:rFonts w:ascii="Times New Roman" w:hAnsi="Times New Roman" w:cs="Times New Roman"/>
              </w:rPr>
            </w:pPr>
            <w:r>
              <w:rPr>
                <w:rFonts w:ascii="Times New Roman" w:hAnsi="Times New Roman" w:cs="Times New Roman"/>
              </w:rPr>
              <w:t>To determine the level of protection to the UAV</w:t>
            </w:r>
          </w:p>
          <w:p w:rsidR="00EF7672" w:rsidRDefault="002B1210">
            <w:pPr>
              <w:pStyle w:val="ListParagraph"/>
              <w:numPr>
                <w:ilvl w:val="0"/>
                <w:numId w:val="6"/>
              </w:numPr>
              <w:rPr>
                <w:rFonts w:ascii="Times New Roman" w:hAnsi="Times New Roman" w:cs="Times New Roman"/>
              </w:rPr>
            </w:pPr>
            <w:r>
              <w:rPr>
                <w:rFonts w:ascii="Times New Roman" w:hAnsi="Times New Roman" w:cs="Times New Roman"/>
              </w:rPr>
              <w:t>Detection (E-8a)</w:t>
            </w:r>
          </w:p>
          <w:p w:rsidR="00EF7672" w:rsidRDefault="002B1210">
            <w:pPr>
              <w:pStyle w:val="ListParagraph"/>
              <w:numPr>
                <w:ilvl w:val="0"/>
                <w:numId w:val="6"/>
              </w:numPr>
              <w:rPr>
                <w:rFonts w:ascii="Times New Roman" w:hAnsi="Times New Roman" w:cs="Times New Roman"/>
              </w:rPr>
            </w:pPr>
            <w:r>
              <w:rPr>
                <w:rFonts w:ascii="Times New Roman" w:hAnsi="Times New Roman" w:cs="Times New Roman"/>
              </w:rPr>
              <w:t>Evasion (E-8b)</w:t>
            </w:r>
          </w:p>
        </w:tc>
        <w:tc>
          <w:tcPr>
            <w:tcW w:w="1170" w:type="dxa"/>
          </w:tcPr>
          <w:p w:rsidR="00962B9F" w:rsidRPr="00B738A8" w:rsidRDefault="002B1210">
            <w:pPr>
              <w:rPr>
                <w:rFonts w:ascii="Times New Roman" w:hAnsi="Times New Roman" w:cs="Times New Roman"/>
              </w:rPr>
            </w:pPr>
            <w:r>
              <w:rPr>
                <w:rFonts w:ascii="Times New Roman" w:hAnsi="Times New Roman" w:cs="Times New Roman"/>
              </w:rPr>
              <w:t>E-8</w:t>
            </w:r>
          </w:p>
        </w:tc>
      </w:tr>
      <w:tr w:rsidR="00962B9F" w:rsidRPr="00B738A8" w:rsidTr="00646FAA">
        <w:tc>
          <w:tcPr>
            <w:tcW w:w="2337" w:type="dxa"/>
          </w:tcPr>
          <w:p w:rsidR="00962B9F" w:rsidRPr="00B738A8" w:rsidRDefault="00E11EB4">
            <w:pPr>
              <w:rPr>
                <w:rFonts w:ascii="Times New Roman" w:hAnsi="Times New Roman" w:cs="Times New Roman"/>
              </w:rPr>
            </w:pPr>
            <w:r>
              <w:rPr>
                <w:rFonts w:ascii="Times New Roman" w:hAnsi="Times New Roman" w:cs="Times New Roman"/>
              </w:rPr>
              <w:t xml:space="preserve">9. </w:t>
            </w:r>
            <w:r w:rsidR="002137C6">
              <w:rPr>
                <w:rFonts w:ascii="Times New Roman" w:hAnsi="Times New Roman" w:cs="Times New Roman"/>
              </w:rPr>
              <w:t>Compatibility</w:t>
            </w:r>
          </w:p>
        </w:tc>
        <w:tc>
          <w:tcPr>
            <w:tcW w:w="4408" w:type="dxa"/>
          </w:tcPr>
          <w:p w:rsidR="00962B9F" w:rsidRPr="00B738A8" w:rsidRDefault="00E11EB4">
            <w:pPr>
              <w:rPr>
                <w:rFonts w:ascii="Times New Roman" w:hAnsi="Times New Roman" w:cs="Times New Roman"/>
              </w:rPr>
            </w:pPr>
            <w:r>
              <w:rPr>
                <w:rFonts w:ascii="Times New Roman" w:hAnsi="Times New Roman" w:cs="Times New Roman"/>
              </w:rPr>
              <w:t>To determine the accuracy of the data transfer</w:t>
            </w:r>
            <w:r w:rsidR="002137C6">
              <w:rPr>
                <w:rFonts w:ascii="Times New Roman" w:hAnsi="Times New Roman" w:cs="Times New Roman"/>
              </w:rPr>
              <w:t xml:space="preserve"> within its own platform</w:t>
            </w:r>
          </w:p>
        </w:tc>
        <w:tc>
          <w:tcPr>
            <w:tcW w:w="1170" w:type="dxa"/>
          </w:tcPr>
          <w:p w:rsidR="00962B9F" w:rsidRPr="00B738A8" w:rsidRDefault="00E11EB4">
            <w:pPr>
              <w:rPr>
                <w:rFonts w:ascii="Times New Roman" w:hAnsi="Times New Roman" w:cs="Times New Roman"/>
              </w:rPr>
            </w:pPr>
            <w:r>
              <w:rPr>
                <w:rFonts w:ascii="Times New Roman" w:hAnsi="Times New Roman" w:cs="Times New Roman"/>
              </w:rPr>
              <w:t>S-1</w:t>
            </w:r>
          </w:p>
        </w:tc>
      </w:tr>
      <w:tr w:rsidR="00962B9F" w:rsidRPr="00B738A8" w:rsidTr="00646FAA">
        <w:tc>
          <w:tcPr>
            <w:tcW w:w="2337" w:type="dxa"/>
          </w:tcPr>
          <w:p w:rsidR="00962B9F" w:rsidRPr="00B738A8" w:rsidRDefault="00E11EB4">
            <w:pPr>
              <w:rPr>
                <w:rFonts w:ascii="Times New Roman" w:hAnsi="Times New Roman" w:cs="Times New Roman"/>
              </w:rPr>
            </w:pPr>
            <w:r>
              <w:rPr>
                <w:rFonts w:ascii="Times New Roman" w:hAnsi="Times New Roman" w:cs="Times New Roman"/>
              </w:rPr>
              <w:t>10. Targeting</w:t>
            </w:r>
          </w:p>
        </w:tc>
        <w:tc>
          <w:tcPr>
            <w:tcW w:w="4408" w:type="dxa"/>
          </w:tcPr>
          <w:p w:rsidR="00962B9F" w:rsidRDefault="00E11EB4">
            <w:pPr>
              <w:rPr>
                <w:rFonts w:ascii="Times New Roman" w:hAnsi="Times New Roman" w:cs="Times New Roman"/>
              </w:rPr>
            </w:pPr>
            <w:r>
              <w:rPr>
                <w:rFonts w:ascii="Times New Roman" w:hAnsi="Times New Roman" w:cs="Times New Roman"/>
              </w:rPr>
              <w:t>To determine the accuracy of the sensors</w:t>
            </w:r>
          </w:p>
          <w:p w:rsidR="00EF7672" w:rsidRDefault="00E11EB4">
            <w:pPr>
              <w:pStyle w:val="ListParagraph"/>
              <w:numPr>
                <w:ilvl w:val="0"/>
                <w:numId w:val="3"/>
              </w:numPr>
              <w:rPr>
                <w:rFonts w:ascii="Times New Roman" w:hAnsi="Times New Roman" w:cs="Times New Roman"/>
              </w:rPr>
            </w:pPr>
            <w:r>
              <w:rPr>
                <w:rFonts w:ascii="Times New Roman" w:hAnsi="Times New Roman" w:cs="Times New Roman"/>
              </w:rPr>
              <w:t>Range (E-9a)</w:t>
            </w:r>
          </w:p>
          <w:p w:rsidR="00EF7672" w:rsidRDefault="00E11EB4">
            <w:pPr>
              <w:pStyle w:val="ListParagraph"/>
              <w:numPr>
                <w:ilvl w:val="0"/>
                <w:numId w:val="3"/>
              </w:numPr>
              <w:rPr>
                <w:rFonts w:ascii="Times New Roman" w:hAnsi="Times New Roman" w:cs="Times New Roman"/>
              </w:rPr>
            </w:pPr>
            <w:r>
              <w:rPr>
                <w:rFonts w:ascii="Times New Roman" w:hAnsi="Times New Roman" w:cs="Times New Roman"/>
              </w:rPr>
              <w:t>Speed (E-9b)</w:t>
            </w:r>
          </w:p>
        </w:tc>
        <w:tc>
          <w:tcPr>
            <w:tcW w:w="1170" w:type="dxa"/>
          </w:tcPr>
          <w:p w:rsidR="00962B9F" w:rsidRPr="00B738A8" w:rsidRDefault="00E11EB4">
            <w:pPr>
              <w:rPr>
                <w:rFonts w:ascii="Times New Roman" w:hAnsi="Times New Roman" w:cs="Times New Roman"/>
              </w:rPr>
            </w:pPr>
            <w:r>
              <w:rPr>
                <w:rFonts w:ascii="Times New Roman" w:hAnsi="Times New Roman" w:cs="Times New Roman"/>
              </w:rPr>
              <w:t>E-9</w:t>
            </w:r>
          </w:p>
        </w:tc>
      </w:tr>
      <w:tr w:rsidR="00962B9F" w:rsidRPr="00B738A8" w:rsidTr="00646FAA">
        <w:tc>
          <w:tcPr>
            <w:tcW w:w="2337" w:type="dxa"/>
          </w:tcPr>
          <w:p w:rsidR="00962B9F" w:rsidRPr="00B738A8" w:rsidRDefault="00E11EB4">
            <w:pPr>
              <w:rPr>
                <w:rFonts w:ascii="Times New Roman" w:hAnsi="Times New Roman" w:cs="Times New Roman"/>
              </w:rPr>
            </w:pPr>
            <w:r>
              <w:rPr>
                <w:rFonts w:ascii="Times New Roman" w:hAnsi="Times New Roman" w:cs="Times New Roman"/>
              </w:rPr>
              <w:t xml:space="preserve">11. </w:t>
            </w:r>
            <w:r w:rsidR="002B1210">
              <w:rPr>
                <w:rFonts w:ascii="Times New Roman" w:hAnsi="Times New Roman" w:cs="Times New Roman"/>
              </w:rPr>
              <w:t>H</w:t>
            </w:r>
            <w:r>
              <w:rPr>
                <w:rFonts w:ascii="Times New Roman" w:hAnsi="Times New Roman" w:cs="Times New Roman"/>
              </w:rPr>
              <w:t>S</w:t>
            </w:r>
            <w:r w:rsidR="002B1210">
              <w:rPr>
                <w:rFonts w:ascii="Times New Roman" w:hAnsi="Times New Roman" w:cs="Times New Roman"/>
              </w:rPr>
              <w:t>I</w:t>
            </w:r>
          </w:p>
        </w:tc>
        <w:tc>
          <w:tcPr>
            <w:tcW w:w="4408" w:type="dxa"/>
          </w:tcPr>
          <w:p w:rsidR="00962B9F" w:rsidRPr="00B738A8" w:rsidRDefault="00E11EB4">
            <w:pPr>
              <w:rPr>
                <w:rFonts w:ascii="Times New Roman" w:hAnsi="Times New Roman" w:cs="Times New Roman"/>
              </w:rPr>
            </w:pPr>
            <w:r>
              <w:rPr>
                <w:rFonts w:ascii="Times New Roman" w:hAnsi="Times New Roman" w:cs="Times New Roman"/>
              </w:rPr>
              <w:t>To determine the clarity of the video</w:t>
            </w:r>
          </w:p>
        </w:tc>
        <w:tc>
          <w:tcPr>
            <w:tcW w:w="1170" w:type="dxa"/>
          </w:tcPr>
          <w:p w:rsidR="00962B9F" w:rsidRPr="00B738A8" w:rsidRDefault="00E11EB4">
            <w:pPr>
              <w:rPr>
                <w:rFonts w:ascii="Times New Roman" w:hAnsi="Times New Roman" w:cs="Times New Roman"/>
              </w:rPr>
            </w:pPr>
            <w:r>
              <w:rPr>
                <w:rFonts w:ascii="Times New Roman" w:hAnsi="Times New Roman" w:cs="Times New Roman"/>
              </w:rPr>
              <w:t>S-2</w:t>
            </w:r>
          </w:p>
        </w:tc>
      </w:tr>
      <w:tr w:rsidR="00962B9F" w:rsidRPr="00B738A8" w:rsidTr="00646FAA">
        <w:tc>
          <w:tcPr>
            <w:tcW w:w="2337" w:type="dxa"/>
          </w:tcPr>
          <w:p w:rsidR="00962B9F" w:rsidRPr="00B738A8" w:rsidRDefault="002B1210">
            <w:pPr>
              <w:rPr>
                <w:rFonts w:ascii="Times New Roman" w:hAnsi="Times New Roman" w:cs="Times New Roman"/>
              </w:rPr>
            </w:pPr>
            <w:r>
              <w:rPr>
                <w:rFonts w:ascii="Times New Roman" w:hAnsi="Times New Roman" w:cs="Times New Roman"/>
              </w:rPr>
              <w:t>12. Firepower</w:t>
            </w:r>
          </w:p>
        </w:tc>
        <w:tc>
          <w:tcPr>
            <w:tcW w:w="4408" w:type="dxa"/>
          </w:tcPr>
          <w:p w:rsidR="00962B9F" w:rsidRDefault="002B1210">
            <w:pPr>
              <w:rPr>
                <w:rFonts w:ascii="Times New Roman" w:hAnsi="Times New Roman" w:cs="Times New Roman"/>
              </w:rPr>
            </w:pPr>
            <w:r>
              <w:rPr>
                <w:rFonts w:ascii="Times New Roman" w:hAnsi="Times New Roman" w:cs="Times New Roman"/>
              </w:rPr>
              <w:t>To determine the impact of the weapons</w:t>
            </w:r>
          </w:p>
          <w:p w:rsidR="00EF7672" w:rsidRDefault="002B1210">
            <w:pPr>
              <w:pStyle w:val="ListParagraph"/>
              <w:numPr>
                <w:ilvl w:val="0"/>
                <w:numId w:val="4"/>
              </w:numPr>
              <w:rPr>
                <w:rFonts w:ascii="Times New Roman" w:hAnsi="Times New Roman" w:cs="Times New Roman"/>
              </w:rPr>
            </w:pPr>
            <w:r>
              <w:rPr>
                <w:rFonts w:ascii="Times New Roman" w:hAnsi="Times New Roman" w:cs="Times New Roman"/>
              </w:rPr>
              <w:lastRenderedPageBreak/>
              <w:t>Lethality (E-10a)</w:t>
            </w:r>
          </w:p>
          <w:p w:rsidR="00EF7672" w:rsidRDefault="002B1210">
            <w:pPr>
              <w:pStyle w:val="ListParagraph"/>
              <w:numPr>
                <w:ilvl w:val="0"/>
                <w:numId w:val="4"/>
              </w:numPr>
              <w:rPr>
                <w:rFonts w:ascii="Times New Roman" w:hAnsi="Times New Roman" w:cs="Times New Roman"/>
              </w:rPr>
            </w:pPr>
            <w:r>
              <w:rPr>
                <w:rFonts w:ascii="Times New Roman" w:hAnsi="Times New Roman" w:cs="Times New Roman"/>
              </w:rPr>
              <w:t>Rate of Fire (E-10b)</w:t>
            </w:r>
          </w:p>
        </w:tc>
        <w:tc>
          <w:tcPr>
            <w:tcW w:w="1170" w:type="dxa"/>
          </w:tcPr>
          <w:p w:rsidR="00962B9F" w:rsidRPr="00B738A8" w:rsidRDefault="002B1210">
            <w:pPr>
              <w:rPr>
                <w:rFonts w:ascii="Times New Roman" w:hAnsi="Times New Roman" w:cs="Times New Roman"/>
              </w:rPr>
            </w:pPr>
            <w:r>
              <w:rPr>
                <w:rFonts w:ascii="Times New Roman" w:hAnsi="Times New Roman" w:cs="Times New Roman"/>
              </w:rPr>
              <w:lastRenderedPageBreak/>
              <w:t>E-10</w:t>
            </w:r>
          </w:p>
        </w:tc>
      </w:tr>
    </w:tbl>
    <w:p w:rsidR="00962B9F" w:rsidRDefault="009F0791" w:rsidP="009F0791">
      <w:pPr>
        <w:pStyle w:val="Caption"/>
        <w:jc w:val="center"/>
        <w:rPr>
          <w:rFonts w:ascii="Times New Roman" w:hAnsi="Times New Roman" w:cs="Times New Roman"/>
        </w:rPr>
      </w:pPr>
      <w:bookmarkStart w:id="30" w:name="_Toc364862450"/>
      <w:r>
        <w:lastRenderedPageBreak/>
        <w:t xml:space="preserve">Table </w:t>
      </w:r>
      <w:r w:rsidR="00833E73">
        <w:fldChar w:fldCharType="begin"/>
      </w:r>
      <w:r w:rsidR="00833E73">
        <w:instrText xml:space="preserve"> SEQ Table \* ARABIC </w:instrText>
      </w:r>
      <w:r w:rsidR="00833E73">
        <w:fldChar w:fldCharType="separate"/>
      </w:r>
      <w:r>
        <w:rPr>
          <w:noProof/>
        </w:rPr>
        <w:t>1</w:t>
      </w:r>
      <w:r w:rsidR="00833E73">
        <w:rPr>
          <w:noProof/>
        </w:rPr>
        <w:fldChar w:fldCharType="end"/>
      </w:r>
      <w:r>
        <w:t>. Test Objective Matrix</w:t>
      </w:r>
      <w:bookmarkEnd w:id="30"/>
    </w:p>
    <w:p w:rsidR="009F0791" w:rsidRPr="009F0791" w:rsidRDefault="009F0791" w:rsidP="009F0791"/>
    <w:p w:rsidR="001D76EB" w:rsidRPr="00472E83" w:rsidRDefault="001D76EB" w:rsidP="001D76EB">
      <w:pPr>
        <w:pStyle w:val="Heading2"/>
        <w:rPr>
          <w:rFonts w:ascii="Times New Roman" w:hAnsi="Times New Roman" w:cs="Times New Roman"/>
          <w:b/>
        </w:rPr>
      </w:pPr>
      <w:bookmarkStart w:id="31" w:name="_Toc239096255"/>
      <w:r w:rsidRPr="00472E83">
        <w:rPr>
          <w:rFonts w:ascii="Times New Roman" w:hAnsi="Times New Roman" w:cs="Times New Roman"/>
          <w:b/>
        </w:rPr>
        <w:t>GENERAL TEST OPERATIONS AND SCENARIO OVERVIEW</w:t>
      </w:r>
      <w:bookmarkEnd w:id="31"/>
    </w:p>
    <w:p w:rsidR="00FD5CC3" w:rsidRDefault="00FD5CC3" w:rsidP="00FD5CC3">
      <w:pPr>
        <w:rPr>
          <w:rFonts w:ascii="Times New Roman" w:hAnsi="Times New Roman" w:cs="Times New Roman"/>
        </w:rPr>
      </w:pPr>
      <w:r>
        <w:rPr>
          <w:rFonts w:ascii="Times New Roman" w:hAnsi="Times New Roman" w:cs="Times New Roman"/>
        </w:rPr>
        <w:t xml:space="preserve">The primary objective is </w:t>
      </w:r>
      <w:r w:rsidR="008A45CA">
        <w:rPr>
          <w:rFonts w:ascii="Times New Roman" w:hAnsi="Times New Roman" w:cs="Times New Roman"/>
        </w:rPr>
        <w:t xml:space="preserve">was </w:t>
      </w:r>
      <w:r>
        <w:rPr>
          <w:rFonts w:ascii="Times New Roman" w:hAnsi="Times New Roman" w:cs="Times New Roman"/>
        </w:rPr>
        <w:t xml:space="preserve">to evaluate the MQ-45 in various operationally realistic environments.  Desired test environment include extreme weather conditions and simulated hostile territories. </w:t>
      </w:r>
      <w:r w:rsidR="002715F9">
        <w:rPr>
          <w:rFonts w:ascii="Times New Roman" w:hAnsi="Times New Roman" w:cs="Times New Roman"/>
        </w:rPr>
        <w:t xml:space="preserve"> </w:t>
      </w:r>
      <w:r>
        <w:rPr>
          <w:rFonts w:ascii="Times New Roman" w:hAnsi="Times New Roman" w:cs="Times New Roman"/>
        </w:rPr>
        <w:t>Scenarios employ the aircraft in different operating environments during each sortie.</w:t>
      </w:r>
    </w:p>
    <w:p w:rsidR="00FD5CC3" w:rsidRDefault="00FD5CC3" w:rsidP="00FD5CC3">
      <w:pPr>
        <w:rPr>
          <w:rFonts w:ascii="Times New Roman" w:hAnsi="Times New Roman" w:cs="Times New Roman"/>
        </w:rPr>
      </w:pPr>
    </w:p>
    <w:p w:rsidR="00FD5CC3" w:rsidRPr="002D3536" w:rsidRDefault="00FD5CC3" w:rsidP="00FD5CC3">
      <w:pPr>
        <w:rPr>
          <w:rFonts w:ascii="Times New Roman" w:hAnsi="Times New Roman" w:cs="Times New Roman"/>
          <w:b/>
        </w:rPr>
      </w:pPr>
      <w:r w:rsidRPr="002D3536">
        <w:rPr>
          <w:rFonts w:ascii="Times New Roman" w:hAnsi="Times New Roman" w:cs="Times New Roman"/>
          <w:b/>
        </w:rPr>
        <w:t>Operational Scenarios</w:t>
      </w:r>
    </w:p>
    <w:p w:rsidR="00FD5CC3" w:rsidRPr="002D3536" w:rsidRDefault="00FD5CC3" w:rsidP="00FD5CC3">
      <w:pPr>
        <w:pStyle w:val="ListParagraph"/>
        <w:numPr>
          <w:ilvl w:val="0"/>
          <w:numId w:val="2"/>
        </w:numPr>
        <w:rPr>
          <w:rFonts w:ascii="Times New Roman" w:hAnsi="Times New Roman" w:cs="Times New Roman"/>
          <w:u w:val="thick"/>
        </w:rPr>
      </w:pPr>
      <w:r w:rsidRPr="002D3536">
        <w:rPr>
          <w:rFonts w:ascii="Times New Roman" w:hAnsi="Times New Roman" w:cs="Times New Roman"/>
          <w:u w:val="thick"/>
        </w:rPr>
        <w:t xml:space="preserve">Scenario A.  Aerial Patrol </w:t>
      </w:r>
    </w:p>
    <w:p w:rsidR="00FD5CC3" w:rsidRDefault="00FD5CC3" w:rsidP="00FD5CC3">
      <w:pPr>
        <w:pStyle w:val="ListParagraph"/>
        <w:rPr>
          <w:rFonts w:ascii="Times New Roman" w:hAnsi="Times New Roman" w:cs="Times New Roman"/>
        </w:rPr>
      </w:pPr>
      <w:r w:rsidRPr="00A13419">
        <w:rPr>
          <w:rFonts w:ascii="Times New Roman" w:hAnsi="Times New Roman" w:cs="Times New Roman"/>
          <w:i/>
        </w:rPr>
        <w:t xml:space="preserve">This scenario will </w:t>
      </w:r>
      <w:r>
        <w:rPr>
          <w:rFonts w:ascii="Times New Roman" w:hAnsi="Times New Roman" w:cs="Times New Roman"/>
          <w:i/>
        </w:rPr>
        <w:t>evaluate</w:t>
      </w:r>
      <w:r w:rsidRPr="00A13419">
        <w:rPr>
          <w:rFonts w:ascii="Times New Roman" w:hAnsi="Times New Roman" w:cs="Times New Roman"/>
          <w:i/>
        </w:rPr>
        <w:t xml:space="preserve"> </w:t>
      </w:r>
      <w:r w:rsidR="00C02471">
        <w:rPr>
          <w:rFonts w:ascii="Times New Roman" w:hAnsi="Times New Roman" w:cs="Times New Roman"/>
          <w:i/>
        </w:rPr>
        <w:t>the ability to provide protection to a group of ground forces</w:t>
      </w:r>
      <w:r>
        <w:rPr>
          <w:rFonts w:ascii="Times New Roman" w:hAnsi="Times New Roman" w:cs="Times New Roman"/>
        </w:rPr>
        <w:t xml:space="preserve">.  </w:t>
      </w:r>
    </w:p>
    <w:p w:rsidR="00FD5CC3" w:rsidRPr="002D3536" w:rsidRDefault="00FD5CC3" w:rsidP="00FD5CC3">
      <w:pPr>
        <w:pStyle w:val="ListParagraph"/>
        <w:numPr>
          <w:ilvl w:val="0"/>
          <w:numId w:val="2"/>
        </w:numPr>
        <w:rPr>
          <w:rFonts w:ascii="Times New Roman" w:hAnsi="Times New Roman" w:cs="Times New Roman"/>
          <w:u w:val="thick"/>
        </w:rPr>
      </w:pPr>
      <w:r w:rsidRPr="002D3536">
        <w:rPr>
          <w:rFonts w:ascii="Times New Roman" w:hAnsi="Times New Roman" w:cs="Times New Roman"/>
          <w:u w:val="thick"/>
        </w:rPr>
        <w:t>Scenario B.  Battle Damage Assessment</w:t>
      </w:r>
    </w:p>
    <w:p w:rsidR="00FD5CC3" w:rsidRPr="00A13419" w:rsidRDefault="00FD5CC3" w:rsidP="00FD5CC3">
      <w:pPr>
        <w:pStyle w:val="ListParagraph"/>
        <w:rPr>
          <w:rFonts w:ascii="Times New Roman" w:hAnsi="Times New Roman" w:cs="Times New Roman"/>
          <w:i/>
        </w:rPr>
      </w:pPr>
      <w:r w:rsidRPr="00A13419">
        <w:rPr>
          <w:rFonts w:ascii="Times New Roman" w:hAnsi="Times New Roman" w:cs="Times New Roman"/>
          <w:i/>
        </w:rPr>
        <w:t>This scenario will evaluate MQ-45’s ability to successfully characterize the battlespace after combat engagement.</w:t>
      </w:r>
    </w:p>
    <w:p w:rsidR="00FD5CC3" w:rsidRPr="002D3536" w:rsidRDefault="00FD5CC3" w:rsidP="00FD5CC3">
      <w:pPr>
        <w:pStyle w:val="ListParagraph"/>
        <w:numPr>
          <w:ilvl w:val="0"/>
          <w:numId w:val="2"/>
        </w:numPr>
        <w:rPr>
          <w:rFonts w:ascii="Times New Roman" w:hAnsi="Times New Roman" w:cs="Times New Roman"/>
          <w:u w:val="thick"/>
        </w:rPr>
      </w:pPr>
      <w:r w:rsidRPr="002D3536">
        <w:rPr>
          <w:rFonts w:ascii="Times New Roman" w:hAnsi="Times New Roman" w:cs="Times New Roman"/>
          <w:u w:val="thick"/>
        </w:rPr>
        <w:t>Scenario C.  Interoperability Employment</w:t>
      </w:r>
    </w:p>
    <w:p w:rsidR="00FD5CC3" w:rsidRPr="002D3536" w:rsidRDefault="00FD5CC3" w:rsidP="00FD5CC3">
      <w:pPr>
        <w:pStyle w:val="ListParagraph"/>
        <w:rPr>
          <w:rFonts w:ascii="Times New Roman" w:hAnsi="Times New Roman" w:cs="Times New Roman"/>
          <w:i/>
        </w:rPr>
      </w:pPr>
      <w:r w:rsidRPr="002D3536">
        <w:rPr>
          <w:rFonts w:ascii="Times New Roman" w:hAnsi="Times New Roman" w:cs="Times New Roman"/>
          <w:i/>
        </w:rPr>
        <w:t xml:space="preserve">This scenario is developed to demonstrate the functionality of </w:t>
      </w:r>
      <w:r>
        <w:rPr>
          <w:rFonts w:ascii="Times New Roman" w:hAnsi="Times New Roman" w:cs="Times New Roman"/>
          <w:i/>
        </w:rPr>
        <w:t>MQ-45’s</w:t>
      </w:r>
      <w:r w:rsidRPr="002D3536">
        <w:rPr>
          <w:rFonts w:ascii="Times New Roman" w:hAnsi="Times New Roman" w:cs="Times New Roman"/>
          <w:i/>
        </w:rPr>
        <w:t xml:space="preserve"> various sensor interfaces from the control element to external users.</w:t>
      </w:r>
    </w:p>
    <w:p w:rsidR="00FD5CC3" w:rsidRPr="00F31CF9" w:rsidRDefault="00FD5CC3" w:rsidP="00FD5CC3">
      <w:pPr>
        <w:pStyle w:val="ListParagraph"/>
        <w:numPr>
          <w:ilvl w:val="0"/>
          <w:numId w:val="2"/>
        </w:numPr>
        <w:rPr>
          <w:rFonts w:ascii="Times New Roman" w:hAnsi="Times New Roman" w:cs="Times New Roman"/>
          <w:u w:val="thick"/>
        </w:rPr>
      </w:pPr>
      <w:r w:rsidRPr="00F31CF9">
        <w:rPr>
          <w:rFonts w:ascii="Times New Roman" w:hAnsi="Times New Roman" w:cs="Times New Roman"/>
          <w:u w:val="thick"/>
        </w:rPr>
        <w:t>Scenario D.  Convoy Route Clearance</w:t>
      </w:r>
    </w:p>
    <w:p w:rsidR="00FD5CC3" w:rsidRPr="00F31CF9" w:rsidRDefault="00FD5CC3" w:rsidP="00FD5CC3">
      <w:pPr>
        <w:pStyle w:val="ListParagraph"/>
        <w:rPr>
          <w:rFonts w:ascii="Times New Roman" w:hAnsi="Times New Roman" w:cs="Times New Roman"/>
          <w:i/>
        </w:rPr>
      </w:pPr>
      <w:r w:rsidRPr="00F31CF9">
        <w:rPr>
          <w:rFonts w:ascii="Times New Roman" w:hAnsi="Times New Roman" w:cs="Times New Roman"/>
          <w:i/>
        </w:rPr>
        <w:t>This scenario will evaluate MQ-45’s ability to map sufficient routes and engage enemy obstacles to allow for successful for ground convoy operations.</w:t>
      </w:r>
    </w:p>
    <w:p w:rsidR="001D76EB" w:rsidRPr="00B738A8" w:rsidRDefault="001D76EB">
      <w:pPr>
        <w:rPr>
          <w:rFonts w:ascii="Times New Roman" w:hAnsi="Times New Roman" w:cs="Times New Roman"/>
        </w:rPr>
      </w:pPr>
    </w:p>
    <w:p w:rsidR="001D76EB" w:rsidRPr="00B738A8" w:rsidRDefault="001D76EB">
      <w:pPr>
        <w:rPr>
          <w:rFonts w:ascii="Times New Roman" w:hAnsi="Times New Roman" w:cs="Times New Roman"/>
        </w:rPr>
      </w:pPr>
    </w:p>
    <w:p w:rsidR="001D76EB" w:rsidRPr="00472E83" w:rsidRDefault="001D76EB" w:rsidP="001D76EB">
      <w:pPr>
        <w:pStyle w:val="Heading2"/>
        <w:rPr>
          <w:rFonts w:ascii="Times New Roman" w:hAnsi="Times New Roman" w:cs="Times New Roman"/>
          <w:b/>
        </w:rPr>
      </w:pPr>
      <w:bookmarkStart w:id="32" w:name="_Toc239096256"/>
      <w:r w:rsidRPr="00472E83">
        <w:rPr>
          <w:rFonts w:ascii="Times New Roman" w:hAnsi="Times New Roman" w:cs="Times New Roman"/>
          <w:b/>
        </w:rPr>
        <w:t>INSTRUMENTATION REQUIREMENTS</w:t>
      </w:r>
      <w:bookmarkEnd w:id="32"/>
    </w:p>
    <w:p w:rsidR="001D76EB" w:rsidRPr="00B738A8" w:rsidRDefault="00FD5CC3">
      <w:pPr>
        <w:rPr>
          <w:rFonts w:ascii="Times New Roman" w:hAnsi="Times New Roman" w:cs="Times New Roman"/>
        </w:rPr>
      </w:pPr>
      <w:r>
        <w:rPr>
          <w:rFonts w:ascii="Times New Roman" w:hAnsi="Times New Roman" w:cs="Times New Roman"/>
        </w:rPr>
        <w:t xml:space="preserve">Instrumentation </w:t>
      </w:r>
      <w:r w:rsidR="00593054">
        <w:rPr>
          <w:rFonts w:ascii="Times New Roman" w:hAnsi="Times New Roman" w:cs="Times New Roman"/>
        </w:rPr>
        <w:t xml:space="preserve">requires </w:t>
      </w:r>
      <w:r>
        <w:rPr>
          <w:rFonts w:ascii="Times New Roman" w:hAnsi="Times New Roman" w:cs="Times New Roman"/>
        </w:rPr>
        <w:t xml:space="preserve">test sites </w:t>
      </w:r>
      <w:r w:rsidR="00593054">
        <w:rPr>
          <w:rFonts w:ascii="Times New Roman" w:hAnsi="Times New Roman" w:cs="Times New Roman"/>
        </w:rPr>
        <w:t xml:space="preserve">to </w:t>
      </w:r>
      <w:r w:rsidR="00BC28E4">
        <w:rPr>
          <w:rFonts w:ascii="Times New Roman" w:hAnsi="Times New Roman" w:cs="Times New Roman"/>
        </w:rPr>
        <w:t>represent</w:t>
      </w:r>
      <w:r>
        <w:rPr>
          <w:rFonts w:ascii="Times New Roman" w:hAnsi="Times New Roman" w:cs="Times New Roman"/>
        </w:rPr>
        <w:t xml:space="preserve"> the operational environment as much as possible.  Although the dry lake bed at Edwards AFB, CA</w:t>
      </w:r>
      <w:r w:rsidR="00842B5B">
        <w:rPr>
          <w:rFonts w:ascii="Times New Roman" w:hAnsi="Times New Roman" w:cs="Times New Roman"/>
        </w:rPr>
        <w:t>,</w:t>
      </w:r>
      <w:r>
        <w:rPr>
          <w:rFonts w:ascii="Times New Roman" w:hAnsi="Times New Roman" w:cs="Times New Roman"/>
        </w:rPr>
        <w:t xml:space="preserve"> </w:t>
      </w:r>
      <w:r w:rsidR="00842B5B">
        <w:rPr>
          <w:rFonts w:ascii="Times New Roman" w:hAnsi="Times New Roman" w:cs="Times New Roman"/>
        </w:rPr>
        <w:t xml:space="preserve">was </w:t>
      </w:r>
      <w:r>
        <w:rPr>
          <w:rFonts w:ascii="Times New Roman" w:hAnsi="Times New Roman" w:cs="Times New Roman"/>
        </w:rPr>
        <w:t xml:space="preserve">solely used for Scenarios A and B, elements of all scenarios </w:t>
      </w:r>
      <w:r w:rsidR="00842B5B">
        <w:rPr>
          <w:rFonts w:ascii="Times New Roman" w:hAnsi="Times New Roman" w:cs="Times New Roman"/>
        </w:rPr>
        <w:t xml:space="preserve">were </w:t>
      </w:r>
      <w:r>
        <w:rPr>
          <w:rFonts w:ascii="Times New Roman" w:hAnsi="Times New Roman" w:cs="Times New Roman"/>
        </w:rPr>
        <w:t>capable of being carried out at the contractor facility</w:t>
      </w:r>
      <w:r w:rsidR="00593054">
        <w:rPr>
          <w:rFonts w:ascii="Times New Roman" w:hAnsi="Times New Roman" w:cs="Times New Roman"/>
        </w:rPr>
        <w:t>.  Additionally, all scenarios will utilize Telemetry Speed Cameras and a threat simulator</w:t>
      </w:r>
      <w:r>
        <w:rPr>
          <w:rFonts w:ascii="Times New Roman" w:hAnsi="Times New Roman" w:cs="Times New Roman"/>
        </w:rPr>
        <w:t xml:space="preserve">.  The contractor developed Electronic Ground Support Equipment </w:t>
      </w:r>
      <w:r w:rsidR="00593054">
        <w:rPr>
          <w:rFonts w:ascii="Times New Roman" w:hAnsi="Times New Roman" w:cs="Times New Roman"/>
        </w:rPr>
        <w:t xml:space="preserve">is </w:t>
      </w:r>
      <w:r>
        <w:rPr>
          <w:rFonts w:ascii="Times New Roman" w:hAnsi="Times New Roman" w:cs="Times New Roman"/>
        </w:rPr>
        <w:t xml:space="preserve">used for Scenario C.  To reduce flight time, Scenario’s B and D </w:t>
      </w:r>
      <w:r w:rsidR="00842B5B">
        <w:rPr>
          <w:rFonts w:ascii="Times New Roman" w:hAnsi="Times New Roman" w:cs="Times New Roman"/>
        </w:rPr>
        <w:t>was</w:t>
      </w:r>
      <w:r>
        <w:rPr>
          <w:rFonts w:ascii="Times New Roman" w:hAnsi="Times New Roman" w:cs="Times New Roman"/>
        </w:rPr>
        <w:t xml:space="preserve"> conducted with the Golden Eagle Flight Simulator (GEFS) that is designed with a mock-up of </w:t>
      </w:r>
      <w:r w:rsidR="00842B5B">
        <w:rPr>
          <w:rFonts w:ascii="Times New Roman" w:hAnsi="Times New Roman" w:cs="Times New Roman"/>
        </w:rPr>
        <w:t>its</w:t>
      </w:r>
      <w:r>
        <w:rPr>
          <w:rFonts w:ascii="Times New Roman" w:hAnsi="Times New Roman" w:cs="Times New Roman"/>
        </w:rPr>
        <w:t xml:space="preserve"> onboard sensors and avionics.</w:t>
      </w:r>
    </w:p>
    <w:p w:rsidR="001D76EB" w:rsidRPr="00B738A8" w:rsidRDefault="001D76EB">
      <w:pPr>
        <w:rPr>
          <w:rFonts w:ascii="Times New Roman" w:hAnsi="Times New Roman" w:cs="Times New Roman"/>
        </w:rPr>
      </w:pPr>
    </w:p>
    <w:p w:rsidR="001D76EB" w:rsidRPr="00472E83" w:rsidRDefault="001D76EB" w:rsidP="001D76EB">
      <w:pPr>
        <w:pStyle w:val="Heading2"/>
        <w:rPr>
          <w:rFonts w:ascii="Times New Roman" w:hAnsi="Times New Roman" w:cs="Times New Roman"/>
          <w:b/>
        </w:rPr>
      </w:pPr>
      <w:bookmarkStart w:id="33" w:name="_Toc239096257"/>
      <w:r w:rsidRPr="00472E83">
        <w:rPr>
          <w:rFonts w:ascii="Times New Roman" w:hAnsi="Times New Roman" w:cs="Times New Roman"/>
          <w:b/>
        </w:rPr>
        <w:t>LIMITATIONS AND SCOPE OF TEST</w:t>
      </w:r>
      <w:bookmarkEnd w:id="33"/>
    </w:p>
    <w:p w:rsidR="001D76EB" w:rsidRDefault="00FD5CC3">
      <w:pPr>
        <w:rPr>
          <w:rFonts w:ascii="Times New Roman" w:hAnsi="Times New Roman" w:cs="Times New Roman"/>
        </w:rPr>
      </w:pPr>
      <w:r>
        <w:rPr>
          <w:rFonts w:ascii="Times New Roman" w:hAnsi="Times New Roman" w:cs="Times New Roman"/>
        </w:rPr>
        <w:t xml:space="preserve">Real world events and higher headquarters </w:t>
      </w:r>
      <w:del w:id="34" w:author="Razetto, Virna S CIV NUWC NWPT" w:date="2013-08-28T16:56:00Z">
        <w:r w:rsidDel="000437F4">
          <w:rPr>
            <w:rFonts w:ascii="Times New Roman" w:hAnsi="Times New Roman" w:cs="Times New Roman"/>
          </w:rPr>
          <w:delText>taskings</w:delText>
        </w:r>
      </w:del>
      <w:ins w:id="35" w:author="Razetto, Virna S CIV NUWC NWPT" w:date="2013-08-28T16:56:00Z">
        <w:r w:rsidR="000437F4">
          <w:rPr>
            <w:rFonts w:ascii="Times New Roman" w:hAnsi="Times New Roman" w:cs="Times New Roman"/>
          </w:rPr>
          <w:t>tasking</w:t>
        </w:r>
      </w:ins>
      <w:r>
        <w:rPr>
          <w:rFonts w:ascii="Times New Roman" w:hAnsi="Times New Roman" w:cs="Times New Roman"/>
        </w:rPr>
        <w:t xml:space="preserve"> could impact the availability of test assets and therefore test activities along with the data collected.  Furthermore, the availability is limited to only one aircraft with limited spares.  Reduced funding for FY13 has reduced testing to a maximum of 3 flights per month.</w:t>
      </w:r>
      <w:r w:rsidR="002074F8">
        <w:rPr>
          <w:rFonts w:ascii="Times New Roman" w:hAnsi="Times New Roman" w:cs="Times New Roman"/>
        </w:rPr>
        <w:t xml:space="preserve">  Table 2 summarizes the test limitations and describes the effects on relevant COIs.</w:t>
      </w:r>
    </w:p>
    <w:p w:rsidR="009F0791" w:rsidRDefault="009F0791">
      <w:pPr>
        <w:rPr>
          <w:rFonts w:ascii="Times New Roman" w:hAnsi="Times New Roman" w:cs="Times New Roman"/>
        </w:rPr>
      </w:pPr>
    </w:p>
    <w:tbl>
      <w:tblPr>
        <w:tblW w:w="4872"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39"/>
        <w:gridCol w:w="2015"/>
        <w:gridCol w:w="2590"/>
        <w:gridCol w:w="2587"/>
      </w:tblGrid>
      <w:tr w:rsidR="002074F8" w:rsidRPr="00D40677" w:rsidTr="008B199A">
        <w:trPr>
          <w:cantSplit/>
          <w:tblHeader/>
          <w:jc w:val="center"/>
        </w:trPr>
        <w:tc>
          <w:tcPr>
            <w:tcW w:w="1146" w:type="pct"/>
            <w:shd w:val="clear" w:color="auto" w:fill="FFFFFF"/>
            <w:vAlign w:val="center"/>
          </w:tcPr>
          <w:p w:rsidR="002074F8" w:rsidRPr="00D15D8C" w:rsidRDefault="002074F8" w:rsidP="008B199A">
            <w:pPr>
              <w:pStyle w:val="AFOTECTableHeaderRating"/>
              <w:rPr>
                <w:szCs w:val="22"/>
              </w:rPr>
            </w:pPr>
            <w:r w:rsidRPr="00D15D8C">
              <w:rPr>
                <w:sz w:val="22"/>
                <w:szCs w:val="22"/>
              </w:rPr>
              <w:lastRenderedPageBreak/>
              <w:t>Limitation</w:t>
            </w:r>
          </w:p>
        </w:tc>
        <w:tc>
          <w:tcPr>
            <w:tcW w:w="1080" w:type="pct"/>
            <w:shd w:val="clear" w:color="auto" w:fill="FFFFFF"/>
            <w:vAlign w:val="center"/>
          </w:tcPr>
          <w:p w:rsidR="002074F8" w:rsidRPr="00D15D8C" w:rsidRDefault="002074F8" w:rsidP="008B199A">
            <w:pPr>
              <w:pStyle w:val="AFOTECTableHeaderRating"/>
              <w:rPr>
                <w:szCs w:val="22"/>
              </w:rPr>
            </w:pPr>
            <w:r w:rsidRPr="00D15D8C">
              <w:rPr>
                <w:sz w:val="22"/>
                <w:szCs w:val="22"/>
              </w:rPr>
              <w:t>Mitigation</w:t>
            </w:r>
          </w:p>
        </w:tc>
        <w:tc>
          <w:tcPr>
            <w:tcW w:w="1388" w:type="pct"/>
            <w:shd w:val="clear" w:color="auto" w:fill="FFFFFF"/>
            <w:vAlign w:val="center"/>
          </w:tcPr>
          <w:p w:rsidR="002074F8" w:rsidRPr="00D15D8C" w:rsidRDefault="002074F8" w:rsidP="008B199A">
            <w:pPr>
              <w:pStyle w:val="AFOTECTableHeaderRating"/>
              <w:rPr>
                <w:szCs w:val="22"/>
              </w:rPr>
            </w:pPr>
            <w:r>
              <w:rPr>
                <w:sz w:val="22"/>
                <w:szCs w:val="22"/>
              </w:rPr>
              <w:t>Relevant COIs</w:t>
            </w:r>
          </w:p>
        </w:tc>
        <w:tc>
          <w:tcPr>
            <w:tcW w:w="1387" w:type="pct"/>
            <w:shd w:val="clear" w:color="auto" w:fill="FFFFFF"/>
          </w:tcPr>
          <w:p w:rsidR="002074F8" w:rsidRPr="00D15D8C" w:rsidRDefault="002074F8" w:rsidP="008B199A">
            <w:pPr>
              <w:pStyle w:val="AFOTECTableHeaderRating"/>
              <w:rPr>
                <w:szCs w:val="22"/>
              </w:rPr>
            </w:pPr>
            <w:r>
              <w:rPr>
                <w:sz w:val="22"/>
                <w:szCs w:val="22"/>
              </w:rPr>
              <w:t>Impact</w:t>
            </w:r>
          </w:p>
        </w:tc>
      </w:tr>
      <w:tr w:rsidR="002074F8" w:rsidRPr="00D40677" w:rsidTr="008B199A">
        <w:trPr>
          <w:cantSplit/>
          <w:jc w:val="center"/>
        </w:trPr>
        <w:tc>
          <w:tcPr>
            <w:tcW w:w="1146" w:type="pct"/>
            <w:vAlign w:val="center"/>
          </w:tcPr>
          <w:p w:rsidR="002074F8" w:rsidRPr="00D15D8C" w:rsidRDefault="002074F8" w:rsidP="008B199A">
            <w:pPr>
              <w:pStyle w:val="AFOTECTableText"/>
              <w:rPr>
                <w:rFonts w:ascii="Times New Roman" w:hAnsi="Times New Roman" w:cs="Times New Roman"/>
                <w:color w:val="auto"/>
                <w:sz w:val="22"/>
                <w:szCs w:val="22"/>
              </w:rPr>
            </w:pPr>
            <w:r w:rsidRPr="00D15D8C">
              <w:rPr>
                <w:rFonts w:ascii="Times New Roman" w:hAnsi="Times New Roman" w:cs="Times New Roman"/>
                <w:color w:val="auto"/>
                <w:sz w:val="22"/>
                <w:szCs w:val="22"/>
              </w:rPr>
              <w:t>Limited flight hours for reliability, maintainability, and availability purposes</w:t>
            </w:r>
          </w:p>
        </w:tc>
        <w:tc>
          <w:tcPr>
            <w:tcW w:w="1080" w:type="pct"/>
            <w:vAlign w:val="center"/>
          </w:tcPr>
          <w:p w:rsidR="002074F8" w:rsidRPr="00D15D8C" w:rsidRDefault="002074F8" w:rsidP="008B199A">
            <w:pPr>
              <w:pStyle w:val="AFOTECTableText"/>
              <w:rPr>
                <w:rFonts w:ascii="Times New Roman" w:hAnsi="Times New Roman" w:cs="Times New Roman"/>
                <w:color w:val="auto"/>
                <w:sz w:val="22"/>
                <w:szCs w:val="22"/>
              </w:rPr>
            </w:pPr>
            <w:r w:rsidRPr="00D15D8C">
              <w:rPr>
                <w:rFonts w:ascii="Times New Roman" w:hAnsi="Times New Roman" w:cs="Times New Roman"/>
                <w:color w:val="auto"/>
                <w:sz w:val="22"/>
                <w:szCs w:val="22"/>
              </w:rPr>
              <w:t>Use aircraft readiness model projections</w:t>
            </w:r>
          </w:p>
        </w:tc>
        <w:tc>
          <w:tcPr>
            <w:tcW w:w="1388" w:type="pct"/>
            <w:vAlign w:val="center"/>
          </w:tcPr>
          <w:p w:rsidR="002074F8" w:rsidRDefault="002074F8" w:rsidP="008B199A">
            <w:pPr>
              <w:pStyle w:val="AFOTECTableText"/>
              <w:rPr>
                <w:rFonts w:ascii="Times New Roman" w:hAnsi="Times New Roman" w:cs="Times New Roman"/>
                <w:color w:val="auto"/>
                <w:sz w:val="22"/>
                <w:szCs w:val="22"/>
              </w:rPr>
            </w:pPr>
            <w:r>
              <w:rPr>
                <w:rFonts w:ascii="Times New Roman" w:hAnsi="Times New Roman" w:cs="Times New Roman"/>
                <w:color w:val="auto"/>
                <w:sz w:val="22"/>
                <w:szCs w:val="22"/>
              </w:rPr>
              <w:t xml:space="preserve">COI 1, COI 2, COI </w:t>
            </w:r>
            <w:r w:rsidR="00914749">
              <w:rPr>
                <w:rFonts w:ascii="Times New Roman" w:hAnsi="Times New Roman" w:cs="Times New Roman"/>
                <w:color w:val="auto"/>
                <w:sz w:val="22"/>
                <w:szCs w:val="22"/>
              </w:rPr>
              <w:t>9</w:t>
            </w:r>
            <w:r>
              <w:rPr>
                <w:rFonts w:ascii="Times New Roman" w:hAnsi="Times New Roman" w:cs="Times New Roman"/>
                <w:color w:val="auto"/>
                <w:sz w:val="22"/>
                <w:szCs w:val="22"/>
              </w:rPr>
              <w:t xml:space="preserve">, </w:t>
            </w:r>
          </w:p>
          <w:p w:rsidR="002074F8" w:rsidRPr="00D15D8C" w:rsidRDefault="002074F8" w:rsidP="00914749">
            <w:pPr>
              <w:pStyle w:val="AFOTECTableText"/>
              <w:rPr>
                <w:rFonts w:ascii="Times New Roman" w:hAnsi="Times New Roman" w:cs="Times New Roman"/>
                <w:color w:val="auto"/>
                <w:sz w:val="22"/>
                <w:szCs w:val="22"/>
              </w:rPr>
            </w:pPr>
            <w:r>
              <w:rPr>
                <w:rFonts w:ascii="Times New Roman" w:hAnsi="Times New Roman" w:cs="Times New Roman"/>
                <w:color w:val="auto"/>
                <w:sz w:val="22"/>
                <w:szCs w:val="22"/>
              </w:rPr>
              <w:t xml:space="preserve">COI </w:t>
            </w:r>
            <w:r w:rsidR="00914749">
              <w:rPr>
                <w:rFonts w:ascii="Times New Roman" w:hAnsi="Times New Roman" w:cs="Times New Roman"/>
                <w:color w:val="auto"/>
                <w:sz w:val="22"/>
                <w:szCs w:val="22"/>
              </w:rPr>
              <w:t>10</w:t>
            </w:r>
          </w:p>
        </w:tc>
        <w:tc>
          <w:tcPr>
            <w:tcW w:w="1387" w:type="pct"/>
            <w:vAlign w:val="center"/>
          </w:tcPr>
          <w:p w:rsidR="002074F8" w:rsidRDefault="002074F8" w:rsidP="008B199A">
            <w:r w:rsidRPr="00202A8E">
              <w:rPr>
                <w:rFonts w:ascii="Times New Roman" w:hAnsi="Times New Roman" w:cs="Times New Roman"/>
                <w:sz w:val="22"/>
              </w:rPr>
              <w:t xml:space="preserve">Increased reliance on modeling for reliability and availability </w:t>
            </w:r>
          </w:p>
        </w:tc>
      </w:tr>
      <w:tr w:rsidR="002074F8" w:rsidRPr="00D40677" w:rsidTr="008B199A">
        <w:trPr>
          <w:cantSplit/>
          <w:jc w:val="center"/>
        </w:trPr>
        <w:tc>
          <w:tcPr>
            <w:tcW w:w="1146" w:type="pct"/>
            <w:vAlign w:val="center"/>
          </w:tcPr>
          <w:p w:rsidR="002074F8" w:rsidRPr="00D15D8C" w:rsidRDefault="002074F8" w:rsidP="008B199A">
            <w:pPr>
              <w:pStyle w:val="AFOTECTableText"/>
              <w:rPr>
                <w:rFonts w:ascii="Times New Roman" w:hAnsi="Times New Roman" w:cs="Times New Roman"/>
                <w:color w:val="auto"/>
                <w:sz w:val="22"/>
                <w:szCs w:val="22"/>
              </w:rPr>
            </w:pPr>
            <w:r>
              <w:rPr>
                <w:rFonts w:ascii="Times New Roman" w:hAnsi="Times New Roman" w:cs="Times New Roman"/>
                <w:color w:val="auto"/>
                <w:sz w:val="22"/>
                <w:szCs w:val="22"/>
              </w:rPr>
              <w:t>Lack of real world threats</w:t>
            </w:r>
          </w:p>
        </w:tc>
        <w:tc>
          <w:tcPr>
            <w:tcW w:w="1080" w:type="pct"/>
            <w:vAlign w:val="center"/>
          </w:tcPr>
          <w:p w:rsidR="002074F8" w:rsidRPr="00D15D8C" w:rsidRDefault="002074F8" w:rsidP="008B199A">
            <w:pPr>
              <w:pStyle w:val="AFOTECTableText"/>
              <w:rPr>
                <w:rFonts w:ascii="Times New Roman" w:hAnsi="Times New Roman" w:cs="Times New Roman"/>
                <w:color w:val="auto"/>
                <w:sz w:val="22"/>
                <w:szCs w:val="22"/>
              </w:rPr>
            </w:pPr>
            <w:r>
              <w:rPr>
                <w:rFonts w:ascii="Times New Roman" w:hAnsi="Times New Roman" w:cs="Times New Roman"/>
                <w:color w:val="auto"/>
                <w:sz w:val="22"/>
                <w:szCs w:val="22"/>
              </w:rPr>
              <w:t>Use flight simulators</w:t>
            </w:r>
          </w:p>
        </w:tc>
        <w:tc>
          <w:tcPr>
            <w:tcW w:w="1388" w:type="pct"/>
            <w:vAlign w:val="center"/>
          </w:tcPr>
          <w:p w:rsidR="002074F8" w:rsidRPr="00D15D8C" w:rsidRDefault="002074F8" w:rsidP="008B199A">
            <w:pPr>
              <w:pStyle w:val="AFOTECTableText"/>
              <w:rPr>
                <w:rFonts w:ascii="Times New Roman" w:hAnsi="Times New Roman" w:cs="Times New Roman"/>
                <w:color w:val="auto"/>
                <w:sz w:val="22"/>
                <w:szCs w:val="22"/>
              </w:rPr>
            </w:pPr>
            <w:r>
              <w:rPr>
                <w:rFonts w:ascii="Times New Roman" w:hAnsi="Times New Roman" w:cs="Times New Roman"/>
                <w:color w:val="auto"/>
                <w:sz w:val="22"/>
                <w:szCs w:val="22"/>
              </w:rPr>
              <w:t>COI 3, COI 4, COI 7, COI 10</w:t>
            </w:r>
          </w:p>
        </w:tc>
        <w:tc>
          <w:tcPr>
            <w:tcW w:w="1387" w:type="pct"/>
            <w:vAlign w:val="center"/>
          </w:tcPr>
          <w:p w:rsidR="002074F8" w:rsidRPr="00291EB3" w:rsidRDefault="002074F8" w:rsidP="008B199A">
            <w:pPr>
              <w:rPr>
                <w:rFonts w:ascii="Times New Roman" w:hAnsi="Times New Roman" w:cs="Times New Roman"/>
              </w:rPr>
            </w:pPr>
            <w:r>
              <w:rPr>
                <w:rFonts w:ascii="Times New Roman" w:hAnsi="Times New Roman" w:cs="Times New Roman"/>
                <w:sz w:val="22"/>
              </w:rPr>
              <w:t>Failure to evaluate the susceptibility of the aircraft</w:t>
            </w:r>
          </w:p>
        </w:tc>
      </w:tr>
      <w:tr w:rsidR="002074F8" w:rsidRPr="00D40677" w:rsidTr="008B199A">
        <w:trPr>
          <w:cantSplit/>
          <w:jc w:val="center"/>
        </w:trPr>
        <w:tc>
          <w:tcPr>
            <w:tcW w:w="1146" w:type="pct"/>
            <w:vAlign w:val="center"/>
          </w:tcPr>
          <w:p w:rsidR="002074F8" w:rsidRPr="00D15D8C" w:rsidRDefault="002074F8" w:rsidP="008B199A">
            <w:pPr>
              <w:pStyle w:val="AFOTECTableText"/>
              <w:rPr>
                <w:rFonts w:ascii="Times New Roman" w:hAnsi="Times New Roman" w:cs="Times New Roman"/>
                <w:color w:val="auto"/>
                <w:sz w:val="22"/>
                <w:szCs w:val="22"/>
              </w:rPr>
            </w:pPr>
            <w:r>
              <w:rPr>
                <w:rFonts w:ascii="Times New Roman" w:hAnsi="Times New Roman" w:cs="Times New Roman"/>
                <w:color w:val="auto"/>
                <w:sz w:val="22"/>
                <w:szCs w:val="22"/>
              </w:rPr>
              <w:t>Inadequate test budget</w:t>
            </w:r>
          </w:p>
        </w:tc>
        <w:tc>
          <w:tcPr>
            <w:tcW w:w="1080" w:type="pct"/>
            <w:vAlign w:val="center"/>
          </w:tcPr>
          <w:p w:rsidR="002074F8" w:rsidRPr="00D15D8C" w:rsidRDefault="002074F8" w:rsidP="008B199A">
            <w:pPr>
              <w:pStyle w:val="AFOTECTableText"/>
              <w:rPr>
                <w:rFonts w:ascii="Times New Roman" w:hAnsi="Times New Roman" w:cs="Times New Roman"/>
                <w:color w:val="auto"/>
                <w:sz w:val="22"/>
                <w:szCs w:val="22"/>
              </w:rPr>
            </w:pPr>
            <w:r w:rsidRPr="00D15D8C">
              <w:rPr>
                <w:rFonts w:ascii="Times New Roman" w:hAnsi="Times New Roman" w:cs="Times New Roman"/>
                <w:color w:val="auto"/>
                <w:sz w:val="22"/>
                <w:szCs w:val="22"/>
              </w:rPr>
              <w:t>None</w:t>
            </w:r>
          </w:p>
        </w:tc>
        <w:tc>
          <w:tcPr>
            <w:tcW w:w="1388" w:type="pct"/>
            <w:vAlign w:val="center"/>
          </w:tcPr>
          <w:p w:rsidR="002074F8" w:rsidRPr="00D15D8C" w:rsidRDefault="002074F8" w:rsidP="008B199A">
            <w:pPr>
              <w:pStyle w:val="AFOTECTableText"/>
              <w:rPr>
                <w:rFonts w:ascii="Times New Roman" w:hAnsi="Times New Roman" w:cs="Times New Roman"/>
                <w:color w:val="auto"/>
                <w:sz w:val="22"/>
                <w:szCs w:val="22"/>
              </w:rPr>
            </w:pPr>
            <w:r>
              <w:rPr>
                <w:rFonts w:ascii="Times New Roman" w:hAnsi="Times New Roman" w:cs="Times New Roman"/>
                <w:color w:val="auto"/>
                <w:sz w:val="22"/>
                <w:szCs w:val="22"/>
              </w:rPr>
              <w:t xml:space="preserve">COI 1, COI 5, COI 7 </w:t>
            </w:r>
          </w:p>
        </w:tc>
        <w:tc>
          <w:tcPr>
            <w:tcW w:w="1387" w:type="pct"/>
            <w:vAlign w:val="center"/>
          </w:tcPr>
          <w:p w:rsidR="002074F8" w:rsidRDefault="002074F8" w:rsidP="008B199A">
            <w:r w:rsidRPr="00202A8E">
              <w:rPr>
                <w:rFonts w:ascii="Times New Roman" w:hAnsi="Times New Roman" w:cs="Times New Roman"/>
                <w:sz w:val="22"/>
              </w:rPr>
              <w:t xml:space="preserve">Increased reliance on modeling </w:t>
            </w:r>
            <w:r>
              <w:rPr>
                <w:rFonts w:ascii="Times New Roman" w:hAnsi="Times New Roman" w:cs="Times New Roman"/>
                <w:sz w:val="22"/>
              </w:rPr>
              <w:t>and simulation</w:t>
            </w:r>
            <w:r w:rsidRPr="00202A8E">
              <w:rPr>
                <w:rFonts w:ascii="Times New Roman" w:hAnsi="Times New Roman" w:cs="Times New Roman"/>
                <w:sz w:val="22"/>
              </w:rPr>
              <w:t xml:space="preserve"> </w:t>
            </w:r>
          </w:p>
        </w:tc>
      </w:tr>
      <w:tr w:rsidR="002074F8" w:rsidRPr="00D40677" w:rsidTr="008B199A">
        <w:trPr>
          <w:cantSplit/>
          <w:jc w:val="center"/>
        </w:trPr>
        <w:tc>
          <w:tcPr>
            <w:tcW w:w="1146" w:type="pct"/>
            <w:vAlign w:val="center"/>
          </w:tcPr>
          <w:p w:rsidR="002074F8" w:rsidRPr="00D15D8C" w:rsidRDefault="002074F8" w:rsidP="008B199A">
            <w:pPr>
              <w:pStyle w:val="AFOTECTableText"/>
              <w:rPr>
                <w:rFonts w:ascii="Times New Roman" w:hAnsi="Times New Roman" w:cs="Times New Roman"/>
                <w:color w:val="auto"/>
                <w:sz w:val="22"/>
                <w:szCs w:val="22"/>
              </w:rPr>
            </w:pPr>
            <w:r>
              <w:rPr>
                <w:rFonts w:ascii="Times New Roman" w:hAnsi="Times New Roman" w:cs="Times New Roman"/>
                <w:color w:val="auto"/>
                <w:sz w:val="22"/>
                <w:szCs w:val="22"/>
              </w:rPr>
              <w:t>Lack of spare parts</w:t>
            </w:r>
          </w:p>
        </w:tc>
        <w:tc>
          <w:tcPr>
            <w:tcW w:w="1080" w:type="pct"/>
            <w:vAlign w:val="center"/>
          </w:tcPr>
          <w:p w:rsidR="002074F8" w:rsidRPr="00D15D8C" w:rsidRDefault="002074F8" w:rsidP="008B199A">
            <w:pPr>
              <w:pStyle w:val="AFOTECTableText"/>
              <w:rPr>
                <w:rFonts w:ascii="Times New Roman" w:hAnsi="Times New Roman" w:cs="Times New Roman"/>
                <w:color w:val="auto"/>
                <w:sz w:val="22"/>
                <w:szCs w:val="22"/>
              </w:rPr>
            </w:pPr>
            <w:r w:rsidRPr="00D15D8C">
              <w:rPr>
                <w:rFonts w:ascii="Times New Roman" w:hAnsi="Times New Roman" w:cs="Times New Roman"/>
                <w:color w:val="auto"/>
                <w:sz w:val="22"/>
                <w:szCs w:val="22"/>
              </w:rPr>
              <w:t>None</w:t>
            </w:r>
          </w:p>
        </w:tc>
        <w:tc>
          <w:tcPr>
            <w:tcW w:w="1388" w:type="pct"/>
            <w:vAlign w:val="center"/>
          </w:tcPr>
          <w:p w:rsidR="002074F8" w:rsidRPr="00D15D8C" w:rsidRDefault="002074F8" w:rsidP="00914749">
            <w:pPr>
              <w:pStyle w:val="AFOTECTableText"/>
              <w:rPr>
                <w:rFonts w:ascii="Times New Roman" w:hAnsi="Times New Roman" w:cs="Times New Roman"/>
                <w:color w:val="auto"/>
                <w:sz w:val="22"/>
                <w:szCs w:val="22"/>
              </w:rPr>
            </w:pPr>
            <w:r>
              <w:rPr>
                <w:rFonts w:ascii="Times New Roman" w:hAnsi="Times New Roman" w:cs="Times New Roman"/>
                <w:color w:val="auto"/>
                <w:sz w:val="22"/>
                <w:szCs w:val="22"/>
              </w:rPr>
              <w:t xml:space="preserve">COI 2, COI </w:t>
            </w:r>
            <w:r w:rsidR="00914749">
              <w:rPr>
                <w:rFonts w:ascii="Times New Roman" w:hAnsi="Times New Roman" w:cs="Times New Roman"/>
                <w:color w:val="auto"/>
                <w:sz w:val="22"/>
                <w:szCs w:val="22"/>
              </w:rPr>
              <w:t>12</w:t>
            </w:r>
            <w:r>
              <w:rPr>
                <w:rFonts w:ascii="Times New Roman" w:hAnsi="Times New Roman" w:cs="Times New Roman"/>
                <w:color w:val="auto"/>
                <w:sz w:val="22"/>
                <w:szCs w:val="22"/>
              </w:rPr>
              <w:t xml:space="preserve">, COI 11 </w:t>
            </w:r>
          </w:p>
        </w:tc>
        <w:tc>
          <w:tcPr>
            <w:tcW w:w="1387" w:type="pct"/>
            <w:vAlign w:val="center"/>
          </w:tcPr>
          <w:p w:rsidR="002074F8" w:rsidRPr="004E009D" w:rsidRDefault="002074F8" w:rsidP="008B199A">
            <w:pPr>
              <w:rPr>
                <w:rFonts w:ascii="Times New Roman" w:hAnsi="Times New Roman" w:cs="Times New Roman"/>
              </w:rPr>
            </w:pPr>
            <w:r>
              <w:rPr>
                <w:rFonts w:ascii="Times New Roman" w:hAnsi="Times New Roman" w:cs="Times New Roman"/>
              </w:rPr>
              <w:t>Failure to accredit the durability and reliability of the aircraft</w:t>
            </w:r>
          </w:p>
        </w:tc>
      </w:tr>
      <w:tr w:rsidR="002074F8" w:rsidRPr="00D40677" w:rsidTr="008B199A">
        <w:trPr>
          <w:cantSplit/>
          <w:jc w:val="center"/>
        </w:trPr>
        <w:tc>
          <w:tcPr>
            <w:tcW w:w="1146" w:type="pct"/>
            <w:vAlign w:val="center"/>
          </w:tcPr>
          <w:p w:rsidR="002074F8" w:rsidRPr="00D15D8C" w:rsidRDefault="002074F8" w:rsidP="008B199A">
            <w:pPr>
              <w:pStyle w:val="AFOTECTableText"/>
              <w:ind w:left="0"/>
              <w:rPr>
                <w:rFonts w:ascii="Times New Roman" w:hAnsi="Times New Roman" w:cs="Times New Roman"/>
                <w:color w:val="auto"/>
                <w:sz w:val="22"/>
                <w:szCs w:val="22"/>
              </w:rPr>
            </w:pPr>
            <w:r>
              <w:rPr>
                <w:rFonts w:ascii="Times New Roman" w:hAnsi="Times New Roman" w:cs="Times New Roman"/>
                <w:color w:val="auto"/>
                <w:sz w:val="22"/>
                <w:szCs w:val="22"/>
              </w:rPr>
              <w:t xml:space="preserve">Unable to test under environmental extremities </w:t>
            </w:r>
          </w:p>
        </w:tc>
        <w:tc>
          <w:tcPr>
            <w:tcW w:w="1080" w:type="pct"/>
            <w:vAlign w:val="center"/>
          </w:tcPr>
          <w:p w:rsidR="002074F8" w:rsidRPr="00D15D8C" w:rsidRDefault="002074F8" w:rsidP="008B199A">
            <w:pPr>
              <w:pStyle w:val="AFOTECTableText"/>
              <w:rPr>
                <w:rFonts w:ascii="Times New Roman" w:hAnsi="Times New Roman" w:cs="Times New Roman"/>
                <w:color w:val="auto"/>
                <w:sz w:val="22"/>
                <w:szCs w:val="22"/>
              </w:rPr>
            </w:pPr>
            <w:r>
              <w:rPr>
                <w:rFonts w:ascii="Times New Roman" w:hAnsi="Times New Roman" w:cs="Times New Roman"/>
                <w:color w:val="auto"/>
                <w:sz w:val="22"/>
                <w:szCs w:val="22"/>
              </w:rPr>
              <w:t>Move assets to different test site</w:t>
            </w:r>
          </w:p>
        </w:tc>
        <w:tc>
          <w:tcPr>
            <w:tcW w:w="1388" w:type="pct"/>
            <w:vAlign w:val="center"/>
          </w:tcPr>
          <w:p w:rsidR="002074F8" w:rsidRPr="00D15D8C" w:rsidRDefault="002074F8" w:rsidP="008B199A">
            <w:pPr>
              <w:pStyle w:val="AFOTECTableText"/>
              <w:rPr>
                <w:rFonts w:ascii="Times New Roman" w:hAnsi="Times New Roman" w:cs="Times New Roman"/>
                <w:color w:val="auto"/>
                <w:sz w:val="22"/>
                <w:szCs w:val="22"/>
              </w:rPr>
            </w:pPr>
            <w:r>
              <w:rPr>
                <w:rFonts w:ascii="Times New Roman" w:hAnsi="Times New Roman" w:cs="Times New Roman"/>
                <w:color w:val="auto"/>
                <w:sz w:val="22"/>
                <w:szCs w:val="22"/>
              </w:rPr>
              <w:t>COI 3, COI 5, COI 6</w:t>
            </w:r>
          </w:p>
        </w:tc>
        <w:tc>
          <w:tcPr>
            <w:tcW w:w="1387" w:type="pct"/>
            <w:vAlign w:val="center"/>
          </w:tcPr>
          <w:p w:rsidR="002074F8" w:rsidRPr="004E009D" w:rsidRDefault="002074F8" w:rsidP="008B199A">
            <w:pPr>
              <w:rPr>
                <w:rFonts w:ascii="Times New Roman" w:hAnsi="Times New Roman" w:cs="Times New Roman"/>
              </w:rPr>
            </w:pPr>
            <w:r w:rsidRPr="004E009D">
              <w:rPr>
                <w:rFonts w:ascii="Times New Roman" w:hAnsi="Times New Roman" w:cs="Times New Roman"/>
                <w:sz w:val="22"/>
              </w:rPr>
              <w:t>Failure to evaluate the capability to operate in all weather conditions</w:t>
            </w:r>
          </w:p>
        </w:tc>
      </w:tr>
      <w:tr w:rsidR="002074F8" w:rsidRPr="00D40677" w:rsidTr="008B199A">
        <w:trPr>
          <w:cantSplit/>
          <w:jc w:val="center"/>
        </w:trPr>
        <w:tc>
          <w:tcPr>
            <w:tcW w:w="1146" w:type="pct"/>
            <w:vAlign w:val="center"/>
          </w:tcPr>
          <w:p w:rsidR="002074F8" w:rsidRPr="00D15D8C" w:rsidRDefault="002074F8" w:rsidP="008B199A">
            <w:pPr>
              <w:pStyle w:val="AFOTECTableText"/>
              <w:rPr>
                <w:rFonts w:ascii="Times New Roman" w:hAnsi="Times New Roman" w:cs="Times New Roman"/>
                <w:color w:val="auto"/>
                <w:sz w:val="22"/>
                <w:szCs w:val="22"/>
              </w:rPr>
            </w:pPr>
            <w:r>
              <w:rPr>
                <w:rFonts w:ascii="Times New Roman" w:hAnsi="Times New Roman" w:cs="Times New Roman"/>
                <w:color w:val="auto"/>
                <w:sz w:val="22"/>
                <w:szCs w:val="22"/>
              </w:rPr>
              <w:t>Platform availability</w:t>
            </w:r>
          </w:p>
        </w:tc>
        <w:tc>
          <w:tcPr>
            <w:tcW w:w="1080" w:type="pct"/>
            <w:vAlign w:val="center"/>
          </w:tcPr>
          <w:p w:rsidR="002074F8" w:rsidRPr="00D15D8C" w:rsidRDefault="002074F8" w:rsidP="008B199A">
            <w:pPr>
              <w:pStyle w:val="AFOTECTableText"/>
              <w:rPr>
                <w:rFonts w:ascii="Times New Roman" w:hAnsi="Times New Roman" w:cs="Times New Roman"/>
                <w:color w:val="auto"/>
                <w:sz w:val="22"/>
                <w:szCs w:val="22"/>
              </w:rPr>
            </w:pPr>
            <w:r w:rsidRPr="00D15D8C">
              <w:rPr>
                <w:rFonts w:ascii="Times New Roman" w:hAnsi="Times New Roman" w:cs="Times New Roman"/>
                <w:color w:val="auto"/>
                <w:sz w:val="22"/>
                <w:szCs w:val="22"/>
              </w:rPr>
              <w:t>None</w:t>
            </w:r>
          </w:p>
        </w:tc>
        <w:tc>
          <w:tcPr>
            <w:tcW w:w="1388" w:type="pct"/>
            <w:vAlign w:val="center"/>
          </w:tcPr>
          <w:p w:rsidR="002074F8" w:rsidRPr="00D15D8C" w:rsidRDefault="002074F8" w:rsidP="00914749">
            <w:pPr>
              <w:pStyle w:val="AFOTECTableText"/>
              <w:rPr>
                <w:rFonts w:ascii="Times New Roman" w:hAnsi="Times New Roman" w:cs="Times New Roman"/>
                <w:color w:val="auto"/>
                <w:sz w:val="22"/>
                <w:szCs w:val="22"/>
              </w:rPr>
            </w:pPr>
            <w:r>
              <w:rPr>
                <w:rFonts w:ascii="Times New Roman" w:hAnsi="Times New Roman" w:cs="Times New Roman"/>
                <w:color w:val="auto"/>
                <w:sz w:val="22"/>
                <w:szCs w:val="22"/>
              </w:rPr>
              <w:t xml:space="preserve">COI 1, COI 2, COI 5, COI </w:t>
            </w:r>
            <w:r w:rsidR="00914749">
              <w:rPr>
                <w:rFonts w:ascii="Times New Roman" w:hAnsi="Times New Roman" w:cs="Times New Roman"/>
                <w:color w:val="auto"/>
                <w:sz w:val="22"/>
                <w:szCs w:val="22"/>
              </w:rPr>
              <w:t>12</w:t>
            </w:r>
            <w:r>
              <w:rPr>
                <w:rFonts w:ascii="Times New Roman" w:hAnsi="Times New Roman" w:cs="Times New Roman"/>
                <w:color w:val="auto"/>
                <w:sz w:val="22"/>
                <w:szCs w:val="22"/>
              </w:rPr>
              <w:t>, COI 11</w:t>
            </w:r>
          </w:p>
        </w:tc>
        <w:tc>
          <w:tcPr>
            <w:tcW w:w="1387" w:type="pct"/>
            <w:vAlign w:val="center"/>
          </w:tcPr>
          <w:p w:rsidR="002074F8" w:rsidRPr="004E009D" w:rsidRDefault="002074F8" w:rsidP="008B199A">
            <w:pPr>
              <w:rPr>
                <w:rFonts w:ascii="Times New Roman" w:hAnsi="Times New Roman" w:cs="Times New Roman"/>
              </w:rPr>
            </w:pPr>
            <w:r w:rsidRPr="004E009D">
              <w:rPr>
                <w:rFonts w:ascii="Times New Roman" w:hAnsi="Times New Roman" w:cs="Times New Roman"/>
                <w:sz w:val="22"/>
              </w:rPr>
              <w:t>Increased reliance on modeling and simulation</w:t>
            </w:r>
          </w:p>
        </w:tc>
      </w:tr>
      <w:tr w:rsidR="002074F8" w:rsidRPr="00D40677" w:rsidTr="008B199A">
        <w:trPr>
          <w:cantSplit/>
          <w:jc w:val="center"/>
        </w:trPr>
        <w:tc>
          <w:tcPr>
            <w:tcW w:w="1146" w:type="pct"/>
            <w:vAlign w:val="center"/>
          </w:tcPr>
          <w:p w:rsidR="002074F8" w:rsidRPr="004E009D" w:rsidRDefault="002074F8" w:rsidP="008B199A">
            <w:pPr>
              <w:pStyle w:val="AFOTECTableText"/>
              <w:rPr>
                <w:rFonts w:ascii="Times New Roman" w:hAnsi="Times New Roman" w:cs="Times New Roman"/>
                <w:color w:val="auto"/>
                <w:sz w:val="22"/>
                <w:szCs w:val="22"/>
              </w:rPr>
            </w:pPr>
            <w:r>
              <w:rPr>
                <w:rFonts w:ascii="Times New Roman" w:hAnsi="Times New Roman" w:cs="Times New Roman"/>
                <w:color w:val="auto"/>
                <w:sz w:val="22"/>
                <w:szCs w:val="22"/>
              </w:rPr>
              <w:t>Lack of specified Jammer</w:t>
            </w:r>
          </w:p>
        </w:tc>
        <w:tc>
          <w:tcPr>
            <w:tcW w:w="1080" w:type="pct"/>
            <w:vAlign w:val="center"/>
          </w:tcPr>
          <w:p w:rsidR="002074F8" w:rsidRPr="004E009D" w:rsidRDefault="002074F8" w:rsidP="008B199A">
            <w:pPr>
              <w:pStyle w:val="AFOTECTableText"/>
              <w:rPr>
                <w:rFonts w:ascii="Times New Roman" w:hAnsi="Times New Roman" w:cs="Times New Roman"/>
                <w:color w:val="auto"/>
                <w:sz w:val="22"/>
                <w:szCs w:val="22"/>
              </w:rPr>
            </w:pPr>
            <w:r>
              <w:rPr>
                <w:rFonts w:ascii="Times New Roman" w:hAnsi="Times New Roman" w:cs="Times New Roman"/>
                <w:color w:val="auto"/>
                <w:sz w:val="22"/>
                <w:szCs w:val="22"/>
              </w:rPr>
              <w:t>Use alternate ECM</w:t>
            </w:r>
          </w:p>
        </w:tc>
        <w:tc>
          <w:tcPr>
            <w:tcW w:w="1388" w:type="pct"/>
            <w:vAlign w:val="center"/>
          </w:tcPr>
          <w:p w:rsidR="002074F8" w:rsidRPr="004E009D" w:rsidRDefault="002074F8" w:rsidP="008B199A">
            <w:pPr>
              <w:pStyle w:val="AFOTECTableText"/>
              <w:rPr>
                <w:rFonts w:ascii="Times New Roman" w:hAnsi="Times New Roman" w:cs="Times New Roman"/>
                <w:color w:val="auto"/>
                <w:sz w:val="22"/>
                <w:szCs w:val="22"/>
              </w:rPr>
            </w:pPr>
            <w:r>
              <w:rPr>
                <w:rFonts w:ascii="Times New Roman" w:hAnsi="Times New Roman" w:cs="Times New Roman"/>
                <w:color w:val="auto"/>
                <w:sz w:val="22"/>
                <w:szCs w:val="22"/>
              </w:rPr>
              <w:t>COI 3, COI 10</w:t>
            </w:r>
          </w:p>
        </w:tc>
        <w:tc>
          <w:tcPr>
            <w:tcW w:w="1387" w:type="pct"/>
            <w:vAlign w:val="center"/>
          </w:tcPr>
          <w:p w:rsidR="002074F8" w:rsidRPr="004E009D" w:rsidRDefault="002074F8" w:rsidP="008B199A">
            <w:pPr>
              <w:rPr>
                <w:rFonts w:ascii="Times New Roman" w:hAnsi="Times New Roman" w:cs="Times New Roman"/>
              </w:rPr>
            </w:pPr>
            <w:r>
              <w:rPr>
                <w:rFonts w:ascii="Times New Roman" w:hAnsi="Times New Roman" w:cs="Times New Roman"/>
                <w:sz w:val="22"/>
              </w:rPr>
              <w:t>Electronic protection test results may vary</w:t>
            </w:r>
          </w:p>
        </w:tc>
      </w:tr>
      <w:tr w:rsidR="002074F8" w:rsidRPr="00D40677" w:rsidTr="008B199A">
        <w:trPr>
          <w:cantSplit/>
          <w:jc w:val="center"/>
        </w:trPr>
        <w:tc>
          <w:tcPr>
            <w:tcW w:w="1146" w:type="pct"/>
            <w:vAlign w:val="center"/>
          </w:tcPr>
          <w:p w:rsidR="002074F8" w:rsidRDefault="002074F8" w:rsidP="008B199A">
            <w:pPr>
              <w:pStyle w:val="AFOTECTableText"/>
              <w:rPr>
                <w:rFonts w:ascii="Times New Roman" w:hAnsi="Times New Roman" w:cs="Times New Roman"/>
                <w:color w:val="auto"/>
                <w:sz w:val="22"/>
                <w:szCs w:val="22"/>
              </w:rPr>
            </w:pPr>
            <w:r>
              <w:rPr>
                <w:rFonts w:ascii="Times New Roman" w:hAnsi="Times New Roman" w:cs="Times New Roman"/>
                <w:color w:val="auto"/>
                <w:sz w:val="22"/>
                <w:szCs w:val="22"/>
              </w:rPr>
              <w:t>Lack of real enemy targets</w:t>
            </w:r>
          </w:p>
        </w:tc>
        <w:tc>
          <w:tcPr>
            <w:tcW w:w="1080" w:type="pct"/>
            <w:vAlign w:val="center"/>
          </w:tcPr>
          <w:p w:rsidR="002074F8" w:rsidRDefault="002074F8" w:rsidP="008B199A">
            <w:pPr>
              <w:pStyle w:val="AFOTECTableText"/>
              <w:rPr>
                <w:rFonts w:ascii="Times New Roman" w:hAnsi="Times New Roman" w:cs="Times New Roman"/>
                <w:color w:val="auto"/>
                <w:sz w:val="22"/>
                <w:szCs w:val="22"/>
              </w:rPr>
            </w:pPr>
            <w:r>
              <w:rPr>
                <w:rFonts w:ascii="Times New Roman" w:hAnsi="Times New Roman" w:cs="Times New Roman"/>
                <w:color w:val="auto"/>
                <w:sz w:val="22"/>
                <w:szCs w:val="22"/>
              </w:rPr>
              <w:t xml:space="preserve">Consider </w:t>
            </w:r>
          </w:p>
        </w:tc>
        <w:tc>
          <w:tcPr>
            <w:tcW w:w="1388" w:type="pct"/>
            <w:vAlign w:val="center"/>
          </w:tcPr>
          <w:p w:rsidR="002074F8" w:rsidRDefault="002074F8" w:rsidP="00914749">
            <w:pPr>
              <w:pStyle w:val="AFOTECTableText"/>
              <w:rPr>
                <w:rFonts w:ascii="Times New Roman" w:hAnsi="Times New Roman" w:cs="Times New Roman"/>
                <w:color w:val="auto"/>
                <w:sz w:val="22"/>
                <w:szCs w:val="22"/>
              </w:rPr>
            </w:pPr>
            <w:r>
              <w:rPr>
                <w:rFonts w:ascii="Times New Roman" w:hAnsi="Times New Roman" w:cs="Times New Roman"/>
                <w:color w:val="auto"/>
                <w:sz w:val="22"/>
                <w:szCs w:val="22"/>
              </w:rPr>
              <w:t xml:space="preserve">COI 4, COI 10, COI </w:t>
            </w:r>
            <w:r w:rsidR="00914749">
              <w:rPr>
                <w:rFonts w:ascii="Times New Roman" w:hAnsi="Times New Roman" w:cs="Times New Roman"/>
                <w:color w:val="auto"/>
                <w:sz w:val="22"/>
                <w:szCs w:val="22"/>
              </w:rPr>
              <w:t>9</w:t>
            </w:r>
          </w:p>
        </w:tc>
        <w:tc>
          <w:tcPr>
            <w:tcW w:w="1387" w:type="pct"/>
            <w:vAlign w:val="center"/>
          </w:tcPr>
          <w:p w:rsidR="002074F8" w:rsidRDefault="002074F8" w:rsidP="008B199A">
            <w:pPr>
              <w:rPr>
                <w:rFonts w:ascii="Times New Roman" w:hAnsi="Times New Roman" w:cs="Times New Roman"/>
              </w:rPr>
            </w:pPr>
            <w:r>
              <w:rPr>
                <w:rFonts w:ascii="Times New Roman" w:hAnsi="Times New Roman" w:cs="Times New Roman"/>
                <w:sz w:val="22"/>
              </w:rPr>
              <w:t>Unable to assess the lethality of firepower</w:t>
            </w:r>
          </w:p>
        </w:tc>
      </w:tr>
      <w:tr w:rsidR="002074F8" w:rsidRPr="00D40677" w:rsidTr="008B199A">
        <w:trPr>
          <w:cantSplit/>
          <w:jc w:val="center"/>
        </w:trPr>
        <w:tc>
          <w:tcPr>
            <w:tcW w:w="1146" w:type="pct"/>
            <w:vAlign w:val="center"/>
          </w:tcPr>
          <w:p w:rsidR="002074F8" w:rsidRPr="004E009D" w:rsidRDefault="002074F8" w:rsidP="008B199A">
            <w:pPr>
              <w:pStyle w:val="AFOTECTableText"/>
              <w:rPr>
                <w:rFonts w:ascii="Times New Roman" w:hAnsi="Times New Roman" w:cs="Times New Roman"/>
                <w:color w:val="auto"/>
                <w:sz w:val="22"/>
                <w:szCs w:val="22"/>
              </w:rPr>
            </w:pPr>
            <w:r>
              <w:rPr>
                <w:rFonts w:ascii="Times New Roman" w:hAnsi="Times New Roman" w:cs="Times New Roman"/>
                <w:color w:val="auto"/>
                <w:sz w:val="22"/>
                <w:szCs w:val="22"/>
              </w:rPr>
              <w:t>Unable to deploy aircraft to a representative AOR</w:t>
            </w:r>
          </w:p>
        </w:tc>
        <w:tc>
          <w:tcPr>
            <w:tcW w:w="1080" w:type="pct"/>
            <w:vAlign w:val="center"/>
          </w:tcPr>
          <w:p w:rsidR="002074F8" w:rsidRPr="004E009D" w:rsidRDefault="002074F8" w:rsidP="008B199A">
            <w:pPr>
              <w:pStyle w:val="AFOTECTableText"/>
              <w:rPr>
                <w:rFonts w:ascii="Times New Roman" w:hAnsi="Times New Roman" w:cs="Times New Roman"/>
                <w:color w:val="auto"/>
                <w:sz w:val="22"/>
                <w:szCs w:val="22"/>
              </w:rPr>
            </w:pPr>
            <w:r>
              <w:rPr>
                <w:rFonts w:ascii="Times New Roman" w:hAnsi="Times New Roman" w:cs="Times New Roman"/>
                <w:color w:val="auto"/>
                <w:sz w:val="22"/>
                <w:szCs w:val="22"/>
              </w:rPr>
              <w:t>Consider operational impacts during evaluation</w:t>
            </w:r>
          </w:p>
        </w:tc>
        <w:tc>
          <w:tcPr>
            <w:tcW w:w="1388" w:type="pct"/>
            <w:vAlign w:val="center"/>
          </w:tcPr>
          <w:p w:rsidR="002074F8" w:rsidRPr="004E009D" w:rsidRDefault="002074F8" w:rsidP="008B199A">
            <w:pPr>
              <w:pStyle w:val="AFOTECTableText"/>
              <w:rPr>
                <w:rFonts w:ascii="Times New Roman" w:hAnsi="Times New Roman" w:cs="Times New Roman"/>
                <w:color w:val="auto"/>
                <w:sz w:val="22"/>
                <w:szCs w:val="22"/>
              </w:rPr>
            </w:pPr>
            <w:r>
              <w:rPr>
                <w:rFonts w:ascii="Times New Roman" w:hAnsi="Times New Roman" w:cs="Times New Roman"/>
                <w:color w:val="auto"/>
                <w:sz w:val="22"/>
                <w:szCs w:val="22"/>
              </w:rPr>
              <w:t>COI 3, COI4, COI 5, COI 7, COI  8, COI 9, COI 10, COI 12</w:t>
            </w:r>
          </w:p>
        </w:tc>
        <w:tc>
          <w:tcPr>
            <w:tcW w:w="1387" w:type="pct"/>
            <w:vAlign w:val="center"/>
          </w:tcPr>
          <w:p w:rsidR="002074F8" w:rsidRPr="004E009D" w:rsidRDefault="002074F8" w:rsidP="008B199A">
            <w:pPr>
              <w:rPr>
                <w:rFonts w:ascii="Times New Roman" w:hAnsi="Times New Roman" w:cs="Times New Roman"/>
              </w:rPr>
            </w:pPr>
            <w:r>
              <w:rPr>
                <w:rFonts w:ascii="Times New Roman" w:hAnsi="Times New Roman" w:cs="Times New Roman"/>
                <w:sz w:val="22"/>
              </w:rPr>
              <w:t>Maintenance and logistics will not match operational environment of early fielding</w:t>
            </w:r>
          </w:p>
        </w:tc>
      </w:tr>
    </w:tbl>
    <w:p w:rsidR="002074F8" w:rsidRPr="005629B3" w:rsidRDefault="002074F8" w:rsidP="002074F8">
      <w:pPr>
        <w:pStyle w:val="Caption"/>
        <w:jc w:val="center"/>
        <w:rPr>
          <w:rFonts w:ascii="Times New Roman" w:hAnsi="Times New Roman" w:cs="Times New Roman"/>
          <w:sz w:val="20"/>
        </w:rPr>
      </w:pPr>
      <w:bookmarkStart w:id="36" w:name="_Toc364701399"/>
      <w:bookmarkStart w:id="37" w:name="_Toc364862451"/>
      <w:r w:rsidRPr="005629B3">
        <w:rPr>
          <w:sz w:val="20"/>
        </w:rPr>
        <w:t xml:space="preserve">Table </w:t>
      </w:r>
      <w:r w:rsidR="007A1BEB" w:rsidRPr="005629B3">
        <w:rPr>
          <w:sz w:val="20"/>
        </w:rPr>
        <w:fldChar w:fldCharType="begin"/>
      </w:r>
      <w:r w:rsidRPr="005629B3">
        <w:rPr>
          <w:sz w:val="20"/>
        </w:rPr>
        <w:instrText xml:space="preserve"> SEQ Table \* ARABIC </w:instrText>
      </w:r>
      <w:r w:rsidR="007A1BEB" w:rsidRPr="005629B3">
        <w:rPr>
          <w:sz w:val="20"/>
        </w:rPr>
        <w:fldChar w:fldCharType="separate"/>
      </w:r>
      <w:r w:rsidRPr="005629B3">
        <w:rPr>
          <w:noProof/>
          <w:sz w:val="20"/>
        </w:rPr>
        <w:t>2</w:t>
      </w:r>
      <w:r w:rsidR="007A1BEB" w:rsidRPr="005629B3">
        <w:rPr>
          <w:sz w:val="20"/>
        </w:rPr>
        <w:fldChar w:fldCharType="end"/>
      </w:r>
      <w:r w:rsidRPr="005629B3">
        <w:rPr>
          <w:sz w:val="20"/>
        </w:rPr>
        <w:t>. Limitation Summary</w:t>
      </w:r>
      <w:bookmarkEnd w:id="36"/>
      <w:bookmarkEnd w:id="37"/>
    </w:p>
    <w:p w:rsidR="002074F8" w:rsidRPr="00B738A8" w:rsidRDefault="002074F8">
      <w:pPr>
        <w:rPr>
          <w:rFonts w:ascii="Times New Roman" w:hAnsi="Times New Roman" w:cs="Times New Roman"/>
        </w:rPr>
      </w:pPr>
    </w:p>
    <w:p w:rsidR="00DF33AC" w:rsidRPr="00B738A8" w:rsidRDefault="00646FAA" w:rsidP="00B738A8">
      <w:pPr>
        <w:pStyle w:val="Heading1"/>
        <w:rPr>
          <w:rFonts w:ascii="Times New Roman" w:hAnsi="Times New Roman" w:cs="Times New Roman"/>
          <w:b/>
        </w:rPr>
      </w:pPr>
      <w:bookmarkStart w:id="38" w:name="_Toc239096258"/>
      <w:r w:rsidRPr="00B738A8">
        <w:rPr>
          <w:rFonts w:ascii="Times New Roman" w:hAnsi="Times New Roman" w:cs="Times New Roman"/>
          <w:b/>
        </w:rPr>
        <w:t>4</w:t>
      </w:r>
      <w:r w:rsidRPr="00B738A8">
        <w:rPr>
          <w:rFonts w:ascii="Times New Roman" w:hAnsi="Times New Roman" w:cs="Times New Roman"/>
          <w:b/>
        </w:rPr>
        <w:tab/>
      </w:r>
      <w:r w:rsidR="00DF33AC" w:rsidRPr="00B738A8">
        <w:rPr>
          <w:rFonts w:ascii="Times New Roman" w:hAnsi="Times New Roman" w:cs="Times New Roman"/>
          <w:b/>
        </w:rPr>
        <w:t>OPERATION</w:t>
      </w:r>
      <w:r w:rsidR="005040DD" w:rsidRPr="00B738A8">
        <w:rPr>
          <w:rFonts w:ascii="Times New Roman" w:hAnsi="Times New Roman" w:cs="Times New Roman"/>
          <w:b/>
        </w:rPr>
        <w:t>A</w:t>
      </w:r>
      <w:r w:rsidR="00DF33AC" w:rsidRPr="00B738A8">
        <w:rPr>
          <w:rFonts w:ascii="Times New Roman" w:hAnsi="Times New Roman" w:cs="Times New Roman"/>
          <w:b/>
        </w:rPr>
        <w:t>L EFFECTIVENESS</w:t>
      </w:r>
      <w:bookmarkEnd w:id="38"/>
    </w:p>
    <w:p w:rsidR="00DF33AC" w:rsidRPr="00B738A8" w:rsidRDefault="00DF33AC">
      <w:pPr>
        <w:rPr>
          <w:rFonts w:ascii="Times New Roman" w:hAnsi="Times New Roman" w:cs="Times New Roman"/>
        </w:rPr>
      </w:pPr>
    </w:p>
    <w:p w:rsidR="001D76EB" w:rsidRPr="00B738A8" w:rsidRDefault="001D76EB">
      <w:pPr>
        <w:rPr>
          <w:rFonts w:ascii="Times New Roman" w:hAnsi="Times New Roman" w:cs="Times New Roman"/>
        </w:rPr>
      </w:pPr>
      <w:r w:rsidRPr="00B738A8">
        <w:rPr>
          <w:rFonts w:ascii="Times New Roman" w:hAnsi="Times New Roman" w:cs="Times New Roman"/>
        </w:rPr>
        <w:t xml:space="preserve">SCENARIOS </w:t>
      </w:r>
      <w:r w:rsidR="00F044B4">
        <w:rPr>
          <w:rFonts w:ascii="Times New Roman" w:hAnsi="Times New Roman" w:cs="Times New Roman"/>
        </w:rPr>
        <w:t xml:space="preserve"> </w:t>
      </w:r>
    </w:p>
    <w:p w:rsidR="001D76EB" w:rsidRDefault="001D76EB">
      <w:pPr>
        <w:rPr>
          <w:rFonts w:ascii="Times New Roman" w:hAnsi="Times New Roman" w:cs="Times New Roman"/>
        </w:rPr>
      </w:pPr>
    </w:p>
    <w:p w:rsidR="000436CF" w:rsidRPr="00C2744B" w:rsidRDefault="000436CF">
      <w:pPr>
        <w:rPr>
          <w:rFonts w:ascii="Times New Roman" w:hAnsi="Times New Roman" w:cs="Times New Roman"/>
          <w:u w:val="single"/>
        </w:rPr>
      </w:pPr>
      <w:r w:rsidRPr="00C2744B">
        <w:rPr>
          <w:rFonts w:ascii="Times New Roman" w:hAnsi="Times New Roman" w:cs="Times New Roman"/>
          <w:u w:val="single"/>
        </w:rPr>
        <w:t xml:space="preserve">Scenario D:  Convoy Route Clearance </w:t>
      </w:r>
    </w:p>
    <w:p w:rsidR="000436CF" w:rsidRDefault="000436CF">
      <w:pPr>
        <w:rPr>
          <w:rFonts w:ascii="Times New Roman" w:hAnsi="Times New Roman" w:cs="Times New Roman"/>
        </w:rPr>
      </w:pPr>
    </w:p>
    <w:p w:rsidR="000436CF" w:rsidRDefault="000436CF">
      <w:pPr>
        <w:rPr>
          <w:ins w:id="39" w:author="Virna" w:date="2013-08-28T19:25:00Z"/>
          <w:rFonts w:ascii="Times New Roman" w:hAnsi="Times New Roman" w:cs="Times New Roman"/>
        </w:rPr>
      </w:pPr>
      <w:r>
        <w:rPr>
          <w:rFonts w:ascii="Times New Roman" w:hAnsi="Times New Roman" w:cs="Times New Roman"/>
        </w:rPr>
        <w:t xml:space="preserve">Scenario begins with a tactical move south towards the allied village.  The designated route will consists of mountainous, desert </w:t>
      </w:r>
      <w:del w:id="40" w:author="Razetto, Virna S CIV NUWC NWPT" w:date="2013-08-28T16:44:00Z">
        <w:r w:rsidDel="0096533A">
          <w:rPr>
            <w:rFonts w:ascii="Times New Roman" w:hAnsi="Times New Roman" w:cs="Times New Roman"/>
          </w:rPr>
          <w:delText xml:space="preserve">and forest </w:delText>
        </w:r>
      </w:del>
      <w:r>
        <w:rPr>
          <w:rFonts w:ascii="Times New Roman" w:hAnsi="Times New Roman" w:cs="Times New Roman"/>
        </w:rPr>
        <w:t xml:space="preserve">areas.  The distance of the route will be 200km one way.  Two Golden Eagles will have the mission to </w:t>
      </w:r>
      <w:r w:rsidR="00586EB4">
        <w:rPr>
          <w:rFonts w:ascii="Times New Roman" w:hAnsi="Times New Roman" w:cs="Times New Roman"/>
        </w:rPr>
        <w:t>provide large-scale area surveillance of the</w:t>
      </w:r>
      <w:r>
        <w:rPr>
          <w:rFonts w:ascii="Times New Roman" w:hAnsi="Times New Roman" w:cs="Times New Roman"/>
        </w:rPr>
        <w:t xml:space="preserve"> battlespace and provide a clear path for a ground convoy of food and medical supplies to foreign nationals.  FPCON conditions will be CHARLIE.  For stationary targets, solid enclaves and enemy defense barriers will be strategically placed in critical areas.  For mobile targets, autonomous drones will navigate in a specified path.  All communications will transmit and receive live data.  All </w:t>
      </w:r>
      <w:r>
        <w:rPr>
          <w:rFonts w:ascii="Times New Roman" w:hAnsi="Times New Roman" w:cs="Times New Roman"/>
        </w:rPr>
        <w:lastRenderedPageBreak/>
        <w:t xml:space="preserve">imaging sensors will be utilized.  The Golden Eagles will transmit live video feeds to the command segment in real time.  The enemy will be representative of small and large arm fire from high areas.  IEDs will be representative of RF radios in strategic areas.  Targets will be bridges, buildings, </w:t>
      </w:r>
      <w:del w:id="41" w:author="Virna" w:date="2013-08-28T19:35:00Z">
        <w:r w:rsidDel="00EA44DB">
          <w:rPr>
            <w:rFonts w:ascii="Times New Roman" w:hAnsi="Times New Roman" w:cs="Times New Roman"/>
          </w:rPr>
          <w:delText>trains</w:delText>
        </w:r>
      </w:del>
      <w:r>
        <w:rPr>
          <w:rFonts w:ascii="Times New Roman" w:hAnsi="Times New Roman" w:cs="Times New Roman"/>
        </w:rPr>
        <w:t>, trucks and tactical vehicles.  Scenario will address COIs 1, 3, 4, 5, 6, 7, 8, 9, 10 and 12.  There will be no representative of red aerial vehicles.  There will be no live fire towards the aircraft</w:t>
      </w:r>
    </w:p>
    <w:p w:rsidR="00752048" w:rsidRDefault="00752048">
      <w:pPr>
        <w:rPr>
          <w:ins w:id="42" w:author="Virna" w:date="2013-08-28T19:25:00Z"/>
          <w:rFonts w:ascii="Times New Roman" w:hAnsi="Times New Roman" w:cs="Times New Roman"/>
        </w:rPr>
      </w:pPr>
    </w:p>
    <w:p w:rsidR="00752048" w:rsidRDefault="00752048">
      <w:pPr>
        <w:keepNext/>
        <w:jc w:val="center"/>
        <w:rPr>
          <w:ins w:id="43" w:author="Virna" w:date="2013-08-28T19:26:00Z"/>
        </w:rPr>
        <w:pPrChange w:id="44" w:author="Virna" w:date="2013-08-28T19:26:00Z">
          <w:pPr>
            <w:jc w:val="center"/>
          </w:pPr>
        </w:pPrChange>
      </w:pPr>
      <w:ins w:id="45" w:author="Virna" w:date="2013-08-28T19:25:00Z">
        <w:r w:rsidRPr="00752048">
          <w:rPr>
            <w:rFonts w:ascii="Times New Roman" w:hAnsi="Times New Roman" w:cs="Times New Roman"/>
          </w:rPr>
          <w:object w:dxaOrig="7198" w:dyaOrig="538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in;height:269.45pt" o:ole="">
              <v:imagedata r:id="rId16" o:title=""/>
            </v:shape>
            <o:OLEObject Type="Embed" ProgID="PowerPoint.Template.12" ShapeID="_x0000_i1025" DrawAspect="Content" ObjectID="_1313085944" r:id="rId17"/>
          </w:object>
        </w:r>
      </w:ins>
    </w:p>
    <w:p w:rsidR="00752048" w:rsidRDefault="00752048">
      <w:pPr>
        <w:pStyle w:val="Caption"/>
        <w:jc w:val="center"/>
        <w:rPr>
          <w:rFonts w:ascii="Times New Roman" w:hAnsi="Times New Roman" w:cs="Times New Roman"/>
        </w:rPr>
        <w:pPrChange w:id="46" w:author="Virna" w:date="2013-08-28T19:26:00Z">
          <w:pPr/>
        </w:pPrChange>
      </w:pPr>
      <w:ins w:id="47" w:author="Virna" w:date="2013-08-28T19:26:00Z">
        <w:r>
          <w:t xml:space="preserve">Figure </w:t>
        </w:r>
        <w:r>
          <w:fldChar w:fldCharType="begin"/>
        </w:r>
        <w:r>
          <w:instrText xml:space="preserve"> SEQ Figure \* ARABIC </w:instrText>
        </w:r>
      </w:ins>
      <w:r>
        <w:fldChar w:fldCharType="separate"/>
      </w:r>
      <w:ins w:id="48" w:author="Virna" w:date="2013-08-28T19:26:00Z">
        <w:r>
          <w:rPr>
            <w:noProof/>
          </w:rPr>
          <w:t>3</w:t>
        </w:r>
        <w:r>
          <w:fldChar w:fldCharType="end"/>
        </w:r>
        <w:r>
          <w:t xml:space="preserve"> Scenario D</w:t>
        </w:r>
      </w:ins>
    </w:p>
    <w:p w:rsidR="00472E83" w:rsidRDefault="00472E83">
      <w:pPr>
        <w:rPr>
          <w:rFonts w:ascii="Times New Roman" w:hAnsi="Times New Roman" w:cs="Times New Roman"/>
        </w:rPr>
      </w:pPr>
    </w:p>
    <w:p w:rsidR="00472E83" w:rsidRDefault="00472E83">
      <w:pPr>
        <w:rPr>
          <w:rFonts w:ascii="Times New Roman" w:hAnsi="Times New Roman" w:cs="Times New Roman"/>
        </w:rPr>
      </w:pPr>
    </w:p>
    <w:p w:rsidR="007D7952" w:rsidRDefault="007D7952">
      <w:pPr>
        <w:rPr>
          <w:rFonts w:ascii="Times New Roman" w:hAnsi="Times New Roman" w:cs="Times New Roman"/>
        </w:rPr>
      </w:pPr>
      <w:r>
        <w:rPr>
          <w:rFonts w:ascii="Times New Roman" w:hAnsi="Times New Roman" w:cs="Times New Roman"/>
        </w:rPr>
        <w:t>RUN PROFILE</w:t>
      </w:r>
    </w:p>
    <w:p w:rsidR="007D7952" w:rsidRDefault="007D7952">
      <w:pPr>
        <w:rPr>
          <w:rFonts w:ascii="Times New Roman" w:hAnsi="Times New Roman" w:cs="Times New Roman"/>
        </w:rPr>
      </w:pPr>
    </w:p>
    <w:p w:rsidR="00747164" w:rsidRDefault="00747164" w:rsidP="00747164">
      <w:pPr>
        <w:rPr>
          <w:rFonts w:ascii="Times New Roman" w:hAnsi="Times New Roman" w:cs="Times New Roman"/>
          <w:u w:val="single"/>
        </w:rPr>
      </w:pPr>
      <w:r w:rsidRPr="00C2744B">
        <w:rPr>
          <w:rFonts w:ascii="Times New Roman" w:hAnsi="Times New Roman" w:cs="Times New Roman"/>
          <w:u w:val="single"/>
        </w:rPr>
        <w:t xml:space="preserve">Using Scenario D: </w:t>
      </w:r>
      <w:r w:rsidR="00472E83">
        <w:rPr>
          <w:rFonts w:ascii="Times New Roman" w:hAnsi="Times New Roman" w:cs="Times New Roman"/>
          <w:u w:val="single"/>
        </w:rPr>
        <w:t>Day</w:t>
      </w:r>
      <w:r w:rsidR="00472E83" w:rsidRPr="00C2744B">
        <w:rPr>
          <w:rFonts w:ascii="Times New Roman" w:hAnsi="Times New Roman" w:cs="Times New Roman"/>
          <w:u w:val="single"/>
        </w:rPr>
        <w:t xml:space="preserve"> </w:t>
      </w:r>
      <w:r w:rsidRPr="00C2744B">
        <w:rPr>
          <w:rFonts w:ascii="Times New Roman" w:hAnsi="Times New Roman" w:cs="Times New Roman"/>
          <w:u w:val="single"/>
        </w:rPr>
        <w:t xml:space="preserve">Time, </w:t>
      </w:r>
      <w:r w:rsidR="00472E83">
        <w:rPr>
          <w:rFonts w:ascii="Times New Roman" w:hAnsi="Times New Roman" w:cs="Times New Roman"/>
          <w:u w:val="single"/>
        </w:rPr>
        <w:t>Clear</w:t>
      </w:r>
      <w:r w:rsidR="00472E83" w:rsidRPr="00C2744B">
        <w:rPr>
          <w:rFonts w:ascii="Times New Roman" w:hAnsi="Times New Roman" w:cs="Times New Roman"/>
          <w:u w:val="single"/>
        </w:rPr>
        <w:t xml:space="preserve"> </w:t>
      </w:r>
      <w:r w:rsidRPr="00C2744B">
        <w:rPr>
          <w:rFonts w:ascii="Times New Roman" w:hAnsi="Times New Roman" w:cs="Times New Roman"/>
          <w:u w:val="single"/>
        </w:rPr>
        <w:t xml:space="preserve">conditions, </w:t>
      </w:r>
      <w:r w:rsidR="00472E83">
        <w:rPr>
          <w:rFonts w:ascii="Times New Roman" w:hAnsi="Times New Roman" w:cs="Times New Roman"/>
          <w:u w:val="single"/>
        </w:rPr>
        <w:t>10</w:t>
      </w:r>
      <w:r w:rsidR="00472E83" w:rsidRPr="00C2744B">
        <w:rPr>
          <w:rFonts w:ascii="Times New Roman" w:hAnsi="Times New Roman" w:cs="Times New Roman"/>
          <w:u w:val="single"/>
        </w:rPr>
        <w:t xml:space="preserve">00 </w:t>
      </w:r>
      <w:r w:rsidRPr="00C2744B">
        <w:rPr>
          <w:rFonts w:ascii="Times New Roman" w:hAnsi="Times New Roman" w:cs="Times New Roman"/>
          <w:u w:val="single"/>
        </w:rPr>
        <w:t>hours</w:t>
      </w:r>
    </w:p>
    <w:p w:rsidR="00747164" w:rsidRPr="00C2744B" w:rsidRDefault="00747164" w:rsidP="00747164">
      <w:pPr>
        <w:rPr>
          <w:rFonts w:ascii="Times New Roman" w:hAnsi="Times New Roman" w:cs="Times New Roman"/>
          <w:u w:val="single"/>
        </w:rPr>
      </w:pPr>
    </w:p>
    <w:p w:rsidR="00747164" w:rsidRDefault="00747164" w:rsidP="00747164">
      <w:pPr>
        <w:rPr>
          <w:rFonts w:ascii="Times New Roman" w:hAnsi="Times New Roman" w:cs="Times New Roman"/>
        </w:rPr>
      </w:pPr>
      <w:r>
        <w:rPr>
          <w:rFonts w:ascii="Times New Roman" w:hAnsi="Times New Roman" w:cs="Times New Roman"/>
        </w:rPr>
        <w:t xml:space="preserve">The two Golden Eagles will use one route and will take off 15 minutes apart from each other traveling at a constant speed.  The Golden Eagles will not deviate from the flight path.  Munitions will deploy and fire upon specific enclaves to simulate MQ-45 lethality on enemy defense stations.  </w:t>
      </w:r>
      <w:r w:rsidR="0019485F">
        <w:rPr>
          <w:rFonts w:ascii="Times New Roman" w:hAnsi="Times New Roman" w:cs="Times New Roman"/>
        </w:rPr>
        <w:t xml:space="preserve">One UGV will advance on the path towards a stationary vehicle to simulate enemy engagement to the convoy.  </w:t>
      </w:r>
      <w:r>
        <w:rPr>
          <w:rFonts w:ascii="Times New Roman" w:hAnsi="Times New Roman" w:cs="Times New Roman"/>
        </w:rPr>
        <w:t>Army units will establish a position in high areas to simulate an enemy insurgent posture.  This run addresses COIs 1, 4, 5 and 10; MOEs 1.2, 4.1, 5.2 and 10.1.</w:t>
      </w:r>
    </w:p>
    <w:p w:rsidR="00387616" w:rsidRDefault="00387616" w:rsidP="00334EE0">
      <w:pPr>
        <w:keepNext/>
      </w:pPr>
      <w:r w:rsidRPr="00334EE0">
        <w:rPr>
          <w:rFonts w:ascii="Times New Roman" w:hAnsi="Times New Roman" w:cs="Times New Roman"/>
          <w:noProof/>
        </w:rPr>
        <w:lastRenderedPageBreak/>
        <w:drawing>
          <wp:inline distT="0" distB="0" distL="0" distR="0">
            <wp:extent cx="5743575" cy="3984848"/>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41031" cy="3983083"/>
                    </a:xfrm>
                    <a:prstGeom prst="rect">
                      <a:avLst/>
                    </a:prstGeom>
                    <a:noFill/>
                  </pic:spPr>
                </pic:pic>
              </a:graphicData>
            </a:graphic>
          </wp:inline>
        </w:drawing>
      </w:r>
    </w:p>
    <w:p w:rsidR="007D7952" w:rsidRDefault="00387616" w:rsidP="00334EE0">
      <w:pPr>
        <w:pStyle w:val="Caption"/>
        <w:jc w:val="center"/>
        <w:rPr>
          <w:rFonts w:ascii="Times New Roman" w:hAnsi="Times New Roman" w:cs="Times New Roman"/>
        </w:rPr>
      </w:pPr>
      <w:bookmarkStart w:id="49" w:name="_Toc365023343"/>
      <w:r>
        <w:t xml:space="preserve">Figure </w:t>
      </w:r>
      <w:r w:rsidR="007A1BEB">
        <w:fldChar w:fldCharType="begin"/>
      </w:r>
      <w:r>
        <w:instrText xml:space="preserve"> SEQ Figure \* ARABIC </w:instrText>
      </w:r>
      <w:r w:rsidR="007A1BEB">
        <w:fldChar w:fldCharType="separate"/>
      </w:r>
      <w:ins w:id="50" w:author="Virna" w:date="2013-08-28T19:26:00Z">
        <w:r w:rsidR="00752048">
          <w:rPr>
            <w:noProof/>
          </w:rPr>
          <w:t>4</w:t>
        </w:r>
      </w:ins>
      <w:del w:id="51" w:author="Virna" w:date="2013-08-28T19:26:00Z">
        <w:r w:rsidDel="00752048">
          <w:rPr>
            <w:noProof/>
          </w:rPr>
          <w:delText>3</w:delText>
        </w:r>
      </w:del>
      <w:r w:rsidR="007A1BEB">
        <w:fldChar w:fldCharType="end"/>
      </w:r>
      <w:r>
        <w:t>. Scenario D Run Profile</w:t>
      </w:r>
      <w:bookmarkEnd w:id="49"/>
    </w:p>
    <w:p w:rsidR="00472E83" w:rsidRDefault="00472E83">
      <w:pPr>
        <w:rPr>
          <w:rFonts w:ascii="Times New Roman" w:hAnsi="Times New Roman" w:cs="Times New Roman"/>
        </w:rPr>
      </w:pPr>
    </w:p>
    <w:p w:rsidR="00DF33AC" w:rsidRPr="00B738A8" w:rsidRDefault="00DF33AC">
      <w:pPr>
        <w:rPr>
          <w:rFonts w:ascii="Times New Roman" w:hAnsi="Times New Roman" w:cs="Times New Roman"/>
        </w:rPr>
      </w:pPr>
    </w:p>
    <w:p w:rsidR="00A3120D" w:rsidRPr="00FC230A" w:rsidRDefault="00A3120D" w:rsidP="00A3120D">
      <w:pPr>
        <w:pStyle w:val="Heading2"/>
        <w:rPr>
          <w:rFonts w:ascii="Times New Roman" w:hAnsi="Times New Roman" w:cs="Times New Roman"/>
          <w:b/>
        </w:rPr>
      </w:pPr>
      <w:bookmarkStart w:id="52" w:name="_Toc239096259"/>
      <w:r>
        <w:rPr>
          <w:rFonts w:ascii="Times New Roman" w:hAnsi="Times New Roman" w:cs="Times New Roman"/>
          <w:b/>
        </w:rPr>
        <w:t>E</w:t>
      </w:r>
      <w:r w:rsidRPr="00FC230A">
        <w:rPr>
          <w:rFonts w:ascii="Times New Roman" w:hAnsi="Times New Roman" w:cs="Times New Roman"/>
          <w:b/>
        </w:rPr>
        <w:t>-TESTS</w:t>
      </w:r>
      <w:bookmarkEnd w:id="52"/>
    </w:p>
    <w:p w:rsidR="001D76EB" w:rsidRDefault="001D76EB">
      <w:pPr>
        <w:rPr>
          <w:rFonts w:ascii="Times New Roman" w:hAnsi="Times New Roman" w:cs="Times New Roman"/>
        </w:rPr>
      </w:pPr>
    </w:p>
    <w:p w:rsidR="00A3120D" w:rsidRPr="00B47FC2" w:rsidRDefault="00A3120D" w:rsidP="00A3120D">
      <w:pPr>
        <w:pStyle w:val="Heading3"/>
        <w:rPr>
          <w:rFonts w:ascii="Times New Roman" w:hAnsi="Times New Roman" w:cs="Times New Roman"/>
        </w:rPr>
      </w:pPr>
      <w:bookmarkStart w:id="53" w:name="_Toc239096260"/>
      <w:r w:rsidRPr="00B47FC2">
        <w:rPr>
          <w:rFonts w:ascii="Times New Roman" w:hAnsi="Times New Roman" w:cs="Times New Roman"/>
        </w:rPr>
        <w:t>E-9 (Targeting)</w:t>
      </w:r>
      <w:bookmarkEnd w:id="53"/>
    </w:p>
    <w:p w:rsidR="00A3120D" w:rsidRPr="00B47FC2" w:rsidRDefault="00A3120D" w:rsidP="00A3120D">
      <w:pPr>
        <w:rPr>
          <w:rFonts w:ascii="Times New Roman" w:hAnsi="Times New Roman" w:cs="Times New Roman"/>
        </w:rPr>
      </w:pPr>
      <w:r w:rsidRPr="00B47FC2">
        <w:rPr>
          <w:rFonts w:ascii="Times New Roman" w:hAnsi="Times New Roman" w:cs="Times New Roman"/>
        </w:rPr>
        <w:t xml:space="preserve">Tests to determine the accuracy of the sensors on the </w:t>
      </w:r>
      <w:commentRangeStart w:id="54"/>
      <w:r w:rsidRPr="00B47FC2">
        <w:rPr>
          <w:rFonts w:ascii="Times New Roman" w:hAnsi="Times New Roman" w:cs="Times New Roman"/>
        </w:rPr>
        <w:t>UAV</w:t>
      </w:r>
      <w:commentRangeEnd w:id="54"/>
      <w:r w:rsidR="00943045">
        <w:rPr>
          <w:rStyle w:val="CommentReference"/>
        </w:rPr>
        <w:commentReference w:id="54"/>
      </w:r>
      <w:r w:rsidRPr="00B47FC2">
        <w:rPr>
          <w:rFonts w:ascii="Times New Roman" w:hAnsi="Times New Roman" w:cs="Times New Roman"/>
        </w:rPr>
        <w:t xml:space="preserve"> will be comprised of specific tests for both range and speed of target acquisition.</w:t>
      </w:r>
    </w:p>
    <w:p w:rsidR="00A3120D" w:rsidRPr="00B47FC2" w:rsidRDefault="00A3120D" w:rsidP="00A3120D">
      <w:pPr>
        <w:pStyle w:val="Heading4"/>
        <w:rPr>
          <w:rFonts w:ascii="Times New Roman" w:hAnsi="Times New Roman"/>
        </w:rPr>
      </w:pPr>
      <w:r w:rsidRPr="00B47FC2">
        <w:rPr>
          <w:rFonts w:ascii="Times New Roman" w:hAnsi="Times New Roman"/>
        </w:rPr>
        <w:t>E-9a (Detection Range)</w:t>
      </w:r>
    </w:p>
    <w:p w:rsidR="00A3120D" w:rsidRPr="00B47FC2" w:rsidRDefault="00A3120D" w:rsidP="00A3120D">
      <w:pPr>
        <w:pStyle w:val="Heading5"/>
        <w:rPr>
          <w:rFonts w:ascii="Times New Roman" w:hAnsi="Times New Roman"/>
        </w:rPr>
      </w:pPr>
      <w:r w:rsidRPr="00B47FC2">
        <w:rPr>
          <w:rFonts w:ascii="Times New Roman" w:hAnsi="Times New Roman"/>
        </w:rPr>
        <w:t>Objective</w:t>
      </w:r>
    </w:p>
    <w:p w:rsidR="00A3120D" w:rsidRPr="00B47FC2" w:rsidRDefault="00A3120D" w:rsidP="00A3120D">
      <w:pPr>
        <w:rPr>
          <w:rFonts w:ascii="Times New Roman" w:hAnsi="Times New Roman" w:cs="Times New Roman"/>
        </w:rPr>
      </w:pPr>
      <w:r w:rsidRPr="00B47FC2">
        <w:rPr>
          <w:rFonts w:ascii="Times New Roman" w:hAnsi="Times New Roman" w:cs="Times New Roman"/>
        </w:rPr>
        <w:t>The objective of this test is to determine the accuracy of the sensors with regard to detection range.</w:t>
      </w:r>
    </w:p>
    <w:p w:rsidR="00A3120D" w:rsidRPr="00B47FC2" w:rsidRDefault="00A3120D" w:rsidP="00A3120D">
      <w:pPr>
        <w:pStyle w:val="Heading5"/>
        <w:rPr>
          <w:rFonts w:ascii="Times New Roman" w:hAnsi="Times New Roman"/>
        </w:rPr>
      </w:pPr>
      <w:r w:rsidRPr="00B47FC2">
        <w:rPr>
          <w:rFonts w:ascii="Times New Roman" w:hAnsi="Times New Roman"/>
        </w:rPr>
        <w:t xml:space="preserve">Procedure </w:t>
      </w:r>
    </w:p>
    <w:p w:rsidR="00A3120D" w:rsidRPr="00B47FC2" w:rsidRDefault="00A3120D" w:rsidP="00A3120D">
      <w:pPr>
        <w:rPr>
          <w:rFonts w:ascii="Times New Roman" w:hAnsi="Times New Roman" w:cs="Times New Roman"/>
        </w:rPr>
      </w:pPr>
      <w:r w:rsidRPr="00B47FC2">
        <w:rPr>
          <w:rFonts w:ascii="Times New Roman" w:hAnsi="Times New Roman" w:cs="Times New Roman"/>
        </w:rPr>
        <w:t>Detection range will be evaluated on a closed course under clear daylight conditions.  Ground targets will be initially nominated beyond the sensor detection range.  Range as a measure of the unobstructed linear distance between the UAV and the ground target will be recorded at the time of intercept.  Range and other data will be recorded on data sheet E-9.</w:t>
      </w:r>
    </w:p>
    <w:p w:rsidR="00A3120D" w:rsidRPr="00B47FC2" w:rsidRDefault="00A3120D" w:rsidP="00A3120D">
      <w:pPr>
        <w:pStyle w:val="Heading5"/>
        <w:rPr>
          <w:rFonts w:ascii="Times New Roman" w:hAnsi="Times New Roman"/>
        </w:rPr>
      </w:pPr>
      <w:r w:rsidRPr="00B47FC2">
        <w:rPr>
          <w:rFonts w:ascii="Times New Roman" w:hAnsi="Times New Roman"/>
        </w:rPr>
        <w:t>Data Analysis</w:t>
      </w:r>
    </w:p>
    <w:p w:rsidR="00A3120D" w:rsidRPr="00B47FC2" w:rsidRDefault="00A3120D" w:rsidP="00A3120D">
      <w:pPr>
        <w:rPr>
          <w:rFonts w:ascii="Times New Roman" w:hAnsi="Times New Roman" w:cs="Times New Roman"/>
        </w:rPr>
      </w:pPr>
      <w:r w:rsidRPr="00B47FC2">
        <w:rPr>
          <w:rFonts w:ascii="Times New Roman" w:hAnsi="Times New Roman" w:cs="Times New Roman"/>
        </w:rPr>
        <w:lastRenderedPageBreak/>
        <w:t>The detection range assessment is quantitative and based on the UAV’s ability to acquire a target at an unobstructed linear distance of at least 70km.  Recorded data will include the range of acquisition, temperature, humidity, and time of day, aborts, and mechanical and software failures.</w:t>
      </w:r>
    </w:p>
    <w:p w:rsidR="00A3120D" w:rsidRPr="00B47FC2" w:rsidRDefault="00A3120D" w:rsidP="00A3120D">
      <w:pPr>
        <w:pStyle w:val="Heading4"/>
        <w:rPr>
          <w:rFonts w:ascii="Times New Roman" w:hAnsi="Times New Roman"/>
        </w:rPr>
      </w:pPr>
      <w:r w:rsidRPr="00B47FC2">
        <w:rPr>
          <w:rFonts w:ascii="Times New Roman" w:hAnsi="Times New Roman"/>
        </w:rPr>
        <w:t>E-9b (Detection Speed)</w:t>
      </w:r>
    </w:p>
    <w:p w:rsidR="00A3120D" w:rsidRPr="00B47FC2" w:rsidRDefault="00A3120D" w:rsidP="00A3120D">
      <w:pPr>
        <w:pStyle w:val="Heading5"/>
        <w:rPr>
          <w:rFonts w:ascii="Times New Roman" w:hAnsi="Times New Roman"/>
        </w:rPr>
      </w:pPr>
      <w:r w:rsidRPr="00B47FC2">
        <w:rPr>
          <w:rFonts w:ascii="Times New Roman" w:hAnsi="Times New Roman"/>
        </w:rPr>
        <w:t xml:space="preserve">Objective </w:t>
      </w:r>
    </w:p>
    <w:p w:rsidR="00A3120D" w:rsidRPr="00B47FC2" w:rsidRDefault="00A3120D" w:rsidP="00A3120D">
      <w:pPr>
        <w:rPr>
          <w:rFonts w:ascii="Times New Roman" w:hAnsi="Times New Roman" w:cs="Times New Roman"/>
        </w:rPr>
      </w:pPr>
      <w:r w:rsidRPr="00B47FC2">
        <w:rPr>
          <w:rFonts w:ascii="Times New Roman" w:hAnsi="Times New Roman" w:cs="Times New Roman"/>
        </w:rPr>
        <w:t>The objective of this test is to determine the accuracy of the sensors with regard to speed of detection.</w:t>
      </w:r>
    </w:p>
    <w:p w:rsidR="00A3120D" w:rsidRPr="00B47FC2" w:rsidRDefault="00A3120D" w:rsidP="00A3120D">
      <w:pPr>
        <w:pStyle w:val="Heading5"/>
        <w:rPr>
          <w:rFonts w:ascii="Times New Roman" w:hAnsi="Times New Roman"/>
        </w:rPr>
      </w:pPr>
      <w:r w:rsidRPr="00B47FC2">
        <w:rPr>
          <w:rFonts w:ascii="Times New Roman" w:hAnsi="Times New Roman"/>
        </w:rPr>
        <w:t xml:space="preserve">Procedure </w:t>
      </w:r>
    </w:p>
    <w:p w:rsidR="00A3120D" w:rsidRPr="00B47FC2" w:rsidRDefault="00A3120D" w:rsidP="00A3120D">
      <w:pPr>
        <w:rPr>
          <w:rFonts w:ascii="Times New Roman" w:hAnsi="Times New Roman" w:cs="Times New Roman"/>
        </w:rPr>
      </w:pPr>
      <w:r w:rsidRPr="00B47FC2">
        <w:rPr>
          <w:rFonts w:ascii="Times New Roman" w:hAnsi="Times New Roman" w:cs="Times New Roman"/>
        </w:rPr>
        <w:t>Detection speed will be evaluated on a closed course under clear daylight conditions.  Ground targets will be initially nominated beyond the sensor detection range.  Detection speed will be recorded at the time of intercept.  Range and other data will be recorded on data sheet E-9.</w:t>
      </w:r>
    </w:p>
    <w:p w:rsidR="00A3120D" w:rsidRPr="00B47FC2" w:rsidRDefault="00A3120D" w:rsidP="00A3120D">
      <w:pPr>
        <w:pStyle w:val="Heading5"/>
        <w:rPr>
          <w:rFonts w:ascii="Times New Roman" w:hAnsi="Times New Roman"/>
        </w:rPr>
      </w:pPr>
      <w:r w:rsidRPr="00B47FC2">
        <w:rPr>
          <w:rFonts w:ascii="Times New Roman" w:hAnsi="Times New Roman"/>
        </w:rPr>
        <w:t>Data Analysis</w:t>
      </w:r>
    </w:p>
    <w:p w:rsidR="00A3120D" w:rsidRDefault="00A3120D" w:rsidP="00A3120D">
      <w:pPr>
        <w:rPr>
          <w:rFonts w:ascii="Times New Roman" w:hAnsi="Times New Roman" w:cs="Times New Roman"/>
        </w:rPr>
      </w:pPr>
      <w:r w:rsidRPr="00B47FC2">
        <w:rPr>
          <w:rFonts w:ascii="Times New Roman" w:hAnsi="Times New Roman" w:cs="Times New Roman"/>
        </w:rPr>
        <w:t>The detection speed assessment is quantitative and based on the UAV’s ability to acquire a target at rate of at least 1km/hr.  Recorded data will include detection speed, temperature, humidity, and time of day, aborts, and mechanical and software failures.</w:t>
      </w:r>
    </w:p>
    <w:p w:rsidR="00F044B4" w:rsidRPr="00B47FC2" w:rsidRDefault="00F044B4" w:rsidP="00A3120D">
      <w:pPr>
        <w:rPr>
          <w:rFonts w:ascii="Times New Roman" w:hAnsi="Times New Roman" w:cs="Times New Roman"/>
        </w:rPr>
      </w:pPr>
    </w:p>
    <w:p w:rsidR="00A3120D" w:rsidRPr="00B47FC2" w:rsidRDefault="00A3120D" w:rsidP="00A3120D">
      <w:pPr>
        <w:pStyle w:val="Heading3"/>
        <w:rPr>
          <w:rFonts w:ascii="Times New Roman" w:hAnsi="Times New Roman" w:cs="Times New Roman"/>
        </w:rPr>
      </w:pPr>
      <w:bookmarkStart w:id="55" w:name="_Toc239096261"/>
      <w:r w:rsidRPr="00B47FC2">
        <w:rPr>
          <w:rFonts w:ascii="Times New Roman" w:hAnsi="Times New Roman" w:cs="Times New Roman"/>
        </w:rPr>
        <w:t>E-10 (Firepower)</w:t>
      </w:r>
      <w:bookmarkEnd w:id="55"/>
    </w:p>
    <w:p w:rsidR="00A3120D" w:rsidRPr="00B47FC2" w:rsidRDefault="00A3120D" w:rsidP="00A3120D">
      <w:pPr>
        <w:rPr>
          <w:rFonts w:ascii="Times New Roman" w:hAnsi="Times New Roman" w:cs="Times New Roman"/>
        </w:rPr>
      </w:pPr>
      <w:r w:rsidRPr="00B47FC2">
        <w:rPr>
          <w:rFonts w:ascii="Times New Roman" w:hAnsi="Times New Roman" w:cs="Times New Roman"/>
        </w:rPr>
        <w:t>Tests to determine the overall firepower of the UAV will be comprised of specific tests for both lethality and rate of fire.</w:t>
      </w:r>
    </w:p>
    <w:p w:rsidR="00A3120D" w:rsidRPr="00B47FC2" w:rsidRDefault="00A3120D" w:rsidP="00A3120D">
      <w:pPr>
        <w:pStyle w:val="Heading5"/>
        <w:rPr>
          <w:rFonts w:ascii="Times New Roman" w:hAnsi="Times New Roman"/>
        </w:rPr>
      </w:pPr>
      <w:r w:rsidRPr="00B47FC2">
        <w:rPr>
          <w:rFonts w:ascii="Times New Roman" w:hAnsi="Times New Roman"/>
        </w:rPr>
        <w:t xml:space="preserve">E-10a (Lethality) </w:t>
      </w:r>
    </w:p>
    <w:p w:rsidR="00A3120D" w:rsidRPr="00B47FC2" w:rsidRDefault="00A3120D" w:rsidP="00A3120D">
      <w:pPr>
        <w:pStyle w:val="Heading5"/>
        <w:rPr>
          <w:rFonts w:ascii="Times New Roman" w:hAnsi="Times New Roman"/>
        </w:rPr>
      </w:pPr>
      <w:r w:rsidRPr="00B47FC2">
        <w:rPr>
          <w:rFonts w:ascii="Times New Roman" w:hAnsi="Times New Roman"/>
        </w:rPr>
        <w:t xml:space="preserve">Objective </w:t>
      </w:r>
    </w:p>
    <w:p w:rsidR="00A3120D" w:rsidRPr="00B47FC2" w:rsidRDefault="00A3120D" w:rsidP="00A3120D">
      <w:pPr>
        <w:rPr>
          <w:rFonts w:ascii="Times New Roman" w:hAnsi="Times New Roman" w:cs="Times New Roman"/>
        </w:rPr>
      </w:pPr>
      <w:r w:rsidRPr="00B47FC2">
        <w:rPr>
          <w:rFonts w:ascii="Times New Roman" w:hAnsi="Times New Roman" w:cs="Times New Roman"/>
        </w:rPr>
        <w:t>The objective of this test is to assess the lethality of the weaponry on the UAV.</w:t>
      </w:r>
    </w:p>
    <w:p w:rsidR="00A3120D" w:rsidRPr="00B47FC2" w:rsidRDefault="00A3120D" w:rsidP="00A3120D">
      <w:pPr>
        <w:pStyle w:val="Heading5"/>
        <w:rPr>
          <w:rFonts w:ascii="Times New Roman" w:hAnsi="Times New Roman"/>
        </w:rPr>
      </w:pPr>
      <w:r w:rsidRPr="00B47FC2">
        <w:rPr>
          <w:rFonts w:ascii="Times New Roman" w:hAnsi="Times New Roman"/>
        </w:rPr>
        <w:t xml:space="preserve">Procedure </w:t>
      </w:r>
    </w:p>
    <w:p w:rsidR="00A3120D" w:rsidRPr="00B47FC2" w:rsidRDefault="00A3120D" w:rsidP="00A3120D">
      <w:pPr>
        <w:rPr>
          <w:rFonts w:ascii="Times New Roman" w:hAnsi="Times New Roman" w:cs="Times New Roman"/>
        </w:rPr>
      </w:pPr>
      <w:r w:rsidRPr="00B47FC2">
        <w:rPr>
          <w:rFonts w:ascii="Times New Roman" w:hAnsi="Times New Roman" w:cs="Times New Roman"/>
        </w:rPr>
        <w:t>Lethality will be evaluated on the armor penetration.  The UAV will be flown on a closed course and stationary ground targets will be provided and will form the basis of evaluation.  Armor penetration for each successful hit will be recorded for each run on data sheet E-10.</w:t>
      </w:r>
    </w:p>
    <w:p w:rsidR="00A3120D" w:rsidRPr="00B47FC2" w:rsidRDefault="00A3120D" w:rsidP="00A3120D">
      <w:pPr>
        <w:pStyle w:val="Heading5"/>
        <w:rPr>
          <w:rFonts w:ascii="Times New Roman" w:hAnsi="Times New Roman"/>
        </w:rPr>
      </w:pPr>
      <w:r w:rsidRPr="00B47FC2">
        <w:rPr>
          <w:rFonts w:ascii="Times New Roman" w:hAnsi="Times New Roman"/>
        </w:rPr>
        <w:t>Data Analysis</w:t>
      </w:r>
    </w:p>
    <w:p w:rsidR="00A3120D" w:rsidRPr="00B47FC2" w:rsidRDefault="00A3120D" w:rsidP="00A3120D">
      <w:pPr>
        <w:rPr>
          <w:rFonts w:ascii="Times New Roman" w:hAnsi="Times New Roman" w:cs="Times New Roman"/>
        </w:rPr>
      </w:pPr>
      <w:r w:rsidRPr="00B47FC2">
        <w:rPr>
          <w:rFonts w:ascii="Times New Roman" w:hAnsi="Times New Roman" w:cs="Times New Roman"/>
        </w:rPr>
        <w:t>The lethality assessment will be quantitative in nature and will be based on the UAV’s ability to affect damage equivalent to 9cm of armor penetration or greater.  Recorded data will include the number of hits, depth of penetration, aborts, and mechanical and software failures.</w:t>
      </w:r>
    </w:p>
    <w:p w:rsidR="00A3120D" w:rsidRPr="00B47FC2" w:rsidRDefault="00A3120D" w:rsidP="00A3120D">
      <w:pPr>
        <w:pStyle w:val="Heading4"/>
        <w:rPr>
          <w:rFonts w:ascii="Times New Roman" w:hAnsi="Times New Roman"/>
        </w:rPr>
      </w:pPr>
      <w:r w:rsidRPr="00B47FC2">
        <w:rPr>
          <w:rFonts w:ascii="Times New Roman" w:hAnsi="Times New Roman"/>
        </w:rPr>
        <w:t>E-10b (Rate of Fire)</w:t>
      </w:r>
    </w:p>
    <w:p w:rsidR="00A3120D" w:rsidRPr="00B47FC2" w:rsidRDefault="00A3120D" w:rsidP="00A3120D">
      <w:pPr>
        <w:pStyle w:val="Heading5"/>
        <w:rPr>
          <w:rFonts w:ascii="Times New Roman" w:hAnsi="Times New Roman"/>
        </w:rPr>
      </w:pPr>
      <w:r w:rsidRPr="00B47FC2">
        <w:rPr>
          <w:rFonts w:ascii="Times New Roman" w:hAnsi="Times New Roman"/>
        </w:rPr>
        <w:t>Objective</w:t>
      </w:r>
    </w:p>
    <w:p w:rsidR="00A3120D" w:rsidRPr="00B47FC2" w:rsidRDefault="00A3120D" w:rsidP="00A3120D">
      <w:pPr>
        <w:rPr>
          <w:rFonts w:ascii="Times New Roman" w:hAnsi="Times New Roman" w:cs="Times New Roman"/>
        </w:rPr>
      </w:pPr>
      <w:r w:rsidRPr="00B47FC2">
        <w:rPr>
          <w:rFonts w:ascii="Times New Roman" w:hAnsi="Times New Roman" w:cs="Times New Roman"/>
        </w:rPr>
        <w:lastRenderedPageBreak/>
        <w:t>The objective of this test is to assess the rate of fire of the UAV.</w:t>
      </w:r>
    </w:p>
    <w:p w:rsidR="00A3120D" w:rsidRPr="00B47FC2" w:rsidRDefault="00A3120D" w:rsidP="00A3120D">
      <w:pPr>
        <w:pStyle w:val="Heading5"/>
        <w:rPr>
          <w:rFonts w:ascii="Times New Roman" w:hAnsi="Times New Roman"/>
        </w:rPr>
      </w:pPr>
      <w:r w:rsidRPr="00B47FC2">
        <w:rPr>
          <w:rFonts w:ascii="Times New Roman" w:hAnsi="Times New Roman"/>
        </w:rPr>
        <w:t xml:space="preserve">Procedure </w:t>
      </w:r>
    </w:p>
    <w:p w:rsidR="00A3120D" w:rsidRPr="00B47FC2" w:rsidRDefault="00A3120D" w:rsidP="00A3120D">
      <w:pPr>
        <w:rPr>
          <w:rFonts w:ascii="Times New Roman" w:hAnsi="Times New Roman" w:cs="Times New Roman"/>
        </w:rPr>
      </w:pPr>
      <w:r w:rsidRPr="00B47FC2">
        <w:rPr>
          <w:rFonts w:ascii="Times New Roman" w:hAnsi="Times New Roman" w:cs="Times New Roman"/>
        </w:rPr>
        <w:t>The rate of fire capability will be evaluated on the time to engage the target and launch four (4) consecutive missiles.  The UAV will be flown on a closed course and stationary ground targets will be provided and will form the basis of evaluation.  The time elapsed between target acquisition to missile firing will be recorded for each run on data sheet E-10.</w:t>
      </w:r>
    </w:p>
    <w:p w:rsidR="00A3120D" w:rsidRPr="00B47FC2" w:rsidRDefault="00A3120D" w:rsidP="00A3120D">
      <w:pPr>
        <w:pStyle w:val="Heading5"/>
        <w:rPr>
          <w:rFonts w:ascii="Times New Roman" w:hAnsi="Times New Roman"/>
        </w:rPr>
      </w:pPr>
      <w:r w:rsidRPr="00B47FC2">
        <w:rPr>
          <w:rFonts w:ascii="Times New Roman" w:hAnsi="Times New Roman"/>
        </w:rPr>
        <w:t>Data Analysis</w:t>
      </w:r>
    </w:p>
    <w:p w:rsidR="00A3120D" w:rsidRDefault="00A3120D" w:rsidP="00A3120D">
      <w:pPr>
        <w:rPr>
          <w:rFonts w:ascii="Times New Roman" w:hAnsi="Times New Roman" w:cs="Times New Roman"/>
        </w:rPr>
      </w:pPr>
      <w:r w:rsidRPr="00B47FC2">
        <w:rPr>
          <w:rFonts w:ascii="Times New Roman" w:hAnsi="Times New Roman" w:cs="Times New Roman"/>
        </w:rPr>
        <w:t xml:space="preserve">The rate of fire assessment is quantitative and based on the UAV’s ability to fire 4 missiles in 30 seconds.  Time from target acquisition to missile firing should be less than five (5) seconds.  Recorded data will include time between intercept and firing, aborts, and mechanical and software failures. </w:t>
      </w:r>
    </w:p>
    <w:p w:rsidR="00F044B4" w:rsidRPr="00B47FC2" w:rsidRDefault="00F044B4" w:rsidP="00A3120D">
      <w:pPr>
        <w:rPr>
          <w:rFonts w:ascii="Times New Roman" w:hAnsi="Times New Roman" w:cs="Times New Roman"/>
        </w:rPr>
      </w:pPr>
    </w:p>
    <w:p w:rsidR="00A3120D" w:rsidRPr="00B47FC2" w:rsidRDefault="00A3120D" w:rsidP="00A3120D">
      <w:pPr>
        <w:pStyle w:val="Heading3"/>
        <w:rPr>
          <w:rFonts w:ascii="Times New Roman" w:hAnsi="Times New Roman" w:cs="Times New Roman"/>
        </w:rPr>
      </w:pPr>
      <w:bookmarkStart w:id="56" w:name="_Toc239096262"/>
      <w:r w:rsidRPr="00B47FC2">
        <w:rPr>
          <w:rFonts w:ascii="Times New Roman" w:hAnsi="Times New Roman" w:cs="Times New Roman"/>
        </w:rPr>
        <w:t>E-1 (Speed)</w:t>
      </w:r>
      <w:bookmarkEnd w:id="56"/>
    </w:p>
    <w:p w:rsidR="00A3120D" w:rsidRPr="00B47FC2" w:rsidRDefault="00A3120D" w:rsidP="00A3120D">
      <w:pPr>
        <w:pStyle w:val="Heading4"/>
        <w:rPr>
          <w:rFonts w:ascii="Times New Roman" w:hAnsi="Times New Roman"/>
        </w:rPr>
      </w:pPr>
      <w:r w:rsidRPr="00B47FC2">
        <w:rPr>
          <w:rFonts w:ascii="Times New Roman" w:hAnsi="Times New Roman"/>
        </w:rPr>
        <w:t>Objective</w:t>
      </w:r>
    </w:p>
    <w:p w:rsidR="00A3120D" w:rsidRPr="00B47FC2" w:rsidRDefault="00A3120D" w:rsidP="00A3120D">
      <w:pPr>
        <w:rPr>
          <w:rFonts w:ascii="Times New Roman" w:hAnsi="Times New Roman" w:cs="Times New Roman"/>
        </w:rPr>
      </w:pPr>
      <w:r w:rsidRPr="00B47FC2">
        <w:rPr>
          <w:rFonts w:ascii="Times New Roman" w:hAnsi="Times New Roman" w:cs="Times New Roman"/>
        </w:rPr>
        <w:t>The objective of this test is to assess the UAV’s air tactical mobility speed.</w:t>
      </w:r>
    </w:p>
    <w:p w:rsidR="00A3120D" w:rsidRPr="00B47FC2" w:rsidRDefault="00A3120D" w:rsidP="00A3120D">
      <w:pPr>
        <w:pStyle w:val="Heading4"/>
        <w:rPr>
          <w:rFonts w:ascii="Times New Roman" w:hAnsi="Times New Roman"/>
        </w:rPr>
      </w:pPr>
      <w:r w:rsidRPr="00B47FC2">
        <w:rPr>
          <w:rFonts w:ascii="Times New Roman" w:hAnsi="Times New Roman"/>
        </w:rPr>
        <w:t xml:space="preserve">Procedure </w:t>
      </w:r>
    </w:p>
    <w:p w:rsidR="00A3120D" w:rsidRPr="00B47FC2" w:rsidRDefault="00A3120D" w:rsidP="00A3120D">
      <w:pPr>
        <w:rPr>
          <w:rFonts w:ascii="Times New Roman" w:hAnsi="Times New Roman" w:cs="Times New Roman"/>
        </w:rPr>
      </w:pPr>
      <w:r w:rsidRPr="00B47FC2">
        <w:rPr>
          <w:rFonts w:ascii="Times New Roman" w:hAnsi="Times New Roman" w:cs="Times New Roman"/>
        </w:rPr>
        <w:t>The test will assess both sustained air speed and peak air speed.  The test will be conducted on a closed course during daylight conditions that will permit visual observation.  Data points recorded on data sheet E-1 will include air speed, speed over ground.</w:t>
      </w:r>
    </w:p>
    <w:p w:rsidR="00A3120D" w:rsidRPr="00B47FC2" w:rsidRDefault="00A3120D" w:rsidP="00A3120D">
      <w:pPr>
        <w:pStyle w:val="Heading4"/>
        <w:rPr>
          <w:rFonts w:ascii="Times New Roman" w:hAnsi="Times New Roman"/>
        </w:rPr>
      </w:pPr>
      <w:r w:rsidRPr="00B47FC2">
        <w:rPr>
          <w:rFonts w:ascii="Times New Roman" w:hAnsi="Times New Roman"/>
        </w:rPr>
        <w:t>Data Analysis</w:t>
      </w:r>
    </w:p>
    <w:p w:rsidR="00A3120D" w:rsidRDefault="00A3120D" w:rsidP="00A3120D">
      <w:pPr>
        <w:rPr>
          <w:rFonts w:ascii="Times New Roman" w:hAnsi="Times New Roman" w:cs="Times New Roman"/>
        </w:rPr>
      </w:pPr>
      <w:r w:rsidRPr="00B47FC2">
        <w:rPr>
          <w:rFonts w:ascii="Times New Roman" w:hAnsi="Times New Roman" w:cs="Times New Roman"/>
        </w:rPr>
        <w:t>The air tactical mobility speed assessment will be quantitative in nature.  The UAV must achieve a top air speed of 120 nautical miles per hour and a sustained air speed of 90 nautical miles per hour over 20 minutes.  Data points recorded on data sheet E-1 will include air speed, speed over ground, speed made good on waypoint, altitude, temperature, humidity, and wind speed.  After each run, the UAV will be inspected for stress and structural flaws in the airframe.</w:t>
      </w:r>
    </w:p>
    <w:p w:rsidR="00F044B4" w:rsidRPr="00B47FC2" w:rsidRDefault="00F044B4" w:rsidP="00A3120D">
      <w:pPr>
        <w:rPr>
          <w:rFonts w:ascii="Times New Roman" w:hAnsi="Times New Roman" w:cs="Times New Roman"/>
        </w:rPr>
      </w:pPr>
    </w:p>
    <w:p w:rsidR="00A3120D" w:rsidRPr="00B47FC2" w:rsidRDefault="00A3120D" w:rsidP="00A3120D">
      <w:pPr>
        <w:pStyle w:val="Heading3"/>
        <w:rPr>
          <w:rFonts w:ascii="Times New Roman" w:hAnsi="Times New Roman" w:cs="Times New Roman"/>
        </w:rPr>
      </w:pPr>
      <w:bookmarkStart w:id="57" w:name="_Toc239096263"/>
      <w:r w:rsidRPr="00B47FC2">
        <w:rPr>
          <w:rFonts w:ascii="Times New Roman" w:hAnsi="Times New Roman" w:cs="Times New Roman"/>
        </w:rPr>
        <w:t>E-2 (Flight Time)</w:t>
      </w:r>
      <w:bookmarkEnd w:id="57"/>
    </w:p>
    <w:p w:rsidR="00A3120D" w:rsidRPr="00B47FC2" w:rsidRDefault="00A3120D" w:rsidP="00A3120D">
      <w:pPr>
        <w:pStyle w:val="Heading4"/>
        <w:rPr>
          <w:rFonts w:ascii="Times New Roman" w:hAnsi="Times New Roman"/>
        </w:rPr>
      </w:pPr>
      <w:r w:rsidRPr="00B47FC2">
        <w:rPr>
          <w:rFonts w:ascii="Times New Roman" w:hAnsi="Times New Roman"/>
        </w:rPr>
        <w:t>Objective</w:t>
      </w:r>
    </w:p>
    <w:p w:rsidR="00A3120D" w:rsidRPr="00B47FC2" w:rsidRDefault="00A3120D" w:rsidP="00A3120D">
      <w:pPr>
        <w:rPr>
          <w:rFonts w:ascii="Times New Roman" w:hAnsi="Times New Roman" w:cs="Times New Roman"/>
        </w:rPr>
      </w:pPr>
      <w:r w:rsidRPr="00B47FC2">
        <w:rPr>
          <w:rFonts w:ascii="Times New Roman" w:hAnsi="Times New Roman" w:cs="Times New Roman"/>
        </w:rPr>
        <w:t>The objective of this test is to assess the UAV’s air tactical mobility flight time.</w:t>
      </w:r>
    </w:p>
    <w:p w:rsidR="00A3120D" w:rsidRPr="00B47FC2" w:rsidRDefault="00A3120D" w:rsidP="00A3120D">
      <w:pPr>
        <w:pStyle w:val="Heading4"/>
        <w:rPr>
          <w:rFonts w:ascii="Times New Roman" w:hAnsi="Times New Roman"/>
        </w:rPr>
      </w:pPr>
      <w:r w:rsidRPr="00B47FC2">
        <w:rPr>
          <w:rFonts w:ascii="Times New Roman" w:hAnsi="Times New Roman"/>
        </w:rPr>
        <w:t xml:space="preserve">Procedure </w:t>
      </w:r>
    </w:p>
    <w:p w:rsidR="00A3120D" w:rsidRPr="00B47FC2" w:rsidRDefault="00A3120D" w:rsidP="00A3120D">
      <w:pPr>
        <w:rPr>
          <w:rFonts w:ascii="Times New Roman" w:hAnsi="Times New Roman" w:cs="Times New Roman"/>
        </w:rPr>
      </w:pPr>
      <w:r w:rsidRPr="00B47FC2">
        <w:rPr>
          <w:rFonts w:ascii="Times New Roman" w:hAnsi="Times New Roman" w:cs="Times New Roman"/>
        </w:rPr>
        <w:t>The test will measure the UAV’s air tactical mobility flight time under normal flying conditions.  The test will be conducted on a closed course during daylight conditions that will permit visual observation.  The UAV will fly in a circuit in order to average the effects of wind speed and other environmental factors.  Data points recorded on data sheet E-2 will include elapsed time and distance made good.</w:t>
      </w:r>
    </w:p>
    <w:p w:rsidR="00A3120D" w:rsidRPr="00B47FC2" w:rsidRDefault="00A3120D" w:rsidP="00A3120D">
      <w:pPr>
        <w:pStyle w:val="Heading4"/>
        <w:rPr>
          <w:rFonts w:ascii="Times New Roman" w:hAnsi="Times New Roman"/>
        </w:rPr>
      </w:pPr>
      <w:r w:rsidRPr="00B47FC2">
        <w:rPr>
          <w:rFonts w:ascii="Times New Roman" w:hAnsi="Times New Roman"/>
        </w:rPr>
        <w:lastRenderedPageBreak/>
        <w:t>Data Analysis</w:t>
      </w:r>
    </w:p>
    <w:p w:rsidR="00A3120D" w:rsidRPr="00B738A8" w:rsidRDefault="00A3120D" w:rsidP="00A3120D">
      <w:pPr>
        <w:rPr>
          <w:rFonts w:ascii="Times New Roman" w:hAnsi="Times New Roman" w:cs="Times New Roman"/>
        </w:rPr>
      </w:pPr>
      <w:r w:rsidRPr="00B47FC2">
        <w:rPr>
          <w:rFonts w:ascii="Times New Roman" w:hAnsi="Times New Roman" w:cs="Times New Roman"/>
        </w:rPr>
        <w:t xml:space="preserve">The air tactical mobility flight time assessment will be quantitative in nature.  The UAV must stay aloft for four hours at an altitude of </w:t>
      </w:r>
      <w:commentRangeStart w:id="58"/>
      <w:r w:rsidRPr="00B47FC2">
        <w:rPr>
          <w:rFonts w:ascii="Times New Roman" w:hAnsi="Times New Roman" w:cs="Times New Roman"/>
        </w:rPr>
        <w:t xml:space="preserve">500 feet </w:t>
      </w:r>
      <w:commentRangeEnd w:id="58"/>
      <w:r w:rsidR="00943045">
        <w:rPr>
          <w:rStyle w:val="CommentReference"/>
        </w:rPr>
        <w:commentReference w:id="58"/>
      </w:r>
      <w:r w:rsidRPr="00B47FC2">
        <w:rPr>
          <w:rFonts w:ascii="Times New Roman" w:hAnsi="Times New Roman" w:cs="Times New Roman"/>
        </w:rPr>
        <w:t>operating at 72 nautical miles per hour (80%).  Data points recorded on data sheet E-2 will include flight time, altitude, distance made good, temperature, humidity, and wind speed.  After each run, the UAV will be inspected for stress and structural flaws in the airframe.</w:t>
      </w:r>
    </w:p>
    <w:p w:rsidR="00DF33AC" w:rsidRPr="00B738A8" w:rsidRDefault="00646FAA" w:rsidP="00B738A8">
      <w:pPr>
        <w:pStyle w:val="Heading1"/>
        <w:rPr>
          <w:rFonts w:ascii="Times New Roman" w:hAnsi="Times New Roman" w:cs="Times New Roman"/>
          <w:b/>
        </w:rPr>
      </w:pPr>
      <w:bookmarkStart w:id="59" w:name="_Toc239096264"/>
      <w:r w:rsidRPr="00B738A8">
        <w:rPr>
          <w:rFonts w:ascii="Times New Roman" w:hAnsi="Times New Roman" w:cs="Times New Roman"/>
          <w:b/>
        </w:rPr>
        <w:t>5</w:t>
      </w:r>
      <w:r w:rsidRPr="00B738A8">
        <w:rPr>
          <w:rFonts w:ascii="Times New Roman" w:hAnsi="Times New Roman" w:cs="Times New Roman"/>
          <w:b/>
        </w:rPr>
        <w:tab/>
      </w:r>
      <w:r w:rsidR="00DF33AC" w:rsidRPr="00B738A8">
        <w:rPr>
          <w:rFonts w:ascii="Times New Roman" w:hAnsi="Times New Roman" w:cs="Times New Roman"/>
          <w:b/>
        </w:rPr>
        <w:t>OPERATIONAL SUITABILITY</w:t>
      </w:r>
      <w:bookmarkEnd w:id="59"/>
    </w:p>
    <w:p w:rsidR="00756073" w:rsidRPr="00B738A8" w:rsidRDefault="00756073">
      <w:pPr>
        <w:rPr>
          <w:rFonts w:ascii="Times New Roman" w:hAnsi="Times New Roman" w:cs="Times New Roman"/>
        </w:rPr>
      </w:pPr>
    </w:p>
    <w:p w:rsidR="001D76EB" w:rsidRPr="00472E83" w:rsidRDefault="001D76EB" w:rsidP="005040DD">
      <w:pPr>
        <w:pStyle w:val="Heading2"/>
        <w:rPr>
          <w:rFonts w:ascii="Times New Roman" w:hAnsi="Times New Roman" w:cs="Times New Roman"/>
          <w:b/>
        </w:rPr>
      </w:pPr>
      <w:bookmarkStart w:id="60" w:name="_Toc239096265"/>
      <w:r w:rsidRPr="00472E83">
        <w:rPr>
          <w:rFonts w:ascii="Times New Roman" w:hAnsi="Times New Roman" w:cs="Times New Roman"/>
          <w:b/>
        </w:rPr>
        <w:t>S-TESTS</w:t>
      </w:r>
      <w:bookmarkEnd w:id="60"/>
    </w:p>
    <w:p w:rsidR="005040DD" w:rsidRPr="00B738A8" w:rsidRDefault="005040DD">
      <w:pPr>
        <w:rPr>
          <w:rFonts w:ascii="Times New Roman" w:hAnsi="Times New Roman" w:cs="Times New Roman"/>
        </w:rPr>
      </w:pPr>
    </w:p>
    <w:p w:rsidR="00A3120D" w:rsidRPr="00B47FC2" w:rsidRDefault="00A3120D" w:rsidP="00A3120D">
      <w:pPr>
        <w:pStyle w:val="Heading3"/>
        <w:rPr>
          <w:rFonts w:ascii="Times New Roman" w:hAnsi="Times New Roman" w:cs="Times New Roman"/>
        </w:rPr>
      </w:pPr>
      <w:bookmarkStart w:id="61" w:name="_Toc239096266"/>
      <w:r w:rsidRPr="00B47FC2">
        <w:rPr>
          <w:rFonts w:ascii="Times New Roman" w:hAnsi="Times New Roman" w:cs="Times New Roman"/>
        </w:rPr>
        <w:t>S-1 (</w:t>
      </w:r>
      <w:r w:rsidR="00F044B4">
        <w:rPr>
          <w:rFonts w:ascii="Times New Roman" w:hAnsi="Times New Roman" w:cs="Times New Roman"/>
        </w:rPr>
        <w:t>Compatibility</w:t>
      </w:r>
      <w:r w:rsidRPr="00B47FC2">
        <w:rPr>
          <w:rFonts w:ascii="Times New Roman" w:hAnsi="Times New Roman" w:cs="Times New Roman"/>
        </w:rPr>
        <w:t>)</w:t>
      </w:r>
      <w:bookmarkStart w:id="62" w:name="_GoBack"/>
      <w:bookmarkEnd w:id="61"/>
      <w:bookmarkEnd w:id="62"/>
    </w:p>
    <w:p w:rsidR="00A3120D" w:rsidRPr="00B47FC2" w:rsidRDefault="00A3120D" w:rsidP="00A3120D">
      <w:pPr>
        <w:pStyle w:val="Heading4"/>
        <w:rPr>
          <w:rFonts w:ascii="Times New Roman" w:hAnsi="Times New Roman"/>
        </w:rPr>
      </w:pPr>
      <w:r w:rsidRPr="00B47FC2">
        <w:rPr>
          <w:rFonts w:ascii="Times New Roman" w:hAnsi="Times New Roman"/>
        </w:rPr>
        <w:t>Objective</w:t>
      </w:r>
    </w:p>
    <w:p w:rsidR="00A3120D" w:rsidRPr="00B47FC2" w:rsidRDefault="00A3120D" w:rsidP="00A3120D">
      <w:pPr>
        <w:rPr>
          <w:rFonts w:ascii="Times New Roman" w:hAnsi="Times New Roman" w:cs="Times New Roman"/>
        </w:rPr>
      </w:pPr>
      <w:r w:rsidRPr="00B47FC2">
        <w:rPr>
          <w:rFonts w:ascii="Times New Roman" w:hAnsi="Times New Roman" w:cs="Times New Roman"/>
        </w:rPr>
        <w:t xml:space="preserve">The purpose of this test is to determine the </w:t>
      </w:r>
      <w:del w:id="63" w:author="Steve Mazza" w:date="2013-08-27T09:23:00Z">
        <w:r w:rsidRPr="00B47FC2" w:rsidDel="005F6B5E">
          <w:rPr>
            <w:rFonts w:ascii="Times New Roman" w:hAnsi="Times New Roman" w:cs="Times New Roman"/>
          </w:rPr>
          <w:delText xml:space="preserve">accuracy of the data transfer between the </w:delText>
        </w:r>
        <w:r w:rsidR="00F044B4" w:rsidDel="005F6B5E">
          <w:rPr>
            <w:rFonts w:ascii="Times New Roman" w:hAnsi="Times New Roman" w:cs="Times New Roman"/>
          </w:rPr>
          <w:delText xml:space="preserve">2 </w:delText>
        </w:r>
        <w:r w:rsidRPr="00B47FC2" w:rsidDel="005F6B5E">
          <w:rPr>
            <w:rFonts w:ascii="Times New Roman" w:hAnsi="Times New Roman" w:cs="Times New Roman"/>
          </w:rPr>
          <w:delText>UAV</w:delText>
        </w:r>
        <w:r w:rsidR="00F044B4" w:rsidDel="005F6B5E">
          <w:rPr>
            <w:rFonts w:ascii="Times New Roman" w:hAnsi="Times New Roman" w:cs="Times New Roman"/>
          </w:rPr>
          <w:delText>s</w:delText>
        </w:r>
        <w:r w:rsidRPr="00B47FC2" w:rsidDel="005F6B5E">
          <w:rPr>
            <w:rFonts w:ascii="Times New Roman" w:hAnsi="Times New Roman" w:cs="Times New Roman"/>
          </w:rPr>
          <w:delText xml:space="preserve"> .</w:delText>
        </w:r>
      </w:del>
      <w:ins w:id="64" w:author="Steve Mazza" w:date="2013-08-27T09:23:00Z">
        <w:r w:rsidR="005F6B5E">
          <w:rPr>
            <w:rFonts w:ascii="Times New Roman" w:hAnsi="Times New Roman" w:cs="Times New Roman"/>
          </w:rPr>
          <w:t xml:space="preserve">compatibility of the MQ-45 and ground controller station with other Mission Command and Intelligence systems, specifically with regard to </w:t>
        </w:r>
      </w:ins>
      <w:ins w:id="65" w:author="Steve Mazza" w:date="2013-08-27T09:24:00Z">
        <w:r w:rsidR="005F6B5E">
          <w:rPr>
            <w:rFonts w:ascii="Times New Roman" w:hAnsi="Times New Roman" w:cs="Times New Roman"/>
          </w:rPr>
          <w:t xml:space="preserve">data transfer and </w:t>
        </w:r>
      </w:ins>
      <w:ins w:id="66" w:author="Steve Mazza" w:date="2013-08-27T09:23:00Z">
        <w:r w:rsidR="005F6B5E">
          <w:rPr>
            <w:rFonts w:ascii="Times New Roman" w:hAnsi="Times New Roman" w:cs="Times New Roman"/>
          </w:rPr>
          <w:t>communications.</w:t>
        </w:r>
      </w:ins>
    </w:p>
    <w:p w:rsidR="00A3120D" w:rsidRPr="00B47FC2" w:rsidRDefault="00A3120D" w:rsidP="00A3120D">
      <w:pPr>
        <w:pStyle w:val="Heading4"/>
        <w:rPr>
          <w:rFonts w:ascii="Times New Roman" w:hAnsi="Times New Roman"/>
        </w:rPr>
      </w:pPr>
      <w:r w:rsidRPr="00B47FC2">
        <w:rPr>
          <w:rFonts w:ascii="Times New Roman" w:hAnsi="Times New Roman"/>
        </w:rPr>
        <w:t xml:space="preserve">Procedure </w:t>
      </w:r>
    </w:p>
    <w:p w:rsidR="00A3120D" w:rsidRPr="00B47FC2" w:rsidRDefault="00A3120D" w:rsidP="00A3120D">
      <w:pPr>
        <w:rPr>
          <w:rFonts w:ascii="Times New Roman" w:hAnsi="Times New Roman" w:cs="Times New Roman"/>
        </w:rPr>
      </w:pPr>
      <w:r w:rsidRPr="00B47FC2">
        <w:rPr>
          <w:rFonts w:ascii="Times New Roman" w:hAnsi="Times New Roman" w:cs="Times New Roman"/>
        </w:rPr>
        <w:t>The test will measure the UAV’s ability to communicate with critical Mission Command systems typical of shipboard and ground-based systems in a tactical combat environment.  The test will utilize the Link-16 and WIN/T tactical networks to transmit data among MC systems while the UAV is flown on a closed course simulating an operationally relevant environment.  Data will be recorded on data sheet S-1 and will include network throughput and packet loss.</w:t>
      </w:r>
    </w:p>
    <w:p w:rsidR="00A3120D" w:rsidRPr="00B47FC2" w:rsidRDefault="00A3120D" w:rsidP="00A3120D">
      <w:pPr>
        <w:pStyle w:val="Heading4"/>
        <w:rPr>
          <w:rFonts w:ascii="Times New Roman" w:hAnsi="Times New Roman"/>
        </w:rPr>
      </w:pPr>
      <w:r w:rsidRPr="00B47FC2">
        <w:rPr>
          <w:rFonts w:ascii="Times New Roman" w:hAnsi="Times New Roman"/>
        </w:rPr>
        <w:t>Data Analysis</w:t>
      </w:r>
    </w:p>
    <w:p w:rsidR="00A3120D" w:rsidRDefault="00A3120D" w:rsidP="00A3120D">
      <w:pPr>
        <w:rPr>
          <w:rFonts w:ascii="Times New Roman" w:hAnsi="Times New Roman" w:cs="Times New Roman"/>
        </w:rPr>
      </w:pPr>
      <w:r w:rsidRPr="00B47FC2">
        <w:rPr>
          <w:rFonts w:ascii="Times New Roman" w:hAnsi="Times New Roman" w:cs="Times New Roman"/>
        </w:rPr>
        <w:t xml:space="preserve">The </w:t>
      </w:r>
      <w:del w:id="67" w:author="Steve Mazza" w:date="2013-08-27T09:25:00Z">
        <w:r w:rsidRPr="00B47FC2" w:rsidDel="00FF0A85">
          <w:rPr>
            <w:rFonts w:ascii="Times New Roman" w:hAnsi="Times New Roman" w:cs="Times New Roman"/>
          </w:rPr>
          <w:delText xml:space="preserve">interoperability </w:delText>
        </w:r>
      </w:del>
      <w:ins w:id="68" w:author="Steve Mazza" w:date="2013-08-27T09:25:00Z">
        <w:r w:rsidR="00FF0A85">
          <w:rPr>
            <w:rFonts w:ascii="Times New Roman" w:hAnsi="Times New Roman" w:cs="Times New Roman"/>
          </w:rPr>
          <w:t>compatibility</w:t>
        </w:r>
        <w:r w:rsidR="00FF0A85" w:rsidRPr="00B47FC2">
          <w:rPr>
            <w:rFonts w:ascii="Times New Roman" w:hAnsi="Times New Roman" w:cs="Times New Roman"/>
          </w:rPr>
          <w:t xml:space="preserve"> </w:t>
        </w:r>
      </w:ins>
      <w:r w:rsidRPr="00B47FC2">
        <w:rPr>
          <w:rFonts w:ascii="Times New Roman" w:hAnsi="Times New Roman" w:cs="Times New Roman"/>
        </w:rPr>
        <w:t>assessment will be quantitative in nature.  The UAV must demonstrate capability</w:t>
      </w:r>
      <w:ins w:id="69" w:author="Steve Mazza" w:date="2013-08-27T09:25:00Z">
        <w:r w:rsidR="00FF0A85">
          <w:rPr>
            <w:rFonts w:ascii="Times New Roman" w:hAnsi="Times New Roman" w:cs="Times New Roman"/>
          </w:rPr>
          <w:t xml:space="preserve"> sufficient</w:t>
        </w:r>
      </w:ins>
      <w:r w:rsidRPr="00B47FC2">
        <w:rPr>
          <w:rFonts w:ascii="Times New Roman" w:hAnsi="Times New Roman" w:cs="Times New Roman"/>
        </w:rPr>
        <w:t xml:space="preserve"> to transfer 1.5MB/s burs rate and 750Kb/s sustained during mission flight with less than 0.05% packet loss.</w:t>
      </w:r>
      <w:ins w:id="70" w:author="Steve Mazza" w:date="2013-08-27T09:26:00Z">
        <w:r w:rsidR="00FF0A85">
          <w:rPr>
            <w:rFonts w:ascii="Times New Roman" w:hAnsi="Times New Roman" w:cs="Times New Roman"/>
          </w:rPr>
          <w:t xml:space="preserve"> A checksum will be used to verify accurate data transmission.</w:t>
        </w:r>
      </w:ins>
      <w:r w:rsidRPr="00B47FC2">
        <w:rPr>
          <w:rFonts w:ascii="Times New Roman" w:hAnsi="Times New Roman" w:cs="Times New Roman"/>
        </w:rPr>
        <w:t xml:space="preserve">  Data points recorded on data sheet S-1 will include flight time, data rate, packet loss, altitude, transmission distance, temperature, humidity, </w:t>
      </w:r>
      <w:ins w:id="71" w:author="Steve Mazza" w:date="2013-08-27T09:27:00Z">
        <w:r w:rsidR="00777FED">
          <w:rPr>
            <w:rFonts w:ascii="Times New Roman" w:hAnsi="Times New Roman" w:cs="Times New Roman"/>
          </w:rPr>
          <w:t xml:space="preserve">checksum failures, </w:t>
        </w:r>
      </w:ins>
      <w:r w:rsidRPr="00B47FC2">
        <w:rPr>
          <w:rFonts w:ascii="Times New Roman" w:hAnsi="Times New Roman" w:cs="Times New Roman"/>
        </w:rPr>
        <w:t>and physical communication (transport layer) failures.</w:t>
      </w:r>
    </w:p>
    <w:p w:rsidR="00F044B4" w:rsidRPr="00B47FC2" w:rsidRDefault="00F044B4" w:rsidP="00A3120D">
      <w:pPr>
        <w:rPr>
          <w:rFonts w:ascii="Times New Roman" w:hAnsi="Times New Roman" w:cs="Times New Roman"/>
        </w:rPr>
      </w:pPr>
    </w:p>
    <w:p w:rsidR="00A3120D" w:rsidRPr="00B47FC2" w:rsidRDefault="00A3120D" w:rsidP="00A3120D">
      <w:pPr>
        <w:pStyle w:val="Heading3"/>
        <w:rPr>
          <w:rFonts w:ascii="Times New Roman" w:hAnsi="Times New Roman" w:cs="Times New Roman"/>
        </w:rPr>
      </w:pPr>
      <w:bookmarkStart w:id="72" w:name="_Toc239096267"/>
      <w:r w:rsidRPr="00B47FC2">
        <w:rPr>
          <w:rFonts w:ascii="Times New Roman" w:hAnsi="Times New Roman" w:cs="Times New Roman"/>
        </w:rPr>
        <w:t>S-2 (Human Systems Integration)</w:t>
      </w:r>
      <w:bookmarkEnd w:id="72"/>
    </w:p>
    <w:p w:rsidR="00A3120D" w:rsidRPr="00B47FC2" w:rsidRDefault="00A3120D" w:rsidP="00A3120D">
      <w:pPr>
        <w:pStyle w:val="Heading4"/>
        <w:rPr>
          <w:rFonts w:ascii="Times New Roman" w:hAnsi="Times New Roman"/>
        </w:rPr>
      </w:pPr>
      <w:r w:rsidRPr="00B47FC2">
        <w:rPr>
          <w:rFonts w:ascii="Times New Roman" w:hAnsi="Times New Roman"/>
        </w:rPr>
        <w:t>Objective</w:t>
      </w:r>
    </w:p>
    <w:p w:rsidR="00A3120D" w:rsidRPr="00B47FC2" w:rsidRDefault="00A3120D" w:rsidP="00A3120D">
      <w:pPr>
        <w:rPr>
          <w:rFonts w:ascii="Times New Roman" w:hAnsi="Times New Roman" w:cs="Times New Roman"/>
        </w:rPr>
      </w:pPr>
      <w:r w:rsidRPr="00B47FC2">
        <w:rPr>
          <w:rFonts w:ascii="Times New Roman" w:hAnsi="Times New Roman" w:cs="Times New Roman"/>
        </w:rPr>
        <w:t>The purpose of this test is to determine the clarity of the video transmitted from the UAV during flight.</w:t>
      </w:r>
    </w:p>
    <w:p w:rsidR="00A3120D" w:rsidRPr="00B47FC2" w:rsidRDefault="00A3120D" w:rsidP="00A3120D">
      <w:pPr>
        <w:pStyle w:val="Heading4"/>
        <w:rPr>
          <w:rFonts w:ascii="Times New Roman" w:hAnsi="Times New Roman"/>
        </w:rPr>
      </w:pPr>
      <w:r w:rsidRPr="00B47FC2">
        <w:rPr>
          <w:rFonts w:ascii="Times New Roman" w:hAnsi="Times New Roman"/>
        </w:rPr>
        <w:t>Procedure</w:t>
      </w:r>
    </w:p>
    <w:p w:rsidR="00A3120D" w:rsidRPr="00B47FC2" w:rsidRDefault="00A3120D" w:rsidP="00A3120D">
      <w:pPr>
        <w:rPr>
          <w:rFonts w:ascii="Times New Roman" w:hAnsi="Times New Roman" w:cs="Times New Roman"/>
        </w:rPr>
      </w:pPr>
      <w:r w:rsidRPr="00B47FC2">
        <w:rPr>
          <w:rFonts w:ascii="Times New Roman" w:hAnsi="Times New Roman" w:cs="Times New Roman"/>
        </w:rPr>
        <w:t xml:space="preserve">The test will measure the UAV’s ability to send high-resolution video to shipboard and ground stations equivalent to a 10-megapixel resolution using standard MPEG compression.  The UAV will be flown on a closed course simulating an operationally relevant environment while </w:t>
      </w:r>
      <w:r w:rsidRPr="00B47FC2">
        <w:rPr>
          <w:rFonts w:ascii="Times New Roman" w:hAnsi="Times New Roman" w:cs="Times New Roman"/>
        </w:rPr>
        <w:lastRenderedPageBreak/>
        <w:t>streaming a live compressed video feed to operators on the ground.  Observations will be made regarding the legibility and usability of the live video feed by both the Mission Command and Intelligence communities.  Data points recorded on data sheet S-2 will include total image resolution of the live video stream.</w:t>
      </w:r>
    </w:p>
    <w:p w:rsidR="00A3120D" w:rsidRPr="00B47FC2" w:rsidRDefault="00A3120D" w:rsidP="00A3120D">
      <w:pPr>
        <w:pStyle w:val="Heading4"/>
        <w:rPr>
          <w:rFonts w:ascii="Times New Roman" w:hAnsi="Times New Roman"/>
        </w:rPr>
      </w:pPr>
      <w:r w:rsidRPr="00B47FC2">
        <w:rPr>
          <w:rFonts w:ascii="Times New Roman" w:hAnsi="Times New Roman"/>
        </w:rPr>
        <w:t>Data Analysis</w:t>
      </w:r>
    </w:p>
    <w:p w:rsidR="00A3120D" w:rsidRPr="00B47FC2" w:rsidRDefault="00A3120D" w:rsidP="00A3120D">
      <w:pPr>
        <w:rPr>
          <w:rFonts w:ascii="Times New Roman" w:hAnsi="Times New Roman" w:cs="Times New Roman"/>
        </w:rPr>
      </w:pPr>
      <w:r w:rsidRPr="00B47FC2">
        <w:rPr>
          <w:rFonts w:ascii="Times New Roman" w:hAnsi="Times New Roman" w:cs="Times New Roman"/>
        </w:rPr>
        <w:t>The HSI test will be both quantitative and qualitative in nature.  The UAV must be capable of providing video to shipboard and ground forces sufficient for a 10-megapixel resolution using standard MPEG compression.  Furthermore, the shipboard/ground system must be daylight visible under expected operating conditions.  Data points recorded on sheet S-2 will include total image resolution and screen daylight visibility.</w:t>
      </w:r>
    </w:p>
    <w:p w:rsidR="00756073" w:rsidRPr="00B738A8" w:rsidRDefault="00756073">
      <w:pPr>
        <w:rPr>
          <w:rFonts w:ascii="Times New Roman" w:hAnsi="Times New Roman" w:cs="Times New Roman"/>
        </w:rPr>
      </w:pPr>
    </w:p>
    <w:p w:rsidR="009D183A" w:rsidRPr="00B738A8" w:rsidRDefault="009D183A" w:rsidP="00756073">
      <w:pPr>
        <w:pStyle w:val="Heading1"/>
        <w:rPr>
          <w:rFonts w:ascii="Times New Roman" w:hAnsi="Times New Roman" w:cs="Times New Roman"/>
          <w:b/>
        </w:rPr>
      </w:pPr>
    </w:p>
    <w:p w:rsidR="009D183A" w:rsidRPr="00B738A8" w:rsidRDefault="009D183A">
      <w:pPr>
        <w:spacing w:after="160" w:line="259" w:lineRule="auto"/>
        <w:rPr>
          <w:rFonts w:ascii="Times New Roman" w:eastAsiaTheme="majorEastAsia" w:hAnsi="Times New Roman" w:cs="Times New Roman"/>
          <w:b/>
          <w:color w:val="2E74B5" w:themeColor="accent1" w:themeShade="BF"/>
          <w:sz w:val="32"/>
          <w:szCs w:val="32"/>
        </w:rPr>
      </w:pPr>
      <w:r w:rsidRPr="00B738A8">
        <w:rPr>
          <w:rFonts w:ascii="Times New Roman" w:hAnsi="Times New Roman" w:cs="Times New Roman"/>
          <w:b/>
        </w:rPr>
        <w:br w:type="page"/>
      </w:r>
    </w:p>
    <w:p w:rsidR="00756073" w:rsidRPr="00B738A8" w:rsidRDefault="00756073" w:rsidP="00756073">
      <w:pPr>
        <w:pStyle w:val="Heading1"/>
        <w:rPr>
          <w:rFonts w:ascii="Times New Roman" w:hAnsi="Times New Roman" w:cs="Times New Roman"/>
          <w:b/>
        </w:rPr>
      </w:pPr>
      <w:bookmarkStart w:id="73" w:name="_Toc239096268"/>
      <w:r w:rsidRPr="00B738A8">
        <w:rPr>
          <w:rFonts w:ascii="Times New Roman" w:hAnsi="Times New Roman" w:cs="Times New Roman"/>
          <w:b/>
        </w:rPr>
        <w:lastRenderedPageBreak/>
        <w:t>ANNEX A</w:t>
      </w:r>
      <w:r w:rsidR="005040DD" w:rsidRPr="00B738A8">
        <w:rPr>
          <w:rFonts w:ascii="Times New Roman" w:hAnsi="Times New Roman" w:cs="Times New Roman"/>
          <w:b/>
        </w:rPr>
        <w:t>:</w:t>
      </w:r>
      <w:r w:rsidR="005040DD" w:rsidRPr="00B738A8">
        <w:rPr>
          <w:rFonts w:ascii="Times New Roman" w:hAnsi="Times New Roman" w:cs="Times New Roman"/>
          <w:b/>
        </w:rPr>
        <w:tab/>
        <w:t>RESOURCE REQUIREMENTS</w:t>
      </w:r>
      <w:bookmarkEnd w:id="73"/>
    </w:p>
    <w:p w:rsidR="00756073" w:rsidRPr="00B738A8" w:rsidRDefault="00756073">
      <w:pPr>
        <w:rPr>
          <w:rFonts w:ascii="Times New Roman" w:hAnsi="Times New Roman" w:cs="Times New Roman"/>
        </w:rPr>
      </w:pPr>
    </w:p>
    <w:tbl>
      <w:tblPr>
        <w:tblStyle w:val="TableGrid"/>
        <w:tblW w:w="0" w:type="auto"/>
        <w:tblLook w:val="04A0" w:firstRow="1" w:lastRow="0" w:firstColumn="1" w:lastColumn="0" w:noHBand="0" w:noVBand="1"/>
      </w:tblPr>
      <w:tblGrid>
        <w:gridCol w:w="4788"/>
        <w:gridCol w:w="4788"/>
      </w:tblGrid>
      <w:tr w:rsidR="00703FB3" w:rsidRPr="00CE02E0" w:rsidTr="008B199A">
        <w:tc>
          <w:tcPr>
            <w:tcW w:w="4788" w:type="dxa"/>
          </w:tcPr>
          <w:p w:rsidR="00703FB3" w:rsidRPr="00472E83" w:rsidRDefault="00703FB3" w:rsidP="008B199A">
            <w:pPr>
              <w:jc w:val="center"/>
              <w:rPr>
                <w:rFonts w:ascii="Times New Roman" w:hAnsi="Times New Roman" w:cs="Times New Roman"/>
                <w:b/>
                <w:szCs w:val="24"/>
              </w:rPr>
            </w:pPr>
            <w:r w:rsidRPr="00472E83">
              <w:rPr>
                <w:rFonts w:ascii="Times New Roman" w:hAnsi="Times New Roman" w:cs="Times New Roman"/>
                <w:b/>
                <w:szCs w:val="24"/>
              </w:rPr>
              <w:t>Type of Resource</w:t>
            </w:r>
          </w:p>
        </w:tc>
        <w:tc>
          <w:tcPr>
            <w:tcW w:w="4788" w:type="dxa"/>
          </w:tcPr>
          <w:p w:rsidR="00703FB3" w:rsidRPr="00472E83" w:rsidRDefault="00703FB3" w:rsidP="008B199A">
            <w:pPr>
              <w:jc w:val="center"/>
              <w:rPr>
                <w:rFonts w:ascii="Times New Roman" w:hAnsi="Times New Roman" w:cs="Times New Roman"/>
                <w:b/>
                <w:szCs w:val="24"/>
              </w:rPr>
            </w:pPr>
            <w:r w:rsidRPr="00472E83">
              <w:rPr>
                <w:rFonts w:ascii="Times New Roman" w:hAnsi="Times New Roman" w:cs="Times New Roman"/>
                <w:b/>
                <w:szCs w:val="24"/>
              </w:rPr>
              <w:t>Required</w:t>
            </w:r>
          </w:p>
        </w:tc>
      </w:tr>
      <w:tr w:rsidR="00703FB3" w:rsidRPr="00CE02E0" w:rsidTr="008B199A">
        <w:tc>
          <w:tcPr>
            <w:tcW w:w="4788" w:type="dxa"/>
          </w:tcPr>
          <w:p w:rsidR="00703FB3" w:rsidRPr="00472E83" w:rsidRDefault="00703FB3" w:rsidP="008B199A">
            <w:pPr>
              <w:rPr>
                <w:rFonts w:ascii="Times New Roman" w:hAnsi="Times New Roman" w:cs="Times New Roman"/>
                <w:szCs w:val="24"/>
              </w:rPr>
            </w:pPr>
            <w:r w:rsidRPr="00472E83">
              <w:rPr>
                <w:rFonts w:ascii="Times New Roman" w:hAnsi="Times New Roman" w:cs="Times New Roman"/>
                <w:szCs w:val="24"/>
              </w:rPr>
              <w:t>Test Articles</w:t>
            </w:r>
          </w:p>
        </w:tc>
        <w:tc>
          <w:tcPr>
            <w:tcW w:w="4788" w:type="dxa"/>
          </w:tcPr>
          <w:p w:rsidR="00703FB3" w:rsidRPr="00472E83" w:rsidRDefault="00703FB3" w:rsidP="008B199A">
            <w:pPr>
              <w:rPr>
                <w:rFonts w:ascii="Times New Roman" w:hAnsi="Times New Roman" w:cs="Times New Roman"/>
                <w:szCs w:val="24"/>
              </w:rPr>
            </w:pPr>
            <w:r w:rsidRPr="00472E83">
              <w:rPr>
                <w:rFonts w:ascii="Times New Roman" w:hAnsi="Times New Roman" w:cs="Times New Roman"/>
                <w:szCs w:val="24"/>
              </w:rPr>
              <w:t>2 UAVs and fuel vehicles</w:t>
            </w:r>
          </w:p>
        </w:tc>
      </w:tr>
      <w:tr w:rsidR="00703FB3" w:rsidRPr="00CE02E0" w:rsidTr="008B199A">
        <w:tc>
          <w:tcPr>
            <w:tcW w:w="4788" w:type="dxa"/>
          </w:tcPr>
          <w:p w:rsidR="00703FB3" w:rsidRPr="00472E83" w:rsidRDefault="00703FB3" w:rsidP="008B199A">
            <w:pPr>
              <w:rPr>
                <w:rFonts w:ascii="Times New Roman" w:hAnsi="Times New Roman" w:cs="Times New Roman"/>
                <w:szCs w:val="24"/>
              </w:rPr>
            </w:pPr>
            <w:r w:rsidRPr="00472E83">
              <w:rPr>
                <w:rFonts w:ascii="Times New Roman" w:hAnsi="Times New Roman" w:cs="Times New Roman"/>
                <w:szCs w:val="24"/>
              </w:rPr>
              <w:t>Test Sites</w:t>
            </w:r>
          </w:p>
        </w:tc>
        <w:tc>
          <w:tcPr>
            <w:tcW w:w="4788" w:type="dxa"/>
          </w:tcPr>
          <w:p w:rsidR="00703FB3" w:rsidRPr="00472E83" w:rsidRDefault="00703FB3" w:rsidP="008B199A">
            <w:pPr>
              <w:rPr>
                <w:rFonts w:ascii="Times New Roman" w:hAnsi="Times New Roman" w:cs="Times New Roman"/>
                <w:szCs w:val="24"/>
              </w:rPr>
            </w:pPr>
            <w:r w:rsidRPr="00472E83">
              <w:rPr>
                <w:rFonts w:ascii="Times New Roman" w:hAnsi="Times New Roman" w:cs="Times New Roman"/>
                <w:szCs w:val="24"/>
              </w:rPr>
              <w:t>Training area</w:t>
            </w:r>
          </w:p>
        </w:tc>
      </w:tr>
      <w:tr w:rsidR="00703FB3" w:rsidRPr="00CE02E0" w:rsidTr="008B199A">
        <w:tc>
          <w:tcPr>
            <w:tcW w:w="4788" w:type="dxa"/>
          </w:tcPr>
          <w:p w:rsidR="00703FB3" w:rsidRPr="00472E83" w:rsidRDefault="00703FB3" w:rsidP="008B199A">
            <w:pPr>
              <w:rPr>
                <w:rFonts w:ascii="Times New Roman" w:hAnsi="Times New Roman" w:cs="Times New Roman"/>
                <w:szCs w:val="24"/>
              </w:rPr>
            </w:pPr>
            <w:r w:rsidRPr="00472E83">
              <w:rPr>
                <w:rFonts w:ascii="Times New Roman" w:hAnsi="Times New Roman" w:cs="Times New Roman"/>
                <w:szCs w:val="24"/>
              </w:rPr>
              <w:t>Instrumentation</w:t>
            </w:r>
          </w:p>
        </w:tc>
        <w:tc>
          <w:tcPr>
            <w:tcW w:w="4788" w:type="dxa"/>
          </w:tcPr>
          <w:p w:rsidR="00703FB3" w:rsidRPr="00472E83" w:rsidRDefault="00703FB3" w:rsidP="008B199A">
            <w:pPr>
              <w:rPr>
                <w:rFonts w:ascii="Times New Roman" w:hAnsi="Times New Roman" w:cs="Times New Roman"/>
                <w:szCs w:val="24"/>
              </w:rPr>
            </w:pPr>
            <w:r w:rsidRPr="00472E83">
              <w:rPr>
                <w:rFonts w:ascii="Times New Roman" w:hAnsi="Times New Roman" w:cs="Times New Roman"/>
                <w:szCs w:val="24"/>
              </w:rPr>
              <w:t>Telemetry speed camera</w:t>
            </w:r>
          </w:p>
          <w:p w:rsidR="00703FB3" w:rsidRPr="00472E83" w:rsidRDefault="00703FB3" w:rsidP="008B199A">
            <w:pPr>
              <w:rPr>
                <w:rFonts w:ascii="Times New Roman" w:hAnsi="Times New Roman" w:cs="Times New Roman"/>
                <w:szCs w:val="24"/>
              </w:rPr>
            </w:pPr>
            <w:r w:rsidRPr="00472E83">
              <w:rPr>
                <w:rFonts w:ascii="Times New Roman" w:hAnsi="Times New Roman" w:cs="Times New Roman"/>
                <w:szCs w:val="24"/>
              </w:rPr>
              <w:t>Standard test equipment</w:t>
            </w:r>
          </w:p>
        </w:tc>
      </w:tr>
      <w:tr w:rsidR="00703FB3" w:rsidRPr="00CE02E0" w:rsidTr="008B199A">
        <w:tc>
          <w:tcPr>
            <w:tcW w:w="4788" w:type="dxa"/>
          </w:tcPr>
          <w:p w:rsidR="00703FB3" w:rsidRPr="00472E83" w:rsidRDefault="00703FB3" w:rsidP="008B199A">
            <w:pPr>
              <w:rPr>
                <w:rFonts w:ascii="Times New Roman" w:hAnsi="Times New Roman" w:cs="Times New Roman"/>
                <w:szCs w:val="24"/>
              </w:rPr>
            </w:pPr>
            <w:r w:rsidRPr="00472E83">
              <w:rPr>
                <w:rFonts w:ascii="Times New Roman" w:hAnsi="Times New Roman" w:cs="Times New Roman"/>
                <w:szCs w:val="24"/>
              </w:rPr>
              <w:t>Threat systems &amp; simulators</w:t>
            </w:r>
          </w:p>
        </w:tc>
        <w:tc>
          <w:tcPr>
            <w:tcW w:w="4788" w:type="dxa"/>
          </w:tcPr>
          <w:p w:rsidR="00703FB3" w:rsidRPr="00472E83" w:rsidRDefault="00703FB3" w:rsidP="008B199A">
            <w:pPr>
              <w:rPr>
                <w:rFonts w:ascii="Times New Roman" w:hAnsi="Times New Roman" w:cs="Times New Roman"/>
                <w:szCs w:val="24"/>
              </w:rPr>
            </w:pPr>
            <w:r w:rsidRPr="00472E83">
              <w:rPr>
                <w:rFonts w:ascii="Times New Roman" w:hAnsi="Times New Roman" w:cs="Times New Roman"/>
                <w:szCs w:val="24"/>
              </w:rPr>
              <w:t>Threat simulators</w:t>
            </w:r>
          </w:p>
          <w:p w:rsidR="00703FB3" w:rsidRPr="00472E83" w:rsidRDefault="00703FB3" w:rsidP="008B199A">
            <w:pPr>
              <w:rPr>
                <w:rFonts w:ascii="Times New Roman" w:hAnsi="Times New Roman" w:cs="Times New Roman"/>
                <w:szCs w:val="24"/>
              </w:rPr>
            </w:pPr>
            <w:r w:rsidRPr="00472E83">
              <w:rPr>
                <w:rFonts w:ascii="Times New Roman" w:hAnsi="Times New Roman" w:cs="Times New Roman"/>
                <w:szCs w:val="24"/>
              </w:rPr>
              <w:t>Mock UAVs</w:t>
            </w:r>
          </w:p>
        </w:tc>
      </w:tr>
      <w:tr w:rsidR="00703FB3" w:rsidRPr="00CE02E0" w:rsidTr="008B199A">
        <w:tc>
          <w:tcPr>
            <w:tcW w:w="4788" w:type="dxa"/>
          </w:tcPr>
          <w:p w:rsidR="00703FB3" w:rsidRPr="00472E83" w:rsidRDefault="00703FB3" w:rsidP="008B199A">
            <w:pPr>
              <w:rPr>
                <w:rFonts w:ascii="Times New Roman" w:hAnsi="Times New Roman" w:cs="Times New Roman"/>
                <w:szCs w:val="24"/>
              </w:rPr>
            </w:pPr>
            <w:r w:rsidRPr="00472E83">
              <w:rPr>
                <w:rFonts w:ascii="Times New Roman" w:hAnsi="Times New Roman" w:cs="Times New Roman"/>
                <w:szCs w:val="24"/>
              </w:rPr>
              <w:t>Simulations/Models</w:t>
            </w:r>
          </w:p>
        </w:tc>
        <w:tc>
          <w:tcPr>
            <w:tcW w:w="4788" w:type="dxa"/>
          </w:tcPr>
          <w:p w:rsidR="00703FB3" w:rsidRPr="00472E83" w:rsidRDefault="00703FB3" w:rsidP="008B199A">
            <w:pPr>
              <w:rPr>
                <w:rFonts w:ascii="Times New Roman" w:hAnsi="Times New Roman" w:cs="Times New Roman"/>
                <w:szCs w:val="24"/>
              </w:rPr>
            </w:pPr>
            <w:r w:rsidRPr="00472E83">
              <w:rPr>
                <w:rFonts w:ascii="Times New Roman" w:hAnsi="Times New Roman" w:cs="Times New Roman"/>
                <w:szCs w:val="24"/>
              </w:rPr>
              <w:t>Computer simulations</w:t>
            </w:r>
          </w:p>
        </w:tc>
      </w:tr>
      <w:tr w:rsidR="00703FB3" w:rsidRPr="00CE02E0" w:rsidTr="008B199A">
        <w:tc>
          <w:tcPr>
            <w:tcW w:w="4788" w:type="dxa"/>
          </w:tcPr>
          <w:p w:rsidR="00703FB3" w:rsidRPr="00472E83" w:rsidRDefault="00703FB3" w:rsidP="008B199A">
            <w:pPr>
              <w:rPr>
                <w:rFonts w:ascii="Times New Roman" w:hAnsi="Times New Roman" w:cs="Times New Roman"/>
                <w:szCs w:val="24"/>
              </w:rPr>
            </w:pPr>
            <w:r w:rsidRPr="00472E83">
              <w:rPr>
                <w:rFonts w:ascii="Times New Roman" w:hAnsi="Times New Roman" w:cs="Times New Roman"/>
                <w:szCs w:val="24"/>
              </w:rPr>
              <w:t>Manpower/Personnel Training</w:t>
            </w:r>
          </w:p>
        </w:tc>
        <w:tc>
          <w:tcPr>
            <w:tcW w:w="4788" w:type="dxa"/>
          </w:tcPr>
          <w:p w:rsidR="00703FB3" w:rsidRPr="00472E83" w:rsidRDefault="00703FB3" w:rsidP="008B199A">
            <w:pPr>
              <w:rPr>
                <w:rFonts w:ascii="Times New Roman" w:hAnsi="Times New Roman" w:cs="Times New Roman"/>
                <w:szCs w:val="24"/>
              </w:rPr>
            </w:pPr>
            <w:r w:rsidRPr="00472E83">
              <w:rPr>
                <w:rFonts w:ascii="Times New Roman" w:hAnsi="Times New Roman" w:cs="Times New Roman"/>
                <w:szCs w:val="24"/>
              </w:rPr>
              <w:t>Test sites/1 week</w:t>
            </w:r>
          </w:p>
        </w:tc>
      </w:tr>
      <w:tr w:rsidR="00703FB3" w:rsidRPr="00CE02E0" w:rsidTr="008B199A">
        <w:tc>
          <w:tcPr>
            <w:tcW w:w="4788" w:type="dxa"/>
          </w:tcPr>
          <w:p w:rsidR="00703FB3" w:rsidRPr="00472E83" w:rsidRDefault="00703FB3" w:rsidP="008B199A">
            <w:pPr>
              <w:rPr>
                <w:rFonts w:ascii="Times New Roman" w:hAnsi="Times New Roman" w:cs="Times New Roman"/>
                <w:szCs w:val="24"/>
              </w:rPr>
            </w:pPr>
            <w:r w:rsidRPr="00472E83">
              <w:rPr>
                <w:rFonts w:ascii="Times New Roman" w:hAnsi="Times New Roman" w:cs="Times New Roman"/>
                <w:szCs w:val="24"/>
              </w:rPr>
              <w:t>Special Requirements</w:t>
            </w:r>
          </w:p>
        </w:tc>
        <w:tc>
          <w:tcPr>
            <w:tcW w:w="4788" w:type="dxa"/>
          </w:tcPr>
          <w:p w:rsidR="00703FB3" w:rsidRPr="00472E83" w:rsidRDefault="00703FB3" w:rsidP="008B199A">
            <w:pPr>
              <w:rPr>
                <w:rFonts w:ascii="Times New Roman" w:hAnsi="Times New Roman" w:cs="Times New Roman"/>
                <w:szCs w:val="24"/>
              </w:rPr>
            </w:pPr>
            <w:r w:rsidRPr="00472E83">
              <w:rPr>
                <w:rFonts w:ascii="Times New Roman" w:hAnsi="Times New Roman" w:cs="Times New Roman"/>
                <w:szCs w:val="24"/>
              </w:rPr>
              <w:t>Data collection system at test site</w:t>
            </w:r>
          </w:p>
        </w:tc>
      </w:tr>
      <w:tr w:rsidR="00703FB3" w:rsidRPr="00CE02E0" w:rsidTr="008B199A">
        <w:tc>
          <w:tcPr>
            <w:tcW w:w="4788" w:type="dxa"/>
          </w:tcPr>
          <w:p w:rsidR="00703FB3" w:rsidRPr="00472E83" w:rsidRDefault="00703FB3" w:rsidP="008B199A">
            <w:pPr>
              <w:rPr>
                <w:rFonts w:ascii="Times New Roman" w:hAnsi="Times New Roman" w:cs="Times New Roman"/>
                <w:szCs w:val="24"/>
              </w:rPr>
            </w:pPr>
            <w:r w:rsidRPr="00472E83">
              <w:rPr>
                <w:rFonts w:ascii="Times New Roman" w:hAnsi="Times New Roman" w:cs="Times New Roman"/>
                <w:szCs w:val="24"/>
              </w:rPr>
              <w:t>T&amp;E Funding</w:t>
            </w:r>
          </w:p>
        </w:tc>
        <w:tc>
          <w:tcPr>
            <w:tcW w:w="4788" w:type="dxa"/>
          </w:tcPr>
          <w:p w:rsidR="00703FB3" w:rsidRPr="00472E83" w:rsidRDefault="00703FB3" w:rsidP="008B199A">
            <w:pPr>
              <w:rPr>
                <w:rFonts w:ascii="Times New Roman" w:hAnsi="Times New Roman" w:cs="Times New Roman"/>
                <w:szCs w:val="24"/>
              </w:rPr>
            </w:pPr>
            <w:r w:rsidRPr="00472E83">
              <w:rPr>
                <w:rFonts w:ascii="Times New Roman" w:hAnsi="Times New Roman" w:cs="Times New Roman"/>
                <w:szCs w:val="24"/>
              </w:rPr>
              <w:t>$10 million</w:t>
            </w:r>
          </w:p>
        </w:tc>
      </w:tr>
    </w:tbl>
    <w:p w:rsidR="00756073" w:rsidRPr="00B738A8" w:rsidRDefault="00756073">
      <w:pPr>
        <w:rPr>
          <w:rFonts w:ascii="Times New Roman" w:hAnsi="Times New Roman" w:cs="Times New Roman"/>
        </w:rPr>
      </w:pPr>
    </w:p>
    <w:p w:rsidR="009D183A" w:rsidRPr="00B738A8" w:rsidRDefault="009D183A">
      <w:pPr>
        <w:spacing w:after="160" w:line="259" w:lineRule="auto"/>
        <w:rPr>
          <w:rFonts w:ascii="Times New Roman" w:eastAsiaTheme="majorEastAsia" w:hAnsi="Times New Roman" w:cs="Times New Roman"/>
          <w:b/>
          <w:color w:val="2E74B5" w:themeColor="accent1" w:themeShade="BF"/>
          <w:sz w:val="32"/>
          <w:szCs w:val="32"/>
        </w:rPr>
      </w:pPr>
      <w:r w:rsidRPr="00B738A8">
        <w:rPr>
          <w:rFonts w:ascii="Times New Roman" w:hAnsi="Times New Roman" w:cs="Times New Roman"/>
          <w:b/>
        </w:rPr>
        <w:br w:type="page"/>
      </w:r>
    </w:p>
    <w:p w:rsidR="00756073" w:rsidRPr="00B738A8" w:rsidRDefault="00756073" w:rsidP="00756073">
      <w:pPr>
        <w:pStyle w:val="Heading1"/>
        <w:rPr>
          <w:rFonts w:ascii="Times New Roman" w:hAnsi="Times New Roman" w:cs="Times New Roman"/>
          <w:b/>
        </w:rPr>
      </w:pPr>
      <w:bookmarkStart w:id="74" w:name="_Toc239096269"/>
      <w:r w:rsidRPr="00B738A8">
        <w:rPr>
          <w:rFonts w:ascii="Times New Roman" w:hAnsi="Times New Roman" w:cs="Times New Roman"/>
          <w:b/>
        </w:rPr>
        <w:lastRenderedPageBreak/>
        <w:t>ANNEX B</w:t>
      </w:r>
      <w:r w:rsidR="005040DD" w:rsidRPr="00B738A8">
        <w:rPr>
          <w:rFonts w:ascii="Times New Roman" w:hAnsi="Times New Roman" w:cs="Times New Roman"/>
          <w:b/>
        </w:rPr>
        <w:t>:</w:t>
      </w:r>
      <w:r w:rsidR="005040DD" w:rsidRPr="00B738A8">
        <w:rPr>
          <w:rFonts w:ascii="Times New Roman" w:hAnsi="Times New Roman" w:cs="Times New Roman"/>
          <w:b/>
        </w:rPr>
        <w:tab/>
        <w:t>DATA SHEETS AND QUESTIONNAIRES</w:t>
      </w:r>
      <w:bookmarkEnd w:id="74"/>
    </w:p>
    <w:p w:rsidR="00756073" w:rsidRPr="00B738A8" w:rsidRDefault="00756073">
      <w:pPr>
        <w:rPr>
          <w:rFonts w:ascii="Times New Roman" w:hAnsi="Times New Roman" w:cs="Times New Roman"/>
        </w:rPr>
      </w:pPr>
    </w:p>
    <w:tbl>
      <w:tblPr>
        <w:tblStyle w:val="TableGrid"/>
        <w:tblW w:w="0" w:type="auto"/>
        <w:tblLook w:val="04A0" w:firstRow="1" w:lastRow="0" w:firstColumn="1" w:lastColumn="0" w:noHBand="0" w:noVBand="1"/>
      </w:tblPr>
      <w:tblGrid>
        <w:gridCol w:w="2178"/>
        <w:gridCol w:w="810"/>
        <w:gridCol w:w="810"/>
        <w:gridCol w:w="810"/>
        <w:gridCol w:w="810"/>
        <w:gridCol w:w="810"/>
        <w:gridCol w:w="810"/>
        <w:gridCol w:w="810"/>
        <w:gridCol w:w="849"/>
        <w:gridCol w:w="879"/>
      </w:tblGrid>
      <w:tr w:rsidR="00500D43" w:rsidRPr="00CE02E0" w:rsidTr="008B199A">
        <w:tc>
          <w:tcPr>
            <w:tcW w:w="2178" w:type="dxa"/>
          </w:tcPr>
          <w:p w:rsidR="00500D43" w:rsidRPr="00472E83" w:rsidRDefault="00500D43" w:rsidP="008B199A">
            <w:pPr>
              <w:rPr>
                <w:rFonts w:ascii="Times New Roman" w:hAnsi="Times New Roman" w:cs="Times New Roman"/>
                <w:szCs w:val="24"/>
              </w:rPr>
            </w:pPr>
            <w:r w:rsidRPr="00472E83">
              <w:rPr>
                <w:rFonts w:ascii="Times New Roman" w:hAnsi="Times New Roman" w:cs="Times New Roman"/>
                <w:szCs w:val="24"/>
              </w:rPr>
              <w:t>Test</w:t>
            </w:r>
          </w:p>
        </w:tc>
        <w:tc>
          <w:tcPr>
            <w:tcW w:w="810" w:type="dxa"/>
          </w:tcPr>
          <w:p w:rsidR="00500D43" w:rsidRPr="00472E83" w:rsidRDefault="00500D43" w:rsidP="008B199A">
            <w:pPr>
              <w:rPr>
                <w:rFonts w:ascii="Times New Roman" w:hAnsi="Times New Roman" w:cs="Times New Roman"/>
                <w:szCs w:val="24"/>
              </w:rPr>
            </w:pPr>
            <w:r w:rsidRPr="00472E83">
              <w:rPr>
                <w:rFonts w:ascii="Times New Roman" w:hAnsi="Times New Roman" w:cs="Times New Roman"/>
                <w:szCs w:val="24"/>
              </w:rPr>
              <w:t>Trial 1</w:t>
            </w:r>
          </w:p>
        </w:tc>
        <w:tc>
          <w:tcPr>
            <w:tcW w:w="810" w:type="dxa"/>
          </w:tcPr>
          <w:p w:rsidR="00500D43" w:rsidRPr="00472E83" w:rsidRDefault="00500D43" w:rsidP="008B199A">
            <w:pPr>
              <w:rPr>
                <w:rFonts w:ascii="Times New Roman" w:hAnsi="Times New Roman" w:cs="Times New Roman"/>
                <w:szCs w:val="24"/>
              </w:rPr>
            </w:pPr>
            <w:r w:rsidRPr="00472E83">
              <w:rPr>
                <w:rFonts w:ascii="Times New Roman" w:hAnsi="Times New Roman" w:cs="Times New Roman"/>
                <w:szCs w:val="24"/>
              </w:rPr>
              <w:t>Trial 2</w:t>
            </w:r>
          </w:p>
        </w:tc>
        <w:tc>
          <w:tcPr>
            <w:tcW w:w="810" w:type="dxa"/>
          </w:tcPr>
          <w:p w:rsidR="00500D43" w:rsidRPr="00472E83" w:rsidRDefault="00500D43" w:rsidP="008B199A">
            <w:pPr>
              <w:rPr>
                <w:rFonts w:ascii="Times New Roman" w:hAnsi="Times New Roman" w:cs="Times New Roman"/>
                <w:szCs w:val="24"/>
              </w:rPr>
            </w:pPr>
            <w:r w:rsidRPr="00472E83">
              <w:rPr>
                <w:rFonts w:ascii="Times New Roman" w:hAnsi="Times New Roman" w:cs="Times New Roman"/>
                <w:szCs w:val="24"/>
              </w:rPr>
              <w:t>Trial 3</w:t>
            </w:r>
          </w:p>
        </w:tc>
        <w:tc>
          <w:tcPr>
            <w:tcW w:w="810" w:type="dxa"/>
          </w:tcPr>
          <w:p w:rsidR="00500D43" w:rsidRPr="00472E83" w:rsidRDefault="00500D43" w:rsidP="008B199A">
            <w:pPr>
              <w:rPr>
                <w:rFonts w:ascii="Times New Roman" w:hAnsi="Times New Roman" w:cs="Times New Roman"/>
                <w:szCs w:val="24"/>
              </w:rPr>
            </w:pPr>
            <w:r w:rsidRPr="00472E83">
              <w:rPr>
                <w:rFonts w:ascii="Times New Roman" w:hAnsi="Times New Roman" w:cs="Times New Roman"/>
                <w:szCs w:val="24"/>
              </w:rPr>
              <w:t>Trial 4</w:t>
            </w:r>
          </w:p>
        </w:tc>
        <w:tc>
          <w:tcPr>
            <w:tcW w:w="810" w:type="dxa"/>
          </w:tcPr>
          <w:p w:rsidR="00500D43" w:rsidRPr="00472E83" w:rsidRDefault="00500D43" w:rsidP="008B199A">
            <w:pPr>
              <w:rPr>
                <w:rFonts w:ascii="Times New Roman" w:hAnsi="Times New Roman" w:cs="Times New Roman"/>
                <w:szCs w:val="24"/>
              </w:rPr>
            </w:pPr>
            <w:r w:rsidRPr="00472E83">
              <w:rPr>
                <w:rFonts w:ascii="Times New Roman" w:hAnsi="Times New Roman" w:cs="Times New Roman"/>
                <w:szCs w:val="24"/>
              </w:rPr>
              <w:t>Trial 5</w:t>
            </w:r>
          </w:p>
        </w:tc>
        <w:tc>
          <w:tcPr>
            <w:tcW w:w="810" w:type="dxa"/>
          </w:tcPr>
          <w:p w:rsidR="00500D43" w:rsidRPr="00472E83" w:rsidRDefault="00500D43" w:rsidP="008B199A">
            <w:pPr>
              <w:rPr>
                <w:rFonts w:ascii="Times New Roman" w:hAnsi="Times New Roman" w:cs="Times New Roman"/>
                <w:szCs w:val="24"/>
              </w:rPr>
            </w:pPr>
            <w:r w:rsidRPr="00472E83">
              <w:rPr>
                <w:rFonts w:ascii="Times New Roman" w:hAnsi="Times New Roman" w:cs="Times New Roman"/>
                <w:szCs w:val="24"/>
              </w:rPr>
              <w:t>Trial 6</w:t>
            </w:r>
          </w:p>
        </w:tc>
        <w:tc>
          <w:tcPr>
            <w:tcW w:w="810" w:type="dxa"/>
          </w:tcPr>
          <w:p w:rsidR="00500D43" w:rsidRPr="00472E83" w:rsidRDefault="00500D43" w:rsidP="008B199A">
            <w:pPr>
              <w:rPr>
                <w:rFonts w:ascii="Times New Roman" w:hAnsi="Times New Roman" w:cs="Times New Roman"/>
                <w:szCs w:val="24"/>
              </w:rPr>
            </w:pPr>
            <w:r w:rsidRPr="00472E83">
              <w:rPr>
                <w:rFonts w:ascii="Times New Roman" w:hAnsi="Times New Roman" w:cs="Times New Roman"/>
                <w:szCs w:val="24"/>
              </w:rPr>
              <w:t>Trial 7</w:t>
            </w:r>
          </w:p>
        </w:tc>
        <w:tc>
          <w:tcPr>
            <w:tcW w:w="849" w:type="dxa"/>
          </w:tcPr>
          <w:p w:rsidR="00500D43" w:rsidRPr="00472E83" w:rsidRDefault="00500D43" w:rsidP="008B199A">
            <w:pPr>
              <w:rPr>
                <w:rFonts w:ascii="Times New Roman" w:hAnsi="Times New Roman" w:cs="Times New Roman"/>
                <w:szCs w:val="24"/>
              </w:rPr>
            </w:pPr>
            <w:r w:rsidRPr="00472E83">
              <w:rPr>
                <w:rFonts w:ascii="Times New Roman" w:hAnsi="Times New Roman" w:cs="Times New Roman"/>
                <w:szCs w:val="24"/>
              </w:rPr>
              <w:t>Trial 8</w:t>
            </w:r>
          </w:p>
        </w:tc>
        <w:tc>
          <w:tcPr>
            <w:tcW w:w="879" w:type="dxa"/>
          </w:tcPr>
          <w:p w:rsidR="00500D43" w:rsidRPr="00472E83" w:rsidRDefault="00500D43" w:rsidP="008B199A">
            <w:pPr>
              <w:rPr>
                <w:rFonts w:ascii="Times New Roman" w:hAnsi="Times New Roman" w:cs="Times New Roman"/>
                <w:szCs w:val="24"/>
              </w:rPr>
            </w:pPr>
            <w:r w:rsidRPr="00472E83">
              <w:rPr>
                <w:rFonts w:ascii="Times New Roman" w:hAnsi="Times New Roman" w:cs="Times New Roman"/>
                <w:szCs w:val="24"/>
              </w:rPr>
              <w:t>Trial 9</w:t>
            </w:r>
          </w:p>
        </w:tc>
      </w:tr>
      <w:tr w:rsidR="00500D43" w:rsidRPr="00CE02E0" w:rsidTr="008B199A">
        <w:tc>
          <w:tcPr>
            <w:tcW w:w="2178" w:type="dxa"/>
          </w:tcPr>
          <w:p w:rsidR="00500D43" w:rsidRPr="00472E83" w:rsidRDefault="00500D43" w:rsidP="008B199A">
            <w:pPr>
              <w:rPr>
                <w:rFonts w:ascii="Times New Roman" w:hAnsi="Times New Roman" w:cs="Times New Roman"/>
                <w:szCs w:val="24"/>
              </w:rPr>
            </w:pPr>
            <w:r w:rsidRPr="00472E83">
              <w:rPr>
                <w:rFonts w:ascii="Times New Roman" w:hAnsi="Times New Roman" w:cs="Times New Roman"/>
                <w:szCs w:val="24"/>
              </w:rPr>
              <w:t>E-1</w:t>
            </w: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49" w:type="dxa"/>
          </w:tcPr>
          <w:p w:rsidR="00500D43" w:rsidRPr="00472E83" w:rsidRDefault="00500D43" w:rsidP="008B199A">
            <w:pPr>
              <w:rPr>
                <w:rFonts w:ascii="Times New Roman" w:hAnsi="Times New Roman" w:cs="Times New Roman"/>
                <w:szCs w:val="24"/>
              </w:rPr>
            </w:pPr>
          </w:p>
        </w:tc>
        <w:tc>
          <w:tcPr>
            <w:tcW w:w="879" w:type="dxa"/>
          </w:tcPr>
          <w:p w:rsidR="00500D43" w:rsidRPr="00472E83" w:rsidRDefault="00500D43" w:rsidP="008B199A">
            <w:pPr>
              <w:rPr>
                <w:rFonts w:ascii="Times New Roman" w:hAnsi="Times New Roman" w:cs="Times New Roman"/>
                <w:szCs w:val="24"/>
              </w:rPr>
            </w:pPr>
          </w:p>
        </w:tc>
      </w:tr>
      <w:tr w:rsidR="00500D43" w:rsidRPr="00CE02E0" w:rsidTr="008B199A">
        <w:tc>
          <w:tcPr>
            <w:tcW w:w="2178" w:type="dxa"/>
          </w:tcPr>
          <w:p w:rsidR="00500D43" w:rsidRPr="00472E83" w:rsidRDefault="00500D43" w:rsidP="008B199A">
            <w:pPr>
              <w:rPr>
                <w:rFonts w:ascii="Times New Roman" w:hAnsi="Times New Roman" w:cs="Times New Roman"/>
                <w:szCs w:val="24"/>
              </w:rPr>
            </w:pPr>
            <w:r w:rsidRPr="00472E83">
              <w:rPr>
                <w:rFonts w:ascii="Times New Roman" w:hAnsi="Times New Roman" w:cs="Times New Roman"/>
                <w:szCs w:val="24"/>
              </w:rPr>
              <w:t>Maximum altitude</w:t>
            </w: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49" w:type="dxa"/>
          </w:tcPr>
          <w:p w:rsidR="00500D43" w:rsidRPr="00472E83" w:rsidRDefault="00500D43" w:rsidP="008B199A">
            <w:pPr>
              <w:rPr>
                <w:rFonts w:ascii="Times New Roman" w:hAnsi="Times New Roman" w:cs="Times New Roman"/>
                <w:szCs w:val="24"/>
              </w:rPr>
            </w:pPr>
          </w:p>
        </w:tc>
        <w:tc>
          <w:tcPr>
            <w:tcW w:w="879" w:type="dxa"/>
          </w:tcPr>
          <w:p w:rsidR="00500D43" w:rsidRPr="00472E83" w:rsidRDefault="00500D43" w:rsidP="008B199A">
            <w:pPr>
              <w:rPr>
                <w:rFonts w:ascii="Times New Roman" w:hAnsi="Times New Roman" w:cs="Times New Roman"/>
                <w:szCs w:val="24"/>
              </w:rPr>
            </w:pPr>
          </w:p>
        </w:tc>
      </w:tr>
      <w:tr w:rsidR="00500D43" w:rsidRPr="00CE02E0" w:rsidTr="008B199A">
        <w:tc>
          <w:tcPr>
            <w:tcW w:w="2178" w:type="dxa"/>
          </w:tcPr>
          <w:p w:rsidR="00500D43" w:rsidRPr="00472E83" w:rsidRDefault="00500D43" w:rsidP="008B199A">
            <w:pPr>
              <w:rPr>
                <w:rFonts w:ascii="Times New Roman" w:hAnsi="Times New Roman" w:cs="Times New Roman"/>
                <w:szCs w:val="24"/>
              </w:rPr>
            </w:pPr>
            <w:r w:rsidRPr="00472E83">
              <w:rPr>
                <w:rFonts w:ascii="Times New Roman" w:hAnsi="Times New Roman" w:cs="Times New Roman"/>
                <w:szCs w:val="24"/>
              </w:rPr>
              <w:t>Average time to maximum altitude</w:t>
            </w: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49" w:type="dxa"/>
          </w:tcPr>
          <w:p w:rsidR="00500D43" w:rsidRPr="00472E83" w:rsidRDefault="00500D43" w:rsidP="008B199A">
            <w:pPr>
              <w:rPr>
                <w:rFonts w:ascii="Times New Roman" w:hAnsi="Times New Roman" w:cs="Times New Roman"/>
                <w:szCs w:val="24"/>
              </w:rPr>
            </w:pPr>
          </w:p>
        </w:tc>
        <w:tc>
          <w:tcPr>
            <w:tcW w:w="879" w:type="dxa"/>
          </w:tcPr>
          <w:p w:rsidR="00500D43" w:rsidRPr="00472E83" w:rsidRDefault="00500D43" w:rsidP="008B199A">
            <w:pPr>
              <w:rPr>
                <w:rFonts w:ascii="Times New Roman" w:hAnsi="Times New Roman" w:cs="Times New Roman"/>
                <w:szCs w:val="24"/>
              </w:rPr>
            </w:pPr>
          </w:p>
        </w:tc>
      </w:tr>
      <w:tr w:rsidR="00500D43" w:rsidRPr="00CE02E0" w:rsidTr="008B199A">
        <w:tc>
          <w:tcPr>
            <w:tcW w:w="2178" w:type="dxa"/>
          </w:tcPr>
          <w:p w:rsidR="00500D43" w:rsidRPr="00472E83" w:rsidRDefault="00500D43" w:rsidP="008B199A">
            <w:pPr>
              <w:rPr>
                <w:rFonts w:ascii="Times New Roman" w:hAnsi="Times New Roman" w:cs="Times New Roman"/>
                <w:szCs w:val="24"/>
              </w:rPr>
            </w:pPr>
            <w:r w:rsidRPr="00472E83">
              <w:rPr>
                <w:rFonts w:ascii="Times New Roman" w:hAnsi="Times New Roman" w:cs="Times New Roman"/>
                <w:szCs w:val="24"/>
              </w:rPr>
              <w:t>Average time at maximum speed</w:t>
            </w: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49" w:type="dxa"/>
          </w:tcPr>
          <w:p w:rsidR="00500D43" w:rsidRPr="00472E83" w:rsidRDefault="00500D43" w:rsidP="008B199A">
            <w:pPr>
              <w:rPr>
                <w:rFonts w:ascii="Times New Roman" w:hAnsi="Times New Roman" w:cs="Times New Roman"/>
                <w:szCs w:val="24"/>
              </w:rPr>
            </w:pPr>
          </w:p>
        </w:tc>
        <w:tc>
          <w:tcPr>
            <w:tcW w:w="879" w:type="dxa"/>
          </w:tcPr>
          <w:p w:rsidR="00500D43" w:rsidRPr="00472E83" w:rsidRDefault="00500D43" w:rsidP="008B199A">
            <w:pPr>
              <w:rPr>
                <w:rFonts w:ascii="Times New Roman" w:hAnsi="Times New Roman" w:cs="Times New Roman"/>
                <w:szCs w:val="24"/>
              </w:rPr>
            </w:pPr>
          </w:p>
        </w:tc>
      </w:tr>
      <w:tr w:rsidR="00500D43" w:rsidRPr="00CE02E0" w:rsidTr="008B199A">
        <w:tc>
          <w:tcPr>
            <w:tcW w:w="2178" w:type="dxa"/>
          </w:tcPr>
          <w:p w:rsidR="00500D43" w:rsidRPr="00472E83" w:rsidRDefault="00500D43" w:rsidP="008B199A">
            <w:pPr>
              <w:rPr>
                <w:rFonts w:ascii="Times New Roman" w:hAnsi="Times New Roman" w:cs="Times New Roman"/>
                <w:szCs w:val="24"/>
              </w:rPr>
            </w:pPr>
            <w:r w:rsidRPr="00472E83">
              <w:rPr>
                <w:rFonts w:ascii="Times New Roman" w:hAnsi="Times New Roman" w:cs="Times New Roman"/>
                <w:szCs w:val="24"/>
              </w:rPr>
              <w:t>Average time at minimum speed</w:t>
            </w: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49" w:type="dxa"/>
          </w:tcPr>
          <w:p w:rsidR="00500D43" w:rsidRPr="00472E83" w:rsidRDefault="00500D43" w:rsidP="008B199A">
            <w:pPr>
              <w:rPr>
                <w:rFonts w:ascii="Times New Roman" w:hAnsi="Times New Roman" w:cs="Times New Roman"/>
                <w:szCs w:val="24"/>
              </w:rPr>
            </w:pPr>
          </w:p>
        </w:tc>
        <w:tc>
          <w:tcPr>
            <w:tcW w:w="879" w:type="dxa"/>
          </w:tcPr>
          <w:p w:rsidR="00500D43" w:rsidRPr="00472E83" w:rsidRDefault="00500D43" w:rsidP="008B199A">
            <w:pPr>
              <w:rPr>
                <w:rFonts w:ascii="Times New Roman" w:hAnsi="Times New Roman" w:cs="Times New Roman"/>
                <w:szCs w:val="24"/>
              </w:rPr>
            </w:pPr>
          </w:p>
        </w:tc>
      </w:tr>
      <w:tr w:rsidR="00500D43" w:rsidRPr="00CE02E0" w:rsidTr="008B199A">
        <w:tc>
          <w:tcPr>
            <w:tcW w:w="2178"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49" w:type="dxa"/>
          </w:tcPr>
          <w:p w:rsidR="00500D43" w:rsidRPr="00472E83" w:rsidRDefault="00500D43" w:rsidP="008B199A">
            <w:pPr>
              <w:rPr>
                <w:rFonts w:ascii="Times New Roman" w:hAnsi="Times New Roman" w:cs="Times New Roman"/>
                <w:szCs w:val="24"/>
              </w:rPr>
            </w:pPr>
          </w:p>
        </w:tc>
        <w:tc>
          <w:tcPr>
            <w:tcW w:w="879" w:type="dxa"/>
          </w:tcPr>
          <w:p w:rsidR="00500D43" w:rsidRPr="00472E83" w:rsidRDefault="00500D43" w:rsidP="008B199A">
            <w:pPr>
              <w:rPr>
                <w:rFonts w:ascii="Times New Roman" w:hAnsi="Times New Roman" w:cs="Times New Roman"/>
                <w:szCs w:val="24"/>
              </w:rPr>
            </w:pPr>
          </w:p>
        </w:tc>
      </w:tr>
      <w:tr w:rsidR="00500D43" w:rsidRPr="00CE02E0" w:rsidTr="008B199A">
        <w:tc>
          <w:tcPr>
            <w:tcW w:w="2178" w:type="dxa"/>
          </w:tcPr>
          <w:p w:rsidR="00500D43" w:rsidRPr="00472E83" w:rsidRDefault="00500D43" w:rsidP="008B199A">
            <w:pPr>
              <w:rPr>
                <w:rFonts w:ascii="Times New Roman" w:hAnsi="Times New Roman" w:cs="Times New Roman"/>
                <w:szCs w:val="24"/>
              </w:rPr>
            </w:pPr>
            <w:r w:rsidRPr="00472E83">
              <w:rPr>
                <w:rFonts w:ascii="Times New Roman" w:hAnsi="Times New Roman" w:cs="Times New Roman"/>
                <w:szCs w:val="24"/>
              </w:rPr>
              <w:t>E-2</w:t>
            </w: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49" w:type="dxa"/>
          </w:tcPr>
          <w:p w:rsidR="00500D43" w:rsidRPr="00472E83" w:rsidRDefault="00500D43" w:rsidP="008B199A">
            <w:pPr>
              <w:rPr>
                <w:rFonts w:ascii="Times New Roman" w:hAnsi="Times New Roman" w:cs="Times New Roman"/>
                <w:szCs w:val="24"/>
              </w:rPr>
            </w:pPr>
          </w:p>
        </w:tc>
        <w:tc>
          <w:tcPr>
            <w:tcW w:w="879" w:type="dxa"/>
          </w:tcPr>
          <w:p w:rsidR="00500D43" w:rsidRPr="00472E83" w:rsidRDefault="00500D43" w:rsidP="008B199A">
            <w:pPr>
              <w:rPr>
                <w:rFonts w:ascii="Times New Roman" w:hAnsi="Times New Roman" w:cs="Times New Roman"/>
                <w:szCs w:val="24"/>
              </w:rPr>
            </w:pPr>
          </w:p>
        </w:tc>
      </w:tr>
      <w:tr w:rsidR="00500D43" w:rsidRPr="00CE02E0" w:rsidTr="008B199A">
        <w:tc>
          <w:tcPr>
            <w:tcW w:w="2178" w:type="dxa"/>
          </w:tcPr>
          <w:p w:rsidR="00500D43" w:rsidRPr="00472E83" w:rsidRDefault="00500D43" w:rsidP="008B199A">
            <w:pPr>
              <w:rPr>
                <w:rFonts w:ascii="Times New Roman" w:hAnsi="Times New Roman" w:cs="Times New Roman"/>
                <w:szCs w:val="24"/>
              </w:rPr>
            </w:pPr>
            <w:r w:rsidRPr="00472E83">
              <w:rPr>
                <w:rFonts w:ascii="Times New Roman" w:hAnsi="Times New Roman" w:cs="Times New Roman"/>
                <w:szCs w:val="24"/>
              </w:rPr>
              <w:t>Average set up time</w:t>
            </w: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49" w:type="dxa"/>
          </w:tcPr>
          <w:p w:rsidR="00500D43" w:rsidRPr="00472E83" w:rsidRDefault="00500D43" w:rsidP="008B199A">
            <w:pPr>
              <w:rPr>
                <w:rFonts w:ascii="Times New Roman" w:hAnsi="Times New Roman" w:cs="Times New Roman"/>
                <w:szCs w:val="24"/>
              </w:rPr>
            </w:pPr>
          </w:p>
        </w:tc>
        <w:tc>
          <w:tcPr>
            <w:tcW w:w="879" w:type="dxa"/>
          </w:tcPr>
          <w:p w:rsidR="00500D43" w:rsidRPr="00472E83" w:rsidRDefault="00500D43" w:rsidP="008B199A">
            <w:pPr>
              <w:rPr>
                <w:rFonts w:ascii="Times New Roman" w:hAnsi="Times New Roman" w:cs="Times New Roman"/>
                <w:szCs w:val="24"/>
              </w:rPr>
            </w:pPr>
          </w:p>
        </w:tc>
      </w:tr>
      <w:tr w:rsidR="00500D43" w:rsidRPr="00CE02E0" w:rsidTr="008B199A">
        <w:tc>
          <w:tcPr>
            <w:tcW w:w="2178" w:type="dxa"/>
          </w:tcPr>
          <w:p w:rsidR="00500D43" w:rsidRPr="00472E83" w:rsidRDefault="00500D43" w:rsidP="008B199A">
            <w:pPr>
              <w:rPr>
                <w:rFonts w:ascii="Times New Roman" w:hAnsi="Times New Roman" w:cs="Times New Roman"/>
                <w:szCs w:val="24"/>
              </w:rPr>
            </w:pPr>
            <w:r w:rsidRPr="00472E83">
              <w:rPr>
                <w:rFonts w:ascii="Times New Roman" w:hAnsi="Times New Roman" w:cs="Times New Roman"/>
                <w:szCs w:val="24"/>
              </w:rPr>
              <w:t>Minimum set up time</w:t>
            </w: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49" w:type="dxa"/>
          </w:tcPr>
          <w:p w:rsidR="00500D43" w:rsidRPr="00472E83" w:rsidRDefault="00500D43" w:rsidP="008B199A">
            <w:pPr>
              <w:rPr>
                <w:rFonts w:ascii="Times New Roman" w:hAnsi="Times New Roman" w:cs="Times New Roman"/>
                <w:szCs w:val="24"/>
              </w:rPr>
            </w:pPr>
          </w:p>
        </w:tc>
        <w:tc>
          <w:tcPr>
            <w:tcW w:w="879" w:type="dxa"/>
          </w:tcPr>
          <w:p w:rsidR="00500D43" w:rsidRPr="00472E83" w:rsidRDefault="00500D43" w:rsidP="008B199A">
            <w:pPr>
              <w:rPr>
                <w:rFonts w:ascii="Times New Roman" w:hAnsi="Times New Roman" w:cs="Times New Roman"/>
                <w:szCs w:val="24"/>
              </w:rPr>
            </w:pPr>
          </w:p>
        </w:tc>
      </w:tr>
      <w:tr w:rsidR="00500D43" w:rsidRPr="00CE02E0" w:rsidTr="008B199A">
        <w:tc>
          <w:tcPr>
            <w:tcW w:w="2178" w:type="dxa"/>
          </w:tcPr>
          <w:p w:rsidR="00500D43" w:rsidRPr="00472E83" w:rsidRDefault="00500D43" w:rsidP="008B199A">
            <w:pPr>
              <w:rPr>
                <w:rFonts w:ascii="Times New Roman" w:hAnsi="Times New Roman" w:cs="Times New Roman"/>
                <w:szCs w:val="24"/>
              </w:rPr>
            </w:pPr>
            <w:r w:rsidRPr="00472E83">
              <w:rPr>
                <w:rFonts w:ascii="Times New Roman" w:hAnsi="Times New Roman" w:cs="Times New Roman"/>
                <w:szCs w:val="24"/>
              </w:rPr>
              <w:t>Average number of people required for set up</w:t>
            </w: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49" w:type="dxa"/>
          </w:tcPr>
          <w:p w:rsidR="00500D43" w:rsidRPr="00472E83" w:rsidRDefault="00500D43" w:rsidP="008B199A">
            <w:pPr>
              <w:rPr>
                <w:rFonts w:ascii="Times New Roman" w:hAnsi="Times New Roman" w:cs="Times New Roman"/>
                <w:szCs w:val="24"/>
              </w:rPr>
            </w:pPr>
          </w:p>
        </w:tc>
        <w:tc>
          <w:tcPr>
            <w:tcW w:w="879" w:type="dxa"/>
          </w:tcPr>
          <w:p w:rsidR="00500D43" w:rsidRPr="00472E83" w:rsidRDefault="00500D43" w:rsidP="008B199A">
            <w:pPr>
              <w:rPr>
                <w:rFonts w:ascii="Times New Roman" w:hAnsi="Times New Roman" w:cs="Times New Roman"/>
                <w:szCs w:val="24"/>
              </w:rPr>
            </w:pPr>
          </w:p>
        </w:tc>
      </w:tr>
      <w:tr w:rsidR="00500D43" w:rsidRPr="00CE02E0" w:rsidTr="008B199A">
        <w:tc>
          <w:tcPr>
            <w:tcW w:w="2178" w:type="dxa"/>
          </w:tcPr>
          <w:p w:rsidR="00500D43" w:rsidRPr="00472E83" w:rsidRDefault="00500D43" w:rsidP="008B199A">
            <w:pPr>
              <w:rPr>
                <w:rFonts w:ascii="Times New Roman" w:hAnsi="Times New Roman" w:cs="Times New Roman"/>
                <w:szCs w:val="24"/>
              </w:rPr>
            </w:pPr>
            <w:r w:rsidRPr="00472E83">
              <w:rPr>
                <w:rFonts w:ascii="Times New Roman" w:hAnsi="Times New Roman" w:cs="Times New Roman"/>
                <w:szCs w:val="24"/>
              </w:rPr>
              <w:t>Minimum number of people required for set up</w:t>
            </w: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49" w:type="dxa"/>
          </w:tcPr>
          <w:p w:rsidR="00500D43" w:rsidRPr="00472E83" w:rsidRDefault="00500D43" w:rsidP="008B199A">
            <w:pPr>
              <w:rPr>
                <w:rFonts w:ascii="Times New Roman" w:hAnsi="Times New Roman" w:cs="Times New Roman"/>
                <w:szCs w:val="24"/>
              </w:rPr>
            </w:pPr>
          </w:p>
        </w:tc>
        <w:tc>
          <w:tcPr>
            <w:tcW w:w="879" w:type="dxa"/>
          </w:tcPr>
          <w:p w:rsidR="00500D43" w:rsidRPr="00472E83" w:rsidRDefault="00500D43" w:rsidP="008B199A">
            <w:pPr>
              <w:rPr>
                <w:rFonts w:ascii="Times New Roman" w:hAnsi="Times New Roman" w:cs="Times New Roman"/>
                <w:szCs w:val="24"/>
              </w:rPr>
            </w:pPr>
          </w:p>
        </w:tc>
      </w:tr>
      <w:tr w:rsidR="00500D43" w:rsidRPr="00CE02E0" w:rsidTr="008B199A">
        <w:tc>
          <w:tcPr>
            <w:tcW w:w="2178"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49" w:type="dxa"/>
          </w:tcPr>
          <w:p w:rsidR="00500D43" w:rsidRPr="00472E83" w:rsidRDefault="00500D43" w:rsidP="008B199A">
            <w:pPr>
              <w:rPr>
                <w:rFonts w:ascii="Times New Roman" w:hAnsi="Times New Roman" w:cs="Times New Roman"/>
                <w:szCs w:val="24"/>
              </w:rPr>
            </w:pPr>
          </w:p>
        </w:tc>
        <w:tc>
          <w:tcPr>
            <w:tcW w:w="879" w:type="dxa"/>
          </w:tcPr>
          <w:p w:rsidR="00500D43" w:rsidRPr="00472E83" w:rsidRDefault="00500D43" w:rsidP="008B199A">
            <w:pPr>
              <w:rPr>
                <w:rFonts w:ascii="Times New Roman" w:hAnsi="Times New Roman" w:cs="Times New Roman"/>
                <w:szCs w:val="24"/>
              </w:rPr>
            </w:pPr>
          </w:p>
        </w:tc>
      </w:tr>
      <w:tr w:rsidR="00500D43" w:rsidRPr="00CE02E0" w:rsidTr="008B199A">
        <w:tc>
          <w:tcPr>
            <w:tcW w:w="2178" w:type="dxa"/>
          </w:tcPr>
          <w:p w:rsidR="00500D43" w:rsidRPr="00472E83" w:rsidRDefault="00500D43" w:rsidP="008B199A">
            <w:pPr>
              <w:rPr>
                <w:rFonts w:ascii="Times New Roman" w:hAnsi="Times New Roman" w:cs="Times New Roman"/>
                <w:szCs w:val="24"/>
              </w:rPr>
            </w:pPr>
            <w:r w:rsidRPr="00472E83">
              <w:rPr>
                <w:rFonts w:ascii="Times New Roman" w:hAnsi="Times New Roman" w:cs="Times New Roman"/>
                <w:szCs w:val="24"/>
              </w:rPr>
              <w:t>E-3</w:t>
            </w: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49" w:type="dxa"/>
          </w:tcPr>
          <w:p w:rsidR="00500D43" w:rsidRPr="00472E83" w:rsidRDefault="00500D43" w:rsidP="008B199A">
            <w:pPr>
              <w:rPr>
                <w:rFonts w:ascii="Times New Roman" w:hAnsi="Times New Roman" w:cs="Times New Roman"/>
                <w:szCs w:val="24"/>
              </w:rPr>
            </w:pPr>
          </w:p>
        </w:tc>
        <w:tc>
          <w:tcPr>
            <w:tcW w:w="879" w:type="dxa"/>
          </w:tcPr>
          <w:p w:rsidR="00500D43" w:rsidRPr="00472E83" w:rsidRDefault="00500D43" w:rsidP="008B199A">
            <w:pPr>
              <w:rPr>
                <w:rFonts w:ascii="Times New Roman" w:hAnsi="Times New Roman" w:cs="Times New Roman"/>
                <w:szCs w:val="24"/>
              </w:rPr>
            </w:pPr>
          </w:p>
        </w:tc>
      </w:tr>
      <w:tr w:rsidR="00500D43" w:rsidRPr="00CE02E0" w:rsidTr="008B199A">
        <w:tc>
          <w:tcPr>
            <w:tcW w:w="2178" w:type="dxa"/>
          </w:tcPr>
          <w:p w:rsidR="00500D43" w:rsidRPr="00472E83" w:rsidRDefault="00500D43" w:rsidP="008B199A">
            <w:pPr>
              <w:rPr>
                <w:rFonts w:ascii="Times New Roman" w:hAnsi="Times New Roman" w:cs="Times New Roman"/>
                <w:szCs w:val="24"/>
              </w:rPr>
            </w:pPr>
            <w:r w:rsidRPr="00472E83">
              <w:rPr>
                <w:rFonts w:ascii="Times New Roman" w:hAnsi="Times New Roman" w:cs="Times New Roman"/>
                <w:szCs w:val="24"/>
              </w:rPr>
              <w:t>Avoidance rate</w:t>
            </w: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49" w:type="dxa"/>
          </w:tcPr>
          <w:p w:rsidR="00500D43" w:rsidRPr="00472E83" w:rsidRDefault="00500D43" w:rsidP="008B199A">
            <w:pPr>
              <w:rPr>
                <w:rFonts w:ascii="Times New Roman" w:hAnsi="Times New Roman" w:cs="Times New Roman"/>
                <w:szCs w:val="24"/>
              </w:rPr>
            </w:pPr>
          </w:p>
        </w:tc>
        <w:tc>
          <w:tcPr>
            <w:tcW w:w="879" w:type="dxa"/>
          </w:tcPr>
          <w:p w:rsidR="00500D43" w:rsidRPr="00472E83" w:rsidRDefault="00500D43" w:rsidP="008B199A">
            <w:pPr>
              <w:rPr>
                <w:rFonts w:ascii="Times New Roman" w:hAnsi="Times New Roman" w:cs="Times New Roman"/>
                <w:szCs w:val="24"/>
              </w:rPr>
            </w:pPr>
          </w:p>
        </w:tc>
      </w:tr>
      <w:tr w:rsidR="00500D43" w:rsidRPr="00CE02E0" w:rsidTr="008B199A">
        <w:tc>
          <w:tcPr>
            <w:tcW w:w="2178" w:type="dxa"/>
          </w:tcPr>
          <w:p w:rsidR="00500D43" w:rsidRPr="00472E83" w:rsidRDefault="00500D43" w:rsidP="008B199A">
            <w:pPr>
              <w:rPr>
                <w:rFonts w:ascii="Times New Roman" w:hAnsi="Times New Roman" w:cs="Times New Roman"/>
                <w:szCs w:val="24"/>
              </w:rPr>
            </w:pPr>
            <w:r w:rsidRPr="00472E83">
              <w:rPr>
                <w:rFonts w:ascii="Times New Roman" w:hAnsi="Times New Roman" w:cs="Times New Roman"/>
                <w:szCs w:val="24"/>
              </w:rPr>
              <w:t>Survivability rate</w:t>
            </w: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49" w:type="dxa"/>
          </w:tcPr>
          <w:p w:rsidR="00500D43" w:rsidRPr="00472E83" w:rsidRDefault="00500D43" w:rsidP="008B199A">
            <w:pPr>
              <w:rPr>
                <w:rFonts w:ascii="Times New Roman" w:hAnsi="Times New Roman" w:cs="Times New Roman"/>
                <w:szCs w:val="24"/>
              </w:rPr>
            </w:pPr>
          </w:p>
        </w:tc>
        <w:tc>
          <w:tcPr>
            <w:tcW w:w="879" w:type="dxa"/>
          </w:tcPr>
          <w:p w:rsidR="00500D43" w:rsidRPr="00472E83" w:rsidRDefault="00500D43" w:rsidP="008B199A">
            <w:pPr>
              <w:rPr>
                <w:rFonts w:ascii="Times New Roman" w:hAnsi="Times New Roman" w:cs="Times New Roman"/>
                <w:szCs w:val="24"/>
              </w:rPr>
            </w:pPr>
          </w:p>
        </w:tc>
      </w:tr>
      <w:tr w:rsidR="00500D43" w:rsidRPr="00CE02E0" w:rsidTr="008B199A">
        <w:tc>
          <w:tcPr>
            <w:tcW w:w="2178" w:type="dxa"/>
          </w:tcPr>
          <w:p w:rsidR="00500D43" w:rsidRPr="00472E83" w:rsidRDefault="00500D43" w:rsidP="008B199A">
            <w:pPr>
              <w:rPr>
                <w:rFonts w:ascii="Times New Roman" w:hAnsi="Times New Roman" w:cs="Times New Roman"/>
                <w:szCs w:val="24"/>
              </w:rPr>
            </w:pPr>
            <w:r w:rsidRPr="00472E83">
              <w:rPr>
                <w:rFonts w:ascii="Times New Roman" w:hAnsi="Times New Roman" w:cs="Times New Roman"/>
                <w:szCs w:val="24"/>
              </w:rPr>
              <w:t>Average detection time</w:t>
            </w: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49" w:type="dxa"/>
          </w:tcPr>
          <w:p w:rsidR="00500D43" w:rsidRPr="00472E83" w:rsidRDefault="00500D43" w:rsidP="008B199A">
            <w:pPr>
              <w:rPr>
                <w:rFonts w:ascii="Times New Roman" w:hAnsi="Times New Roman" w:cs="Times New Roman"/>
                <w:szCs w:val="24"/>
              </w:rPr>
            </w:pPr>
          </w:p>
        </w:tc>
        <w:tc>
          <w:tcPr>
            <w:tcW w:w="879" w:type="dxa"/>
          </w:tcPr>
          <w:p w:rsidR="00500D43" w:rsidRPr="00472E83" w:rsidRDefault="00500D43" w:rsidP="008B199A">
            <w:pPr>
              <w:rPr>
                <w:rFonts w:ascii="Times New Roman" w:hAnsi="Times New Roman" w:cs="Times New Roman"/>
                <w:szCs w:val="24"/>
              </w:rPr>
            </w:pPr>
          </w:p>
        </w:tc>
      </w:tr>
      <w:tr w:rsidR="00500D43" w:rsidRPr="00CE02E0" w:rsidTr="008B199A">
        <w:tc>
          <w:tcPr>
            <w:tcW w:w="2178"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49" w:type="dxa"/>
          </w:tcPr>
          <w:p w:rsidR="00500D43" w:rsidRPr="00472E83" w:rsidRDefault="00500D43" w:rsidP="008B199A">
            <w:pPr>
              <w:rPr>
                <w:rFonts w:ascii="Times New Roman" w:hAnsi="Times New Roman" w:cs="Times New Roman"/>
                <w:szCs w:val="24"/>
              </w:rPr>
            </w:pPr>
          </w:p>
        </w:tc>
        <w:tc>
          <w:tcPr>
            <w:tcW w:w="879" w:type="dxa"/>
          </w:tcPr>
          <w:p w:rsidR="00500D43" w:rsidRPr="00472E83" w:rsidRDefault="00500D43" w:rsidP="008B199A">
            <w:pPr>
              <w:rPr>
                <w:rFonts w:ascii="Times New Roman" w:hAnsi="Times New Roman" w:cs="Times New Roman"/>
                <w:szCs w:val="24"/>
              </w:rPr>
            </w:pPr>
          </w:p>
        </w:tc>
      </w:tr>
      <w:tr w:rsidR="00500D43" w:rsidRPr="00CE02E0" w:rsidTr="008B199A">
        <w:tc>
          <w:tcPr>
            <w:tcW w:w="2178" w:type="dxa"/>
          </w:tcPr>
          <w:p w:rsidR="00500D43" w:rsidRPr="00472E83" w:rsidRDefault="00500D43" w:rsidP="008B199A">
            <w:pPr>
              <w:rPr>
                <w:rFonts w:ascii="Times New Roman" w:hAnsi="Times New Roman" w:cs="Times New Roman"/>
                <w:szCs w:val="24"/>
              </w:rPr>
            </w:pPr>
            <w:r w:rsidRPr="00472E83">
              <w:rPr>
                <w:rFonts w:ascii="Times New Roman" w:hAnsi="Times New Roman" w:cs="Times New Roman"/>
                <w:szCs w:val="24"/>
              </w:rPr>
              <w:t>E-4</w:t>
            </w: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49" w:type="dxa"/>
          </w:tcPr>
          <w:p w:rsidR="00500D43" w:rsidRPr="00472E83" w:rsidRDefault="00500D43" w:rsidP="008B199A">
            <w:pPr>
              <w:rPr>
                <w:rFonts w:ascii="Times New Roman" w:hAnsi="Times New Roman" w:cs="Times New Roman"/>
                <w:szCs w:val="24"/>
              </w:rPr>
            </w:pPr>
          </w:p>
        </w:tc>
        <w:tc>
          <w:tcPr>
            <w:tcW w:w="879" w:type="dxa"/>
          </w:tcPr>
          <w:p w:rsidR="00500D43" w:rsidRPr="00472E83" w:rsidRDefault="00500D43" w:rsidP="008B199A">
            <w:pPr>
              <w:rPr>
                <w:rFonts w:ascii="Times New Roman" w:hAnsi="Times New Roman" w:cs="Times New Roman"/>
                <w:szCs w:val="24"/>
              </w:rPr>
            </w:pPr>
          </w:p>
        </w:tc>
      </w:tr>
      <w:tr w:rsidR="00500D43" w:rsidRPr="00CE02E0" w:rsidTr="008B199A">
        <w:tc>
          <w:tcPr>
            <w:tcW w:w="2178" w:type="dxa"/>
          </w:tcPr>
          <w:p w:rsidR="00500D43" w:rsidRPr="00472E83" w:rsidRDefault="00500D43" w:rsidP="008B199A">
            <w:pPr>
              <w:rPr>
                <w:rFonts w:ascii="Times New Roman" w:hAnsi="Times New Roman" w:cs="Times New Roman"/>
                <w:szCs w:val="24"/>
              </w:rPr>
            </w:pPr>
            <w:r w:rsidRPr="00472E83">
              <w:rPr>
                <w:rFonts w:ascii="Times New Roman" w:hAnsi="Times New Roman" w:cs="Times New Roman"/>
                <w:szCs w:val="24"/>
              </w:rPr>
              <w:t>Mean time to engage enemy threat</w:t>
            </w: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49" w:type="dxa"/>
          </w:tcPr>
          <w:p w:rsidR="00500D43" w:rsidRPr="00472E83" w:rsidRDefault="00500D43" w:rsidP="008B199A">
            <w:pPr>
              <w:rPr>
                <w:rFonts w:ascii="Times New Roman" w:hAnsi="Times New Roman" w:cs="Times New Roman"/>
                <w:szCs w:val="24"/>
              </w:rPr>
            </w:pPr>
          </w:p>
        </w:tc>
        <w:tc>
          <w:tcPr>
            <w:tcW w:w="879" w:type="dxa"/>
          </w:tcPr>
          <w:p w:rsidR="00500D43" w:rsidRPr="00472E83" w:rsidRDefault="00500D43" w:rsidP="008B199A">
            <w:pPr>
              <w:rPr>
                <w:rFonts w:ascii="Times New Roman" w:hAnsi="Times New Roman" w:cs="Times New Roman"/>
                <w:szCs w:val="24"/>
              </w:rPr>
            </w:pPr>
          </w:p>
        </w:tc>
      </w:tr>
      <w:tr w:rsidR="00500D43" w:rsidRPr="00CE02E0" w:rsidTr="008B199A">
        <w:tc>
          <w:tcPr>
            <w:tcW w:w="2178" w:type="dxa"/>
          </w:tcPr>
          <w:p w:rsidR="00500D43" w:rsidRPr="00472E83" w:rsidRDefault="00500D43" w:rsidP="008B199A">
            <w:pPr>
              <w:rPr>
                <w:rFonts w:ascii="Times New Roman" w:hAnsi="Times New Roman" w:cs="Times New Roman"/>
                <w:szCs w:val="24"/>
              </w:rPr>
            </w:pPr>
            <w:r w:rsidRPr="00472E83">
              <w:rPr>
                <w:rFonts w:ascii="Times New Roman" w:hAnsi="Times New Roman" w:cs="Times New Roman"/>
                <w:szCs w:val="24"/>
              </w:rPr>
              <w:t>Percent of enemy threats hit</w:t>
            </w: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49" w:type="dxa"/>
          </w:tcPr>
          <w:p w:rsidR="00500D43" w:rsidRPr="00472E83" w:rsidRDefault="00500D43" w:rsidP="008B199A">
            <w:pPr>
              <w:rPr>
                <w:rFonts w:ascii="Times New Roman" w:hAnsi="Times New Roman" w:cs="Times New Roman"/>
                <w:szCs w:val="24"/>
              </w:rPr>
            </w:pPr>
          </w:p>
        </w:tc>
        <w:tc>
          <w:tcPr>
            <w:tcW w:w="879" w:type="dxa"/>
          </w:tcPr>
          <w:p w:rsidR="00500D43" w:rsidRPr="00472E83" w:rsidRDefault="00500D43" w:rsidP="008B199A">
            <w:pPr>
              <w:rPr>
                <w:rFonts w:ascii="Times New Roman" w:hAnsi="Times New Roman" w:cs="Times New Roman"/>
                <w:szCs w:val="24"/>
              </w:rPr>
            </w:pPr>
          </w:p>
        </w:tc>
      </w:tr>
      <w:tr w:rsidR="00500D43" w:rsidRPr="00CE02E0" w:rsidTr="008B199A">
        <w:tc>
          <w:tcPr>
            <w:tcW w:w="2178"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49" w:type="dxa"/>
          </w:tcPr>
          <w:p w:rsidR="00500D43" w:rsidRPr="00472E83" w:rsidRDefault="00500D43" w:rsidP="008B199A">
            <w:pPr>
              <w:rPr>
                <w:rFonts w:ascii="Times New Roman" w:hAnsi="Times New Roman" w:cs="Times New Roman"/>
                <w:szCs w:val="24"/>
              </w:rPr>
            </w:pPr>
          </w:p>
        </w:tc>
        <w:tc>
          <w:tcPr>
            <w:tcW w:w="879" w:type="dxa"/>
          </w:tcPr>
          <w:p w:rsidR="00500D43" w:rsidRPr="00472E83" w:rsidRDefault="00500D43" w:rsidP="008B199A">
            <w:pPr>
              <w:rPr>
                <w:rFonts w:ascii="Times New Roman" w:hAnsi="Times New Roman" w:cs="Times New Roman"/>
                <w:szCs w:val="24"/>
              </w:rPr>
            </w:pPr>
          </w:p>
        </w:tc>
      </w:tr>
      <w:tr w:rsidR="00500D43" w:rsidRPr="00CE02E0" w:rsidTr="008B199A">
        <w:tc>
          <w:tcPr>
            <w:tcW w:w="2178" w:type="dxa"/>
          </w:tcPr>
          <w:p w:rsidR="00500D43" w:rsidRPr="00472E83" w:rsidRDefault="00500D43" w:rsidP="008B199A">
            <w:pPr>
              <w:rPr>
                <w:rFonts w:ascii="Times New Roman" w:hAnsi="Times New Roman" w:cs="Times New Roman"/>
                <w:szCs w:val="24"/>
              </w:rPr>
            </w:pPr>
            <w:r w:rsidRPr="00472E83">
              <w:rPr>
                <w:rFonts w:ascii="Times New Roman" w:hAnsi="Times New Roman" w:cs="Times New Roman"/>
                <w:szCs w:val="24"/>
              </w:rPr>
              <w:t>E-5</w:t>
            </w: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49" w:type="dxa"/>
          </w:tcPr>
          <w:p w:rsidR="00500D43" w:rsidRPr="00472E83" w:rsidRDefault="00500D43" w:rsidP="008B199A">
            <w:pPr>
              <w:rPr>
                <w:rFonts w:ascii="Times New Roman" w:hAnsi="Times New Roman" w:cs="Times New Roman"/>
                <w:szCs w:val="24"/>
              </w:rPr>
            </w:pPr>
          </w:p>
        </w:tc>
        <w:tc>
          <w:tcPr>
            <w:tcW w:w="879" w:type="dxa"/>
          </w:tcPr>
          <w:p w:rsidR="00500D43" w:rsidRPr="00472E83" w:rsidRDefault="00500D43" w:rsidP="008B199A">
            <w:pPr>
              <w:rPr>
                <w:rFonts w:ascii="Times New Roman" w:hAnsi="Times New Roman" w:cs="Times New Roman"/>
                <w:szCs w:val="24"/>
              </w:rPr>
            </w:pPr>
          </w:p>
        </w:tc>
      </w:tr>
      <w:tr w:rsidR="00500D43" w:rsidRPr="00CE02E0" w:rsidTr="008B199A">
        <w:tc>
          <w:tcPr>
            <w:tcW w:w="2178" w:type="dxa"/>
          </w:tcPr>
          <w:p w:rsidR="00500D43" w:rsidRPr="00472E83" w:rsidRDefault="00500D43" w:rsidP="008B199A">
            <w:pPr>
              <w:rPr>
                <w:rFonts w:ascii="Times New Roman" w:hAnsi="Times New Roman" w:cs="Times New Roman"/>
                <w:szCs w:val="24"/>
              </w:rPr>
            </w:pPr>
            <w:r w:rsidRPr="00472E83">
              <w:rPr>
                <w:rFonts w:ascii="Times New Roman" w:hAnsi="Times New Roman" w:cs="Times New Roman"/>
                <w:szCs w:val="24"/>
              </w:rPr>
              <w:t>Targets successfully detected</w:t>
            </w: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49" w:type="dxa"/>
          </w:tcPr>
          <w:p w:rsidR="00500D43" w:rsidRPr="00472E83" w:rsidRDefault="00500D43" w:rsidP="008B199A">
            <w:pPr>
              <w:rPr>
                <w:rFonts w:ascii="Times New Roman" w:hAnsi="Times New Roman" w:cs="Times New Roman"/>
                <w:szCs w:val="24"/>
              </w:rPr>
            </w:pPr>
          </w:p>
        </w:tc>
        <w:tc>
          <w:tcPr>
            <w:tcW w:w="879" w:type="dxa"/>
          </w:tcPr>
          <w:p w:rsidR="00500D43" w:rsidRPr="00472E83" w:rsidRDefault="00500D43" w:rsidP="008B199A">
            <w:pPr>
              <w:rPr>
                <w:rFonts w:ascii="Times New Roman" w:hAnsi="Times New Roman" w:cs="Times New Roman"/>
                <w:szCs w:val="24"/>
              </w:rPr>
            </w:pPr>
          </w:p>
        </w:tc>
      </w:tr>
      <w:tr w:rsidR="00500D43" w:rsidRPr="00CE02E0" w:rsidTr="008B199A">
        <w:tc>
          <w:tcPr>
            <w:tcW w:w="2178" w:type="dxa"/>
          </w:tcPr>
          <w:p w:rsidR="00500D43" w:rsidRPr="00472E83" w:rsidRDefault="00500D43" w:rsidP="008B199A">
            <w:pPr>
              <w:rPr>
                <w:rFonts w:ascii="Times New Roman" w:hAnsi="Times New Roman" w:cs="Times New Roman"/>
                <w:szCs w:val="24"/>
              </w:rPr>
            </w:pPr>
            <w:r w:rsidRPr="00472E83">
              <w:rPr>
                <w:rFonts w:ascii="Times New Roman" w:hAnsi="Times New Roman" w:cs="Times New Roman"/>
                <w:szCs w:val="24"/>
              </w:rPr>
              <w:t>Targets successfully classified</w:t>
            </w: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49" w:type="dxa"/>
          </w:tcPr>
          <w:p w:rsidR="00500D43" w:rsidRPr="00472E83" w:rsidRDefault="00500D43" w:rsidP="008B199A">
            <w:pPr>
              <w:rPr>
                <w:rFonts w:ascii="Times New Roman" w:hAnsi="Times New Roman" w:cs="Times New Roman"/>
                <w:szCs w:val="24"/>
              </w:rPr>
            </w:pPr>
          </w:p>
        </w:tc>
        <w:tc>
          <w:tcPr>
            <w:tcW w:w="879" w:type="dxa"/>
          </w:tcPr>
          <w:p w:rsidR="00500D43" w:rsidRPr="00472E83" w:rsidRDefault="00500D43" w:rsidP="008B199A">
            <w:pPr>
              <w:rPr>
                <w:rFonts w:ascii="Times New Roman" w:hAnsi="Times New Roman" w:cs="Times New Roman"/>
                <w:szCs w:val="24"/>
              </w:rPr>
            </w:pPr>
          </w:p>
        </w:tc>
      </w:tr>
      <w:tr w:rsidR="00500D43" w:rsidRPr="00CE02E0" w:rsidTr="008B199A">
        <w:tc>
          <w:tcPr>
            <w:tcW w:w="2178"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49" w:type="dxa"/>
          </w:tcPr>
          <w:p w:rsidR="00500D43" w:rsidRPr="00472E83" w:rsidRDefault="00500D43" w:rsidP="008B199A">
            <w:pPr>
              <w:rPr>
                <w:rFonts w:ascii="Times New Roman" w:hAnsi="Times New Roman" w:cs="Times New Roman"/>
                <w:szCs w:val="24"/>
              </w:rPr>
            </w:pPr>
          </w:p>
        </w:tc>
        <w:tc>
          <w:tcPr>
            <w:tcW w:w="879" w:type="dxa"/>
          </w:tcPr>
          <w:p w:rsidR="00500D43" w:rsidRPr="00472E83" w:rsidRDefault="00500D43" w:rsidP="008B199A">
            <w:pPr>
              <w:rPr>
                <w:rFonts w:ascii="Times New Roman" w:hAnsi="Times New Roman" w:cs="Times New Roman"/>
                <w:szCs w:val="24"/>
              </w:rPr>
            </w:pPr>
          </w:p>
        </w:tc>
      </w:tr>
      <w:tr w:rsidR="00500D43" w:rsidRPr="00CE02E0" w:rsidTr="008B199A">
        <w:tc>
          <w:tcPr>
            <w:tcW w:w="2178" w:type="dxa"/>
          </w:tcPr>
          <w:p w:rsidR="00500D43" w:rsidRPr="00472E83" w:rsidRDefault="00500D43" w:rsidP="008B199A">
            <w:pPr>
              <w:rPr>
                <w:rFonts w:ascii="Times New Roman" w:hAnsi="Times New Roman" w:cs="Times New Roman"/>
                <w:szCs w:val="24"/>
              </w:rPr>
            </w:pPr>
            <w:r w:rsidRPr="00472E83">
              <w:rPr>
                <w:rFonts w:ascii="Times New Roman" w:hAnsi="Times New Roman" w:cs="Times New Roman"/>
                <w:szCs w:val="24"/>
              </w:rPr>
              <w:t>E-6</w:t>
            </w: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49" w:type="dxa"/>
          </w:tcPr>
          <w:p w:rsidR="00500D43" w:rsidRPr="00472E83" w:rsidRDefault="00500D43" w:rsidP="008B199A">
            <w:pPr>
              <w:rPr>
                <w:rFonts w:ascii="Times New Roman" w:hAnsi="Times New Roman" w:cs="Times New Roman"/>
                <w:szCs w:val="24"/>
              </w:rPr>
            </w:pPr>
          </w:p>
        </w:tc>
        <w:tc>
          <w:tcPr>
            <w:tcW w:w="879" w:type="dxa"/>
          </w:tcPr>
          <w:p w:rsidR="00500D43" w:rsidRPr="00472E83" w:rsidRDefault="00500D43" w:rsidP="008B199A">
            <w:pPr>
              <w:rPr>
                <w:rFonts w:ascii="Times New Roman" w:hAnsi="Times New Roman" w:cs="Times New Roman"/>
                <w:szCs w:val="24"/>
              </w:rPr>
            </w:pPr>
          </w:p>
        </w:tc>
      </w:tr>
      <w:tr w:rsidR="00500D43" w:rsidRPr="00CE02E0" w:rsidTr="008B199A">
        <w:tc>
          <w:tcPr>
            <w:tcW w:w="2178" w:type="dxa"/>
          </w:tcPr>
          <w:p w:rsidR="00500D43" w:rsidRPr="00472E83" w:rsidRDefault="00500D43" w:rsidP="008B199A">
            <w:pPr>
              <w:rPr>
                <w:rFonts w:ascii="Times New Roman" w:hAnsi="Times New Roman" w:cs="Times New Roman"/>
                <w:szCs w:val="24"/>
              </w:rPr>
            </w:pPr>
            <w:r w:rsidRPr="00472E83">
              <w:rPr>
                <w:rFonts w:ascii="Times New Roman" w:hAnsi="Times New Roman" w:cs="Times New Roman"/>
                <w:szCs w:val="24"/>
              </w:rPr>
              <w:t>Throughput</w:t>
            </w: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49" w:type="dxa"/>
          </w:tcPr>
          <w:p w:rsidR="00500D43" w:rsidRPr="00472E83" w:rsidRDefault="00500D43" w:rsidP="008B199A">
            <w:pPr>
              <w:rPr>
                <w:rFonts w:ascii="Times New Roman" w:hAnsi="Times New Roman" w:cs="Times New Roman"/>
                <w:szCs w:val="24"/>
              </w:rPr>
            </w:pPr>
          </w:p>
        </w:tc>
        <w:tc>
          <w:tcPr>
            <w:tcW w:w="879" w:type="dxa"/>
          </w:tcPr>
          <w:p w:rsidR="00500D43" w:rsidRPr="00472E83" w:rsidRDefault="00500D43" w:rsidP="008B199A">
            <w:pPr>
              <w:rPr>
                <w:rFonts w:ascii="Times New Roman" w:hAnsi="Times New Roman" w:cs="Times New Roman"/>
                <w:szCs w:val="24"/>
              </w:rPr>
            </w:pPr>
          </w:p>
        </w:tc>
      </w:tr>
      <w:tr w:rsidR="00500D43" w:rsidRPr="00CE02E0" w:rsidTr="008B199A">
        <w:tc>
          <w:tcPr>
            <w:tcW w:w="2178"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49" w:type="dxa"/>
          </w:tcPr>
          <w:p w:rsidR="00500D43" w:rsidRPr="00472E83" w:rsidRDefault="00500D43" w:rsidP="008B199A">
            <w:pPr>
              <w:rPr>
                <w:rFonts w:ascii="Times New Roman" w:hAnsi="Times New Roman" w:cs="Times New Roman"/>
                <w:szCs w:val="24"/>
              </w:rPr>
            </w:pPr>
          </w:p>
        </w:tc>
        <w:tc>
          <w:tcPr>
            <w:tcW w:w="879" w:type="dxa"/>
          </w:tcPr>
          <w:p w:rsidR="00500D43" w:rsidRPr="00472E83" w:rsidRDefault="00500D43" w:rsidP="008B199A">
            <w:pPr>
              <w:rPr>
                <w:rFonts w:ascii="Times New Roman" w:hAnsi="Times New Roman" w:cs="Times New Roman"/>
                <w:szCs w:val="24"/>
              </w:rPr>
            </w:pPr>
          </w:p>
        </w:tc>
      </w:tr>
      <w:tr w:rsidR="00500D43" w:rsidRPr="00CE02E0" w:rsidTr="008B199A">
        <w:tc>
          <w:tcPr>
            <w:tcW w:w="2178" w:type="dxa"/>
          </w:tcPr>
          <w:p w:rsidR="00500D43" w:rsidRPr="00472E83" w:rsidRDefault="00500D43" w:rsidP="008B199A">
            <w:pPr>
              <w:rPr>
                <w:rFonts w:ascii="Times New Roman" w:hAnsi="Times New Roman" w:cs="Times New Roman"/>
                <w:szCs w:val="24"/>
              </w:rPr>
            </w:pPr>
            <w:r w:rsidRPr="00472E83">
              <w:rPr>
                <w:rFonts w:ascii="Times New Roman" w:hAnsi="Times New Roman" w:cs="Times New Roman"/>
                <w:szCs w:val="24"/>
              </w:rPr>
              <w:t>E-7</w:t>
            </w: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49" w:type="dxa"/>
          </w:tcPr>
          <w:p w:rsidR="00500D43" w:rsidRPr="00472E83" w:rsidRDefault="00500D43" w:rsidP="008B199A">
            <w:pPr>
              <w:rPr>
                <w:rFonts w:ascii="Times New Roman" w:hAnsi="Times New Roman" w:cs="Times New Roman"/>
                <w:szCs w:val="24"/>
              </w:rPr>
            </w:pPr>
          </w:p>
        </w:tc>
        <w:tc>
          <w:tcPr>
            <w:tcW w:w="879" w:type="dxa"/>
          </w:tcPr>
          <w:p w:rsidR="00500D43" w:rsidRPr="00472E83" w:rsidRDefault="00500D43" w:rsidP="008B199A">
            <w:pPr>
              <w:rPr>
                <w:rFonts w:ascii="Times New Roman" w:hAnsi="Times New Roman" w:cs="Times New Roman"/>
                <w:szCs w:val="24"/>
              </w:rPr>
            </w:pPr>
          </w:p>
        </w:tc>
      </w:tr>
      <w:tr w:rsidR="00500D43" w:rsidRPr="00CE02E0" w:rsidTr="008B199A">
        <w:tc>
          <w:tcPr>
            <w:tcW w:w="2178" w:type="dxa"/>
          </w:tcPr>
          <w:p w:rsidR="00500D43" w:rsidRPr="00472E83" w:rsidRDefault="00500D43" w:rsidP="008B199A">
            <w:pPr>
              <w:rPr>
                <w:rFonts w:ascii="Times New Roman" w:hAnsi="Times New Roman" w:cs="Times New Roman"/>
                <w:szCs w:val="24"/>
              </w:rPr>
            </w:pPr>
            <w:r w:rsidRPr="00472E83">
              <w:rPr>
                <w:rFonts w:ascii="Times New Roman" w:hAnsi="Times New Roman" w:cs="Times New Roman"/>
                <w:szCs w:val="24"/>
              </w:rPr>
              <w:t>Successful mission</w:t>
            </w: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49" w:type="dxa"/>
          </w:tcPr>
          <w:p w:rsidR="00500D43" w:rsidRPr="00472E83" w:rsidRDefault="00500D43" w:rsidP="008B199A">
            <w:pPr>
              <w:rPr>
                <w:rFonts w:ascii="Times New Roman" w:hAnsi="Times New Roman" w:cs="Times New Roman"/>
                <w:szCs w:val="24"/>
              </w:rPr>
            </w:pPr>
          </w:p>
        </w:tc>
        <w:tc>
          <w:tcPr>
            <w:tcW w:w="879" w:type="dxa"/>
          </w:tcPr>
          <w:p w:rsidR="00500D43" w:rsidRPr="00472E83" w:rsidRDefault="00500D43" w:rsidP="008B199A">
            <w:pPr>
              <w:rPr>
                <w:rFonts w:ascii="Times New Roman" w:hAnsi="Times New Roman" w:cs="Times New Roman"/>
                <w:szCs w:val="24"/>
              </w:rPr>
            </w:pPr>
          </w:p>
        </w:tc>
      </w:tr>
      <w:tr w:rsidR="00500D43" w:rsidRPr="00CE02E0" w:rsidTr="008B199A">
        <w:tc>
          <w:tcPr>
            <w:tcW w:w="2178"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49" w:type="dxa"/>
          </w:tcPr>
          <w:p w:rsidR="00500D43" w:rsidRPr="00472E83" w:rsidRDefault="00500D43" w:rsidP="008B199A">
            <w:pPr>
              <w:rPr>
                <w:rFonts w:ascii="Times New Roman" w:hAnsi="Times New Roman" w:cs="Times New Roman"/>
                <w:szCs w:val="24"/>
              </w:rPr>
            </w:pPr>
          </w:p>
        </w:tc>
        <w:tc>
          <w:tcPr>
            <w:tcW w:w="879" w:type="dxa"/>
          </w:tcPr>
          <w:p w:rsidR="00500D43" w:rsidRPr="00472E83" w:rsidRDefault="00500D43" w:rsidP="008B199A">
            <w:pPr>
              <w:rPr>
                <w:rFonts w:ascii="Times New Roman" w:hAnsi="Times New Roman" w:cs="Times New Roman"/>
                <w:szCs w:val="24"/>
              </w:rPr>
            </w:pPr>
          </w:p>
        </w:tc>
      </w:tr>
      <w:tr w:rsidR="00500D43" w:rsidRPr="00CE02E0" w:rsidTr="008B199A">
        <w:tc>
          <w:tcPr>
            <w:tcW w:w="2178" w:type="dxa"/>
          </w:tcPr>
          <w:p w:rsidR="00500D43" w:rsidRPr="00472E83" w:rsidRDefault="00500D43" w:rsidP="008B199A">
            <w:pPr>
              <w:rPr>
                <w:rFonts w:ascii="Times New Roman" w:hAnsi="Times New Roman" w:cs="Times New Roman"/>
                <w:szCs w:val="24"/>
              </w:rPr>
            </w:pPr>
            <w:r w:rsidRPr="00472E83">
              <w:rPr>
                <w:rFonts w:ascii="Times New Roman" w:hAnsi="Times New Roman" w:cs="Times New Roman"/>
                <w:szCs w:val="24"/>
              </w:rPr>
              <w:t>E-8</w:t>
            </w: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49" w:type="dxa"/>
          </w:tcPr>
          <w:p w:rsidR="00500D43" w:rsidRPr="00472E83" w:rsidRDefault="00500D43" w:rsidP="008B199A">
            <w:pPr>
              <w:rPr>
                <w:rFonts w:ascii="Times New Roman" w:hAnsi="Times New Roman" w:cs="Times New Roman"/>
                <w:szCs w:val="24"/>
              </w:rPr>
            </w:pPr>
          </w:p>
        </w:tc>
        <w:tc>
          <w:tcPr>
            <w:tcW w:w="879" w:type="dxa"/>
          </w:tcPr>
          <w:p w:rsidR="00500D43" w:rsidRPr="00472E83" w:rsidRDefault="00500D43" w:rsidP="008B199A">
            <w:pPr>
              <w:rPr>
                <w:rFonts w:ascii="Times New Roman" w:hAnsi="Times New Roman" w:cs="Times New Roman"/>
                <w:szCs w:val="24"/>
              </w:rPr>
            </w:pPr>
          </w:p>
        </w:tc>
      </w:tr>
      <w:tr w:rsidR="00500D43" w:rsidRPr="00CE02E0" w:rsidTr="008B199A">
        <w:tc>
          <w:tcPr>
            <w:tcW w:w="2178" w:type="dxa"/>
          </w:tcPr>
          <w:p w:rsidR="00500D43" w:rsidRPr="00472E83" w:rsidRDefault="00500D43" w:rsidP="008B199A">
            <w:pPr>
              <w:rPr>
                <w:rFonts w:ascii="Times New Roman" w:hAnsi="Times New Roman" w:cs="Times New Roman"/>
                <w:szCs w:val="24"/>
              </w:rPr>
            </w:pPr>
            <w:r w:rsidRPr="00472E83">
              <w:rPr>
                <w:rFonts w:ascii="Times New Roman" w:hAnsi="Times New Roman" w:cs="Times New Roman"/>
                <w:szCs w:val="24"/>
              </w:rPr>
              <w:t>Avoid detection</w:t>
            </w: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49" w:type="dxa"/>
          </w:tcPr>
          <w:p w:rsidR="00500D43" w:rsidRPr="00472E83" w:rsidRDefault="00500D43" w:rsidP="008B199A">
            <w:pPr>
              <w:rPr>
                <w:rFonts w:ascii="Times New Roman" w:hAnsi="Times New Roman" w:cs="Times New Roman"/>
                <w:szCs w:val="24"/>
              </w:rPr>
            </w:pPr>
          </w:p>
        </w:tc>
        <w:tc>
          <w:tcPr>
            <w:tcW w:w="879" w:type="dxa"/>
          </w:tcPr>
          <w:p w:rsidR="00500D43" w:rsidRPr="00472E83" w:rsidRDefault="00500D43" w:rsidP="008B199A">
            <w:pPr>
              <w:rPr>
                <w:rFonts w:ascii="Times New Roman" w:hAnsi="Times New Roman" w:cs="Times New Roman"/>
                <w:szCs w:val="24"/>
              </w:rPr>
            </w:pPr>
          </w:p>
        </w:tc>
      </w:tr>
      <w:tr w:rsidR="00500D43" w:rsidRPr="00CE02E0" w:rsidTr="008B199A">
        <w:tc>
          <w:tcPr>
            <w:tcW w:w="2178" w:type="dxa"/>
          </w:tcPr>
          <w:p w:rsidR="00500D43" w:rsidRPr="00472E83" w:rsidRDefault="00500D43" w:rsidP="008B199A">
            <w:pPr>
              <w:rPr>
                <w:rFonts w:ascii="Times New Roman" w:hAnsi="Times New Roman" w:cs="Times New Roman"/>
                <w:szCs w:val="24"/>
              </w:rPr>
            </w:pPr>
            <w:r w:rsidRPr="00472E83">
              <w:rPr>
                <w:rFonts w:ascii="Times New Roman" w:hAnsi="Times New Roman" w:cs="Times New Roman"/>
                <w:szCs w:val="24"/>
              </w:rPr>
              <w:t>Evade threats</w:t>
            </w: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49" w:type="dxa"/>
          </w:tcPr>
          <w:p w:rsidR="00500D43" w:rsidRPr="00472E83" w:rsidRDefault="00500D43" w:rsidP="008B199A">
            <w:pPr>
              <w:rPr>
                <w:rFonts w:ascii="Times New Roman" w:hAnsi="Times New Roman" w:cs="Times New Roman"/>
                <w:szCs w:val="24"/>
              </w:rPr>
            </w:pPr>
          </w:p>
        </w:tc>
        <w:tc>
          <w:tcPr>
            <w:tcW w:w="879" w:type="dxa"/>
          </w:tcPr>
          <w:p w:rsidR="00500D43" w:rsidRPr="00472E83" w:rsidRDefault="00500D43" w:rsidP="008B199A">
            <w:pPr>
              <w:rPr>
                <w:rFonts w:ascii="Times New Roman" w:hAnsi="Times New Roman" w:cs="Times New Roman"/>
                <w:szCs w:val="24"/>
              </w:rPr>
            </w:pPr>
          </w:p>
        </w:tc>
      </w:tr>
      <w:tr w:rsidR="00500D43" w:rsidRPr="00CE02E0" w:rsidTr="008B199A">
        <w:tc>
          <w:tcPr>
            <w:tcW w:w="2178"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49" w:type="dxa"/>
          </w:tcPr>
          <w:p w:rsidR="00500D43" w:rsidRPr="00472E83" w:rsidRDefault="00500D43" w:rsidP="008B199A">
            <w:pPr>
              <w:rPr>
                <w:rFonts w:ascii="Times New Roman" w:hAnsi="Times New Roman" w:cs="Times New Roman"/>
                <w:szCs w:val="24"/>
              </w:rPr>
            </w:pPr>
          </w:p>
        </w:tc>
        <w:tc>
          <w:tcPr>
            <w:tcW w:w="879" w:type="dxa"/>
          </w:tcPr>
          <w:p w:rsidR="00500D43" w:rsidRPr="00472E83" w:rsidRDefault="00500D43" w:rsidP="008B199A">
            <w:pPr>
              <w:rPr>
                <w:rFonts w:ascii="Times New Roman" w:hAnsi="Times New Roman" w:cs="Times New Roman"/>
                <w:szCs w:val="24"/>
              </w:rPr>
            </w:pPr>
          </w:p>
        </w:tc>
      </w:tr>
      <w:tr w:rsidR="00500D43" w:rsidRPr="00CE02E0" w:rsidTr="008B199A">
        <w:tc>
          <w:tcPr>
            <w:tcW w:w="2178" w:type="dxa"/>
          </w:tcPr>
          <w:p w:rsidR="00500D43" w:rsidRPr="00472E83" w:rsidRDefault="00500D43" w:rsidP="008B199A">
            <w:pPr>
              <w:rPr>
                <w:rFonts w:ascii="Times New Roman" w:hAnsi="Times New Roman" w:cs="Times New Roman"/>
                <w:szCs w:val="24"/>
              </w:rPr>
            </w:pPr>
            <w:r w:rsidRPr="00472E83">
              <w:rPr>
                <w:rFonts w:ascii="Times New Roman" w:hAnsi="Times New Roman" w:cs="Times New Roman"/>
                <w:szCs w:val="24"/>
              </w:rPr>
              <w:t>E-9</w:t>
            </w: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49" w:type="dxa"/>
          </w:tcPr>
          <w:p w:rsidR="00500D43" w:rsidRPr="00472E83" w:rsidRDefault="00500D43" w:rsidP="008B199A">
            <w:pPr>
              <w:rPr>
                <w:rFonts w:ascii="Times New Roman" w:hAnsi="Times New Roman" w:cs="Times New Roman"/>
                <w:szCs w:val="24"/>
              </w:rPr>
            </w:pPr>
          </w:p>
        </w:tc>
        <w:tc>
          <w:tcPr>
            <w:tcW w:w="879" w:type="dxa"/>
          </w:tcPr>
          <w:p w:rsidR="00500D43" w:rsidRPr="00472E83" w:rsidRDefault="00500D43" w:rsidP="008B199A">
            <w:pPr>
              <w:rPr>
                <w:rFonts w:ascii="Times New Roman" w:hAnsi="Times New Roman" w:cs="Times New Roman"/>
                <w:szCs w:val="24"/>
              </w:rPr>
            </w:pPr>
          </w:p>
        </w:tc>
      </w:tr>
      <w:tr w:rsidR="00500D43" w:rsidRPr="00CE02E0" w:rsidTr="008B199A">
        <w:tc>
          <w:tcPr>
            <w:tcW w:w="2178" w:type="dxa"/>
          </w:tcPr>
          <w:p w:rsidR="00500D43" w:rsidRPr="00472E83" w:rsidRDefault="00500D43" w:rsidP="008B199A">
            <w:pPr>
              <w:rPr>
                <w:rFonts w:ascii="Times New Roman" w:hAnsi="Times New Roman" w:cs="Times New Roman"/>
                <w:szCs w:val="24"/>
              </w:rPr>
            </w:pPr>
            <w:r w:rsidRPr="00472E83">
              <w:rPr>
                <w:rFonts w:ascii="Times New Roman" w:hAnsi="Times New Roman" w:cs="Times New Roman"/>
                <w:szCs w:val="24"/>
              </w:rPr>
              <w:t>Target range</w:t>
            </w: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49" w:type="dxa"/>
          </w:tcPr>
          <w:p w:rsidR="00500D43" w:rsidRPr="00472E83" w:rsidRDefault="00500D43" w:rsidP="008B199A">
            <w:pPr>
              <w:rPr>
                <w:rFonts w:ascii="Times New Roman" w:hAnsi="Times New Roman" w:cs="Times New Roman"/>
                <w:szCs w:val="24"/>
              </w:rPr>
            </w:pPr>
          </w:p>
        </w:tc>
        <w:tc>
          <w:tcPr>
            <w:tcW w:w="879" w:type="dxa"/>
          </w:tcPr>
          <w:p w:rsidR="00500D43" w:rsidRPr="00472E83" w:rsidRDefault="00500D43" w:rsidP="008B199A">
            <w:pPr>
              <w:rPr>
                <w:rFonts w:ascii="Times New Roman" w:hAnsi="Times New Roman" w:cs="Times New Roman"/>
                <w:szCs w:val="24"/>
              </w:rPr>
            </w:pPr>
          </w:p>
        </w:tc>
      </w:tr>
      <w:tr w:rsidR="00500D43" w:rsidRPr="00CE02E0" w:rsidTr="008B199A">
        <w:tc>
          <w:tcPr>
            <w:tcW w:w="2178" w:type="dxa"/>
          </w:tcPr>
          <w:p w:rsidR="00500D43" w:rsidRPr="00472E83" w:rsidRDefault="00500D43" w:rsidP="008B199A">
            <w:pPr>
              <w:rPr>
                <w:rFonts w:ascii="Times New Roman" w:hAnsi="Times New Roman" w:cs="Times New Roman"/>
                <w:szCs w:val="24"/>
              </w:rPr>
            </w:pPr>
            <w:r w:rsidRPr="00472E83">
              <w:rPr>
                <w:rFonts w:ascii="Times New Roman" w:hAnsi="Times New Roman" w:cs="Times New Roman"/>
                <w:szCs w:val="24"/>
              </w:rPr>
              <w:t>Target speed</w:t>
            </w: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49" w:type="dxa"/>
          </w:tcPr>
          <w:p w:rsidR="00500D43" w:rsidRPr="00472E83" w:rsidRDefault="00500D43" w:rsidP="008B199A">
            <w:pPr>
              <w:rPr>
                <w:rFonts w:ascii="Times New Roman" w:hAnsi="Times New Roman" w:cs="Times New Roman"/>
                <w:szCs w:val="24"/>
              </w:rPr>
            </w:pPr>
          </w:p>
        </w:tc>
        <w:tc>
          <w:tcPr>
            <w:tcW w:w="879" w:type="dxa"/>
          </w:tcPr>
          <w:p w:rsidR="00500D43" w:rsidRPr="00472E83" w:rsidRDefault="00500D43" w:rsidP="008B199A">
            <w:pPr>
              <w:rPr>
                <w:rFonts w:ascii="Times New Roman" w:hAnsi="Times New Roman" w:cs="Times New Roman"/>
                <w:szCs w:val="24"/>
              </w:rPr>
            </w:pPr>
          </w:p>
        </w:tc>
      </w:tr>
      <w:tr w:rsidR="00500D43" w:rsidRPr="00CE02E0" w:rsidTr="008B199A">
        <w:tc>
          <w:tcPr>
            <w:tcW w:w="2178"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49" w:type="dxa"/>
          </w:tcPr>
          <w:p w:rsidR="00500D43" w:rsidRPr="00472E83" w:rsidRDefault="00500D43" w:rsidP="008B199A">
            <w:pPr>
              <w:rPr>
                <w:rFonts w:ascii="Times New Roman" w:hAnsi="Times New Roman" w:cs="Times New Roman"/>
                <w:szCs w:val="24"/>
              </w:rPr>
            </w:pPr>
          </w:p>
        </w:tc>
        <w:tc>
          <w:tcPr>
            <w:tcW w:w="879" w:type="dxa"/>
          </w:tcPr>
          <w:p w:rsidR="00500D43" w:rsidRPr="00472E83" w:rsidRDefault="00500D43" w:rsidP="008B199A">
            <w:pPr>
              <w:rPr>
                <w:rFonts w:ascii="Times New Roman" w:hAnsi="Times New Roman" w:cs="Times New Roman"/>
                <w:szCs w:val="24"/>
              </w:rPr>
            </w:pPr>
          </w:p>
        </w:tc>
      </w:tr>
      <w:tr w:rsidR="00500D43" w:rsidRPr="00CE02E0" w:rsidTr="008B199A">
        <w:tc>
          <w:tcPr>
            <w:tcW w:w="2178" w:type="dxa"/>
          </w:tcPr>
          <w:p w:rsidR="00500D43" w:rsidRPr="00472E83" w:rsidRDefault="00500D43" w:rsidP="008B199A">
            <w:pPr>
              <w:rPr>
                <w:rFonts w:ascii="Times New Roman" w:hAnsi="Times New Roman" w:cs="Times New Roman"/>
                <w:szCs w:val="24"/>
              </w:rPr>
            </w:pPr>
            <w:r w:rsidRPr="00472E83">
              <w:rPr>
                <w:rFonts w:ascii="Times New Roman" w:hAnsi="Times New Roman" w:cs="Times New Roman"/>
                <w:szCs w:val="24"/>
              </w:rPr>
              <w:t>E-10</w:t>
            </w: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49" w:type="dxa"/>
          </w:tcPr>
          <w:p w:rsidR="00500D43" w:rsidRPr="00472E83" w:rsidRDefault="00500D43" w:rsidP="008B199A">
            <w:pPr>
              <w:rPr>
                <w:rFonts w:ascii="Times New Roman" w:hAnsi="Times New Roman" w:cs="Times New Roman"/>
                <w:szCs w:val="24"/>
              </w:rPr>
            </w:pPr>
          </w:p>
        </w:tc>
        <w:tc>
          <w:tcPr>
            <w:tcW w:w="879" w:type="dxa"/>
          </w:tcPr>
          <w:p w:rsidR="00500D43" w:rsidRPr="00472E83" w:rsidRDefault="00500D43" w:rsidP="008B199A">
            <w:pPr>
              <w:rPr>
                <w:rFonts w:ascii="Times New Roman" w:hAnsi="Times New Roman" w:cs="Times New Roman"/>
                <w:szCs w:val="24"/>
              </w:rPr>
            </w:pPr>
          </w:p>
        </w:tc>
      </w:tr>
      <w:tr w:rsidR="00500D43" w:rsidRPr="00CE02E0" w:rsidTr="008B199A">
        <w:tc>
          <w:tcPr>
            <w:tcW w:w="2178" w:type="dxa"/>
          </w:tcPr>
          <w:p w:rsidR="00500D43" w:rsidRPr="00472E83" w:rsidRDefault="00500D43" w:rsidP="008B199A">
            <w:pPr>
              <w:rPr>
                <w:rFonts w:ascii="Times New Roman" w:hAnsi="Times New Roman" w:cs="Times New Roman"/>
                <w:szCs w:val="24"/>
              </w:rPr>
            </w:pPr>
            <w:r w:rsidRPr="00472E83">
              <w:rPr>
                <w:rFonts w:ascii="Times New Roman" w:hAnsi="Times New Roman" w:cs="Times New Roman"/>
                <w:szCs w:val="24"/>
              </w:rPr>
              <w:t>Lethality</w:t>
            </w: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49" w:type="dxa"/>
          </w:tcPr>
          <w:p w:rsidR="00500D43" w:rsidRPr="00472E83" w:rsidRDefault="00500D43" w:rsidP="008B199A">
            <w:pPr>
              <w:rPr>
                <w:rFonts w:ascii="Times New Roman" w:hAnsi="Times New Roman" w:cs="Times New Roman"/>
                <w:szCs w:val="24"/>
              </w:rPr>
            </w:pPr>
          </w:p>
        </w:tc>
        <w:tc>
          <w:tcPr>
            <w:tcW w:w="879" w:type="dxa"/>
          </w:tcPr>
          <w:p w:rsidR="00500D43" w:rsidRPr="00472E83" w:rsidRDefault="00500D43" w:rsidP="008B199A">
            <w:pPr>
              <w:rPr>
                <w:rFonts w:ascii="Times New Roman" w:hAnsi="Times New Roman" w:cs="Times New Roman"/>
                <w:szCs w:val="24"/>
              </w:rPr>
            </w:pPr>
          </w:p>
        </w:tc>
      </w:tr>
      <w:tr w:rsidR="00500D43" w:rsidRPr="00CE02E0" w:rsidTr="008B199A">
        <w:tc>
          <w:tcPr>
            <w:tcW w:w="2178" w:type="dxa"/>
          </w:tcPr>
          <w:p w:rsidR="00500D43" w:rsidRPr="00472E83" w:rsidRDefault="00500D43" w:rsidP="008B199A">
            <w:pPr>
              <w:rPr>
                <w:rFonts w:ascii="Times New Roman" w:hAnsi="Times New Roman" w:cs="Times New Roman"/>
                <w:szCs w:val="24"/>
              </w:rPr>
            </w:pPr>
            <w:r w:rsidRPr="00472E83">
              <w:rPr>
                <w:rFonts w:ascii="Times New Roman" w:hAnsi="Times New Roman" w:cs="Times New Roman"/>
                <w:szCs w:val="24"/>
              </w:rPr>
              <w:t>Rate of fire</w:t>
            </w: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10" w:type="dxa"/>
          </w:tcPr>
          <w:p w:rsidR="00500D43" w:rsidRPr="00472E83" w:rsidRDefault="00500D43" w:rsidP="008B199A">
            <w:pPr>
              <w:rPr>
                <w:rFonts w:ascii="Times New Roman" w:hAnsi="Times New Roman" w:cs="Times New Roman"/>
                <w:szCs w:val="24"/>
              </w:rPr>
            </w:pPr>
          </w:p>
        </w:tc>
        <w:tc>
          <w:tcPr>
            <w:tcW w:w="849" w:type="dxa"/>
          </w:tcPr>
          <w:p w:rsidR="00500D43" w:rsidRPr="00472E83" w:rsidRDefault="00500D43" w:rsidP="008B199A">
            <w:pPr>
              <w:rPr>
                <w:rFonts w:ascii="Times New Roman" w:hAnsi="Times New Roman" w:cs="Times New Roman"/>
                <w:szCs w:val="24"/>
              </w:rPr>
            </w:pPr>
          </w:p>
        </w:tc>
        <w:tc>
          <w:tcPr>
            <w:tcW w:w="879" w:type="dxa"/>
          </w:tcPr>
          <w:p w:rsidR="00500D43" w:rsidRPr="00472E83" w:rsidRDefault="00500D43" w:rsidP="008B199A">
            <w:pPr>
              <w:rPr>
                <w:rFonts w:ascii="Times New Roman" w:hAnsi="Times New Roman" w:cs="Times New Roman"/>
                <w:szCs w:val="24"/>
              </w:rPr>
            </w:pPr>
          </w:p>
        </w:tc>
      </w:tr>
      <w:tr w:rsidR="00500D43" w:rsidRPr="00CE02E0" w:rsidTr="008B199A">
        <w:tc>
          <w:tcPr>
            <w:tcW w:w="2178" w:type="dxa"/>
          </w:tcPr>
          <w:p w:rsidR="00500D43" w:rsidRPr="00CE02E0" w:rsidRDefault="00500D43" w:rsidP="008B199A">
            <w:pPr>
              <w:rPr>
                <w:rFonts w:cs="Arial"/>
                <w:szCs w:val="24"/>
              </w:rPr>
            </w:pPr>
          </w:p>
        </w:tc>
        <w:tc>
          <w:tcPr>
            <w:tcW w:w="810" w:type="dxa"/>
          </w:tcPr>
          <w:p w:rsidR="00500D43" w:rsidRPr="00CE02E0" w:rsidRDefault="00500D43" w:rsidP="008B199A">
            <w:pPr>
              <w:rPr>
                <w:rFonts w:cs="Arial"/>
                <w:szCs w:val="24"/>
              </w:rPr>
            </w:pPr>
          </w:p>
        </w:tc>
        <w:tc>
          <w:tcPr>
            <w:tcW w:w="810" w:type="dxa"/>
          </w:tcPr>
          <w:p w:rsidR="00500D43" w:rsidRPr="00CE02E0" w:rsidRDefault="00500D43" w:rsidP="008B199A">
            <w:pPr>
              <w:rPr>
                <w:rFonts w:cs="Arial"/>
                <w:szCs w:val="24"/>
              </w:rPr>
            </w:pPr>
          </w:p>
        </w:tc>
        <w:tc>
          <w:tcPr>
            <w:tcW w:w="810" w:type="dxa"/>
          </w:tcPr>
          <w:p w:rsidR="00500D43" w:rsidRPr="00CE02E0" w:rsidRDefault="00500D43" w:rsidP="008B199A">
            <w:pPr>
              <w:rPr>
                <w:rFonts w:cs="Arial"/>
                <w:szCs w:val="24"/>
              </w:rPr>
            </w:pPr>
          </w:p>
        </w:tc>
        <w:tc>
          <w:tcPr>
            <w:tcW w:w="810" w:type="dxa"/>
          </w:tcPr>
          <w:p w:rsidR="00500D43" w:rsidRPr="00CE02E0" w:rsidRDefault="00500D43" w:rsidP="008B199A">
            <w:pPr>
              <w:rPr>
                <w:rFonts w:cs="Arial"/>
                <w:szCs w:val="24"/>
              </w:rPr>
            </w:pPr>
          </w:p>
        </w:tc>
        <w:tc>
          <w:tcPr>
            <w:tcW w:w="810" w:type="dxa"/>
          </w:tcPr>
          <w:p w:rsidR="00500D43" w:rsidRPr="00CE02E0" w:rsidRDefault="00500D43" w:rsidP="008B199A">
            <w:pPr>
              <w:rPr>
                <w:rFonts w:cs="Arial"/>
                <w:szCs w:val="24"/>
              </w:rPr>
            </w:pPr>
          </w:p>
        </w:tc>
        <w:tc>
          <w:tcPr>
            <w:tcW w:w="810" w:type="dxa"/>
          </w:tcPr>
          <w:p w:rsidR="00500D43" w:rsidRPr="00CE02E0" w:rsidRDefault="00500D43" w:rsidP="008B199A">
            <w:pPr>
              <w:rPr>
                <w:rFonts w:cs="Arial"/>
                <w:szCs w:val="24"/>
              </w:rPr>
            </w:pPr>
          </w:p>
        </w:tc>
        <w:tc>
          <w:tcPr>
            <w:tcW w:w="810" w:type="dxa"/>
          </w:tcPr>
          <w:p w:rsidR="00500D43" w:rsidRPr="00CE02E0" w:rsidRDefault="00500D43" w:rsidP="008B199A">
            <w:pPr>
              <w:rPr>
                <w:rFonts w:cs="Arial"/>
                <w:szCs w:val="24"/>
              </w:rPr>
            </w:pPr>
          </w:p>
        </w:tc>
        <w:tc>
          <w:tcPr>
            <w:tcW w:w="849" w:type="dxa"/>
          </w:tcPr>
          <w:p w:rsidR="00500D43" w:rsidRPr="00CE02E0" w:rsidRDefault="00500D43" w:rsidP="008B199A">
            <w:pPr>
              <w:rPr>
                <w:rFonts w:cs="Arial"/>
                <w:szCs w:val="24"/>
              </w:rPr>
            </w:pPr>
          </w:p>
        </w:tc>
        <w:tc>
          <w:tcPr>
            <w:tcW w:w="879" w:type="dxa"/>
          </w:tcPr>
          <w:p w:rsidR="00500D43" w:rsidRPr="00CE02E0" w:rsidRDefault="00500D43" w:rsidP="008B199A">
            <w:pPr>
              <w:rPr>
                <w:rFonts w:cs="Arial"/>
                <w:szCs w:val="24"/>
              </w:rPr>
            </w:pPr>
          </w:p>
        </w:tc>
      </w:tr>
    </w:tbl>
    <w:p w:rsidR="00756073" w:rsidRPr="00B738A8" w:rsidRDefault="00756073">
      <w:pPr>
        <w:rPr>
          <w:rFonts w:ascii="Times New Roman" w:hAnsi="Times New Roman" w:cs="Times New Roman"/>
        </w:rPr>
      </w:pPr>
    </w:p>
    <w:p w:rsidR="00F04D5E" w:rsidRDefault="00F04D5E">
      <w:pPr>
        <w:spacing w:after="160" w:line="259" w:lineRule="auto"/>
        <w:rPr>
          <w:rFonts w:ascii="Times New Roman" w:hAnsi="Times New Roman" w:cs="Times New Roman"/>
          <w:b/>
        </w:rPr>
      </w:pPr>
    </w:p>
    <w:p w:rsidR="00F04D5E" w:rsidRPr="00472E83" w:rsidRDefault="00F04D5E" w:rsidP="00F04D5E">
      <w:pPr>
        <w:rPr>
          <w:rFonts w:ascii="Times New Roman" w:hAnsi="Times New Roman" w:cs="Times New Roman"/>
          <w:szCs w:val="24"/>
        </w:rPr>
      </w:pPr>
      <w:r w:rsidRPr="00472E83">
        <w:rPr>
          <w:rFonts w:ascii="Times New Roman" w:hAnsi="Times New Roman" w:cs="Times New Roman"/>
          <w:szCs w:val="24"/>
        </w:rPr>
        <w:t>Questionnaire for S-1 Interoperability</w:t>
      </w:r>
    </w:p>
    <w:p w:rsidR="00F04D5E" w:rsidRPr="00472E83" w:rsidRDefault="00F04D5E" w:rsidP="00F04D5E">
      <w:pPr>
        <w:rPr>
          <w:rFonts w:ascii="Times New Roman" w:hAnsi="Times New Roman" w:cs="Times New Roman"/>
          <w:szCs w:val="24"/>
        </w:rPr>
      </w:pPr>
      <w:r w:rsidRPr="00472E83">
        <w:rPr>
          <w:rFonts w:ascii="Times New Roman" w:hAnsi="Times New Roman" w:cs="Times New Roman"/>
          <w:szCs w:val="24"/>
        </w:rPr>
        <w:t>Name: ________________________</w:t>
      </w:r>
    </w:p>
    <w:p w:rsidR="00F04D5E" w:rsidRPr="00472E83" w:rsidRDefault="00F04D5E" w:rsidP="00F04D5E">
      <w:pPr>
        <w:rPr>
          <w:rFonts w:ascii="Times New Roman" w:hAnsi="Times New Roman" w:cs="Times New Roman"/>
          <w:szCs w:val="24"/>
        </w:rPr>
      </w:pPr>
      <w:r w:rsidRPr="00472E83">
        <w:rPr>
          <w:rFonts w:ascii="Times New Roman" w:hAnsi="Times New Roman" w:cs="Times New Roman"/>
          <w:szCs w:val="24"/>
        </w:rPr>
        <w:t>Rank:  ________________________</w:t>
      </w:r>
    </w:p>
    <w:p w:rsidR="00F04D5E" w:rsidRPr="00472E83" w:rsidRDefault="00F04D5E" w:rsidP="00F04D5E">
      <w:pPr>
        <w:rPr>
          <w:rFonts w:ascii="Times New Roman" w:hAnsi="Times New Roman" w:cs="Times New Roman"/>
          <w:szCs w:val="24"/>
        </w:rPr>
      </w:pPr>
      <w:r w:rsidRPr="00472E83">
        <w:rPr>
          <w:rFonts w:ascii="Times New Roman" w:hAnsi="Times New Roman" w:cs="Times New Roman"/>
          <w:szCs w:val="24"/>
        </w:rPr>
        <w:t>MOS:  ________________________</w:t>
      </w:r>
    </w:p>
    <w:p w:rsidR="00F04D5E" w:rsidRPr="00472E83" w:rsidRDefault="00F04D5E" w:rsidP="00F04D5E">
      <w:pPr>
        <w:rPr>
          <w:rFonts w:ascii="Times New Roman" w:hAnsi="Times New Roman" w:cs="Times New Roman"/>
          <w:szCs w:val="24"/>
        </w:rPr>
      </w:pPr>
    </w:p>
    <w:p w:rsidR="00F04D5E" w:rsidRPr="00472E83" w:rsidRDefault="00F04D5E" w:rsidP="00F04D5E">
      <w:pPr>
        <w:rPr>
          <w:rFonts w:ascii="Times New Roman" w:hAnsi="Times New Roman" w:cs="Times New Roman"/>
          <w:szCs w:val="24"/>
        </w:rPr>
      </w:pPr>
    </w:p>
    <w:p w:rsidR="00F04D5E" w:rsidRPr="00472E83" w:rsidRDefault="00F04D5E" w:rsidP="00F04D5E">
      <w:pPr>
        <w:rPr>
          <w:rFonts w:ascii="Times New Roman" w:hAnsi="Times New Roman" w:cs="Times New Roman"/>
          <w:szCs w:val="24"/>
        </w:rPr>
      </w:pPr>
      <w:r w:rsidRPr="00472E83">
        <w:rPr>
          <w:rFonts w:ascii="Times New Roman" w:hAnsi="Times New Roman" w:cs="Times New Roman"/>
          <w:szCs w:val="24"/>
        </w:rPr>
        <w:t>1.  Ease of data transfer:</w:t>
      </w:r>
    </w:p>
    <w:p w:rsidR="00F04D5E" w:rsidRPr="00472E83" w:rsidRDefault="00F04D5E" w:rsidP="00F04D5E">
      <w:pPr>
        <w:rPr>
          <w:rFonts w:ascii="Times New Roman" w:hAnsi="Times New Roman" w:cs="Times New Roman"/>
          <w:szCs w:val="24"/>
        </w:rPr>
      </w:pPr>
      <w:r w:rsidRPr="00472E83">
        <w:rPr>
          <w:rFonts w:ascii="Times New Roman" w:hAnsi="Times New Roman" w:cs="Times New Roman"/>
          <w:szCs w:val="24"/>
        </w:rPr>
        <w:t>__Excellent  __Very Good  __Average  __Fair  __Poor</w:t>
      </w:r>
    </w:p>
    <w:p w:rsidR="00F04D5E" w:rsidRPr="00472E83" w:rsidRDefault="00F04D5E" w:rsidP="00F04D5E">
      <w:pPr>
        <w:rPr>
          <w:rFonts w:ascii="Times New Roman" w:hAnsi="Times New Roman" w:cs="Times New Roman"/>
          <w:szCs w:val="24"/>
        </w:rPr>
      </w:pPr>
      <w:r w:rsidRPr="00472E83">
        <w:rPr>
          <w:rFonts w:ascii="Times New Roman" w:hAnsi="Times New Roman" w:cs="Times New Roman"/>
          <w:szCs w:val="24"/>
        </w:rPr>
        <w:t>Comments:  ______________________________________________________</w:t>
      </w:r>
    </w:p>
    <w:p w:rsidR="00F04D5E" w:rsidRPr="00472E83" w:rsidRDefault="00F04D5E" w:rsidP="00F04D5E">
      <w:pPr>
        <w:rPr>
          <w:rFonts w:ascii="Times New Roman" w:hAnsi="Times New Roman" w:cs="Times New Roman"/>
          <w:szCs w:val="24"/>
        </w:rPr>
      </w:pPr>
      <w:r w:rsidRPr="00472E83">
        <w:rPr>
          <w:rFonts w:ascii="Times New Roman" w:hAnsi="Times New Roman" w:cs="Times New Roman"/>
          <w:szCs w:val="24"/>
        </w:rPr>
        <w:t>________________________________________________________________</w:t>
      </w:r>
    </w:p>
    <w:p w:rsidR="00F04D5E" w:rsidRPr="00472E83" w:rsidRDefault="00F04D5E" w:rsidP="00F04D5E">
      <w:pPr>
        <w:rPr>
          <w:rFonts w:ascii="Times New Roman" w:hAnsi="Times New Roman" w:cs="Times New Roman"/>
          <w:szCs w:val="24"/>
        </w:rPr>
      </w:pPr>
    </w:p>
    <w:p w:rsidR="00F04D5E" w:rsidRPr="00472E83" w:rsidRDefault="00F04D5E" w:rsidP="00F04D5E">
      <w:pPr>
        <w:rPr>
          <w:rFonts w:ascii="Times New Roman" w:hAnsi="Times New Roman" w:cs="Times New Roman"/>
          <w:szCs w:val="24"/>
        </w:rPr>
      </w:pPr>
      <w:r w:rsidRPr="00472E83">
        <w:rPr>
          <w:rFonts w:ascii="Times New Roman" w:hAnsi="Times New Roman" w:cs="Times New Roman"/>
          <w:szCs w:val="24"/>
        </w:rPr>
        <w:t>2.  Accuracy of data transfer:</w:t>
      </w:r>
    </w:p>
    <w:p w:rsidR="00F04D5E" w:rsidRPr="00472E83" w:rsidRDefault="00F04D5E" w:rsidP="00F04D5E">
      <w:pPr>
        <w:rPr>
          <w:rFonts w:ascii="Times New Roman" w:hAnsi="Times New Roman" w:cs="Times New Roman"/>
          <w:szCs w:val="24"/>
        </w:rPr>
      </w:pPr>
      <w:r w:rsidRPr="00472E83">
        <w:rPr>
          <w:rFonts w:ascii="Times New Roman" w:hAnsi="Times New Roman" w:cs="Times New Roman"/>
          <w:szCs w:val="24"/>
        </w:rPr>
        <w:t>__Excellent  __Very Good  __Average  __Fair  __Poor</w:t>
      </w:r>
    </w:p>
    <w:p w:rsidR="00F04D5E" w:rsidRPr="00472E83" w:rsidRDefault="00F04D5E" w:rsidP="00F04D5E">
      <w:pPr>
        <w:rPr>
          <w:rFonts w:ascii="Times New Roman" w:hAnsi="Times New Roman" w:cs="Times New Roman"/>
          <w:szCs w:val="24"/>
        </w:rPr>
      </w:pPr>
      <w:r w:rsidRPr="00472E83">
        <w:rPr>
          <w:rFonts w:ascii="Times New Roman" w:hAnsi="Times New Roman" w:cs="Times New Roman"/>
          <w:szCs w:val="24"/>
        </w:rPr>
        <w:t>Comments:  ______________________________________________________</w:t>
      </w:r>
    </w:p>
    <w:p w:rsidR="00F04D5E" w:rsidRPr="00472E83" w:rsidRDefault="00F04D5E" w:rsidP="00F04D5E">
      <w:pPr>
        <w:rPr>
          <w:rFonts w:ascii="Times New Roman" w:hAnsi="Times New Roman" w:cs="Times New Roman"/>
          <w:szCs w:val="24"/>
        </w:rPr>
      </w:pPr>
      <w:r w:rsidRPr="00472E83">
        <w:rPr>
          <w:rFonts w:ascii="Times New Roman" w:hAnsi="Times New Roman" w:cs="Times New Roman"/>
          <w:szCs w:val="24"/>
        </w:rPr>
        <w:t>________________________________________________________________</w:t>
      </w:r>
    </w:p>
    <w:p w:rsidR="00F04D5E" w:rsidRPr="00472E83" w:rsidRDefault="00F04D5E" w:rsidP="00F04D5E">
      <w:pPr>
        <w:rPr>
          <w:rFonts w:ascii="Times New Roman" w:hAnsi="Times New Roman" w:cs="Times New Roman"/>
          <w:szCs w:val="24"/>
        </w:rPr>
      </w:pPr>
    </w:p>
    <w:p w:rsidR="00F04D5E" w:rsidRPr="00472E83" w:rsidRDefault="00F04D5E" w:rsidP="00F04D5E">
      <w:pPr>
        <w:rPr>
          <w:rFonts w:ascii="Times New Roman" w:hAnsi="Times New Roman" w:cs="Times New Roman"/>
          <w:szCs w:val="24"/>
        </w:rPr>
      </w:pPr>
      <w:r w:rsidRPr="00472E83">
        <w:rPr>
          <w:rFonts w:ascii="Times New Roman" w:hAnsi="Times New Roman" w:cs="Times New Roman"/>
          <w:szCs w:val="24"/>
        </w:rPr>
        <w:t>3.  Ease of manipulating data:</w:t>
      </w:r>
    </w:p>
    <w:p w:rsidR="00F04D5E" w:rsidRPr="00472E83" w:rsidRDefault="00F04D5E" w:rsidP="00F04D5E">
      <w:pPr>
        <w:rPr>
          <w:rFonts w:ascii="Times New Roman" w:hAnsi="Times New Roman" w:cs="Times New Roman"/>
          <w:szCs w:val="24"/>
        </w:rPr>
      </w:pPr>
      <w:r w:rsidRPr="00472E83">
        <w:rPr>
          <w:rFonts w:ascii="Times New Roman" w:hAnsi="Times New Roman" w:cs="Times New Roman"/>
          <w:szCs w:val="24"/>
        </w:rPr>
        <w:t>__Excellent  __Very Good  __Average  __Fair  __Poor</w:t>
      </w:r>
    </w:p>
    <w:p w:rsidR="00F04D5E" w:rsidRPr="00472E83" w:rsidRDefault="00F04D5E" w:rsidP="00F04D5E">
      <w:pPr>
        <w:rPr>
          <w:rFonts w:ascii="Times New Roman" w:hAnsi="Times New Roman" w:cs="Times New Roman"/>
          <w:szCs w:val="24"/>
        </w:rPr>
      </w:pPr>
      <w:r w:rsidRPr="00472E83">
        <w:rPr>
          <w:rFonts w:ascii="Times New Roman" w:hAnsi="Times New Roman" w:cs="Times New Roman"/>
          <w:szCs w:val="24"/>
        </w:rPr>
        <w:t>Comments:  ______________________________________________________</w:t>
      </w:r>
    </w:p>
    <w:p w:rsidR="00F04D5E" w:rsidRPr="00472E83" w:rsidRDefault="00F04D5E" w:rsidP="00F04D5E">
      <w:pPr>
        <w:rPr>
          <w:rFonts w:ascii="Times New Roman" w:hAnsi="Times New Roman" w:cs="Times New Roman"/>
          <w:szCs w:val="24"/>
        </w:rPr>
      </w:pPr>
      <w:r w:rsidRPr="00472E83">
        <w:rPr>
          <w:rFonts w:ascii="Times New Roman" w:hAnsi="Times New Roman" w:cs="Times New Roman"/>
          <w:szCs w:val="24"/>
        </w:rPr>
        <w:t>________________________________________________________________</w:t>
      </w:r>
    </w:p>
    <w:p w:rsidR="00F04D5E" w:rsidRPr="00472E83" w:rsidRDefault="00F04D5E" w:rsidP="00F04D5E">
      <w:pPr>
        <w:rPr>
          <w:rFonts w:ascii="Times New Roman" w:hAnsi="Times New Roman" w:cs="Times New Roman"/>
          <w:szCs w:val="24"/>
        </w:rPr>
      </w:pPr>
    </w:p>
    <w:p w:rsidR="00F04D5E" w:rsidRPr="00472E83" w:rsidRDefault="00F04D5E" w:rsidP="00F04D5E">
      <w:pPr>
        <w:rPr>
          <w:rFonts w:ascii="Times New Roman" w:hAnsi="Times New Roman" w:cs="Times New Roman"/>
          <w:szCs w:val="24"/>
        </w:rPr>
      </w:pPr>
      <w:r w:rsidRPr="00472E83">
        <w:rPr>
          <w:rFonts w:ascii="Times New Roman" w:hAnsi="Times New Roman" w:cs="Times New Roman"/>
          <w:szCs w:val="24"/>
        </w:rPr>
        <w:t>4.  Ease of tracking data:</w:t>
      </w:r>
    </w:p>
    <w:p w:rsidR="00F04D5E" w:rsidRPr="00472E83" w:rsidRDefault="00F04D5E" w:rsidP="00F04D5E">
      <w:pPr>
        <w:rPr>
          <w:rFonts w:ascii="Times New Roman" w:hAnsi="Times New Roman" w:cs="Times New Roman"/>
          <w:szCs w:val="24"/>
        </w:rPr>
      </w:pPr>
      <w:r w:rsidRPr="00472E83">
        <w:rPr>
          <w:rFonts w:ascii="Times New Roman" w:hAnsi="Times New Roman" w:cs="Times New Roman"/>
          <w:szCs w:val="24"/>
        </w:rPr>
        <w:t>__Excellent  __Very Good  __Average  __Fair  __Poor</w:t>
      </w:r>
    </w:p>
    <w:p w:rsidR="00F04D5E" w:rsidRPr="00472E83" w:rsidRDefault="00F04D5E" w:rsidP="00F04D5E">
      <w:pPr>
        <w:rPr>
          <w:rFonts w:ascii="Times New Roman" w:hAnsi="Times New Roman" w:cs="Times New Roman"/>
          <w:szCs w:val="24"/>
        </w:rPr>
      </w:pPr>
      <w:r w:rsidRPr="00472E83">
        <w:rPr>
          <w:rFonts w:ascii="Times New Roman" w:hAnsi="Times New Roman" w:cs="Times New Roman"/>
          <w:szCs w:val="24"/>
        </w:rPr>
        <w:t>Comments:  ______________________________________________________</w:t>
      </w:r>
    </w:p>
    <w:p w:rsidR="00F04D5E" w:rsidRPr="00472E83" w:rsidRDefault="00F04D5E" w:rsidP="00F04D5E">
      <w:pPr>
        <w:rPr>
          <w:rFonts w:ascii="Times New Roman" w:hAnsi="Times New Roman" w:cs="Times New Roman"/>
          <w:szCs w:val="24"/>
        </w:rPr>
      </w:pPr>
      <w:r w:rsidRPr="00472E83">
        <w:rPr>
          <w:rFonts w:ascii="Times New Roman" w:hAnsi="Times New Roman" w:cs="Times New Roman"/>
          <w:szCs w:val="24"/>
        </w:rPr>
        <w:t>________________________________________________________________</w:t>
      </w:r>
    </w:p>
    <w:p w:rsidR="00F04D5E" w:rsidRPr="00472E83" w:rsidRDefault="00F04D5E" w:rsidP="00F04D5E">
      <w:pPr>
        <w:rPr>
          <w:rFonts w:ascii="Times New Roman" w:hAnsi="Times New Roman" w:cs="Times New Roman"/>
          <w:szCs w:val="24"/>
        </w:rPr>
      </w:pPr>
    </w:p>
    <w:p w:rsidR="00F04D5E" w:rsidRPr="00472E83" w:rsidRDefault="00F04D5E" w:rsidP="00F04D5E">
      <w:pPr>
        <w:rPr>
          <w:rFonts w:ascii="Times New Roman" w:hAnsi="Times New Roman" w:cs="Times New Roman"/>
          <w:szCs w:val="24"/>
        </w:rPr>
      </w:pPr>
    </w:p>
    <w:p w:rsidR="00F04D5E" w:rsidRPr="00472E83" w:rsidRDefault="00F04D5E" w:rsidP="00F04D5E">
      <w:pPr>
        <w:rPr>
          <w:rFonts w:ascii="Times New Roman" w:hAnsi="Times New Roman" w:cs="Times New Roman"/>
          <w:szCs w:val="24"/>
        </w:rPr>
      </w:pPr>
      <w:r w:rsidRPr="00472E83">
        <w:rPr>
          <w:rFonts w:ascii="Times New Roman" w:hAnsi="Times New Roman" w:cs="Times New Roman"/>
          <w:szCs w:val="24"/>
        </w:rPr>
        <w:t>Questionnaire for S-2 HSI</w:t>
      </w:r>
    </w:p>
    <w:p w:rsidR="00F04D5E" w:rsidRPr="00472E83" w:rsidRDefault="00F04D5E" w:rsidP="00F04D5E">
      <w:pPr>
        <w:rPr>
          <w:rFonts w:ascii="Times New Roman" w:hAnsi="Times New Roman" w:cs="Times New Roman"/>
          <w:szCs w:val="24"/>
        </w:rPr>
      </w:pPr>
      <w:r w:rsidRPr="00472E83">
        <w:rPr>
          <w:rFonts w:ascii="Times New Roman" w:hAnsi="Times New Roman" w:cs="Times New Roman"/>
          <w:szCs w:val="24"/>
        </w:rPr>
        <w:t>Name: ________________________</w:t>
      </w:r>
    </w:p>
    <w:p w:rsidR="00F04D5E" w:rsidRPr="00472E83" w:rsidRDefault="00F04D5E" w:rsidP="00F04D5E">
      <w:pPr>
        <w:rPr>
          <w:rFonts w:ascii="Times New Roman" w:hAnsi="Times New Roman" w:cs="Times New Roman"/>
          <w:szCs w:val="24"/>
        </w:rPr>
      </w:pPr>
      <w:r w:rsidRPr="00472E83">
        <w:rPr>
          <w:rFonts w:ascii="Times New Roman" w:hAnsi="Times New Roman" w:cs="Times New Roman"/>
          <w:szCs w:val="24"/>
        </w:rPr>
        <w:t>Rank:  ________________________</w:t>
      </w:r>
    </w:p>
    <w:p w:rsidR="00F04D5E" w:rsidRPr="00472E83" w:rsidRDefault="00F04D5E" w:rsidP="00F04D5E">
      <w:pPr>
        <w:rPr>
          <w:rFonts w:ascii="Times New Roman" w:hAnsi="Times New Roman" w:cs="Times New Roman"/>
          <w:szCs w:val="24"/>
        </w:rPr>
      </w:pPr>
      <w:r w:rsidRPr="00472E83">
        <w:rPr>
          <w:rFonts w:ascii="Times New Roman" w:hAnsi="Times New Roman" w:cs="Times New Roman"/>
          <w:szCs w:val="24"/>
        </w:rPr>
        <w:t>MOS:  ________________________</w:t>
      </w:r>
    </w:p>
    <w:p w:rsidR="00F04D5E" w:rsidRPr="00472E83" w:rsidRDefault="00F04D5E" w:rsidP="00F04D5E">
      <w:pPr>
        <w:rPr>
          <w:rFonts w:ascii="Times New Roman" w:hAnsi="Times New Roman" w:cs="Times New Roman"/>
          <w:szCs w:val="24"/>
        </w:rPr>
      </w:pPr>
    </w:p>
    <w:p w:rsidR="00F04D5E" w:rsidRPr="00472E83" w:rsidRDefault="00F04D5E" w:rsidP="00F04D5E">
      <w:pPr>
        <w:rPr>
          <w:rFonts w:ascii="Times New Roman" w:hAnsi="Times New Roman" w:cs="Times New Roman"/>
          <w:szCs w:val="24"/>
        </w:rPr>
      </w:pPr>
    </w:p>
    <w:p w:rsidR="00F04D5E" w:rsidRPr="00472E83" w:rsidRDefault="00F04D5E" w:rsidP="00F04D5E">
      <w:pPr>
        <w:rPr>
          <w:rFonts w:ascii="Times New Roman" w:hAnsi="Times New Roman" w:cs="Times New Roman"/>
          <w:szCs w:val="24"/>
        </w:rPr>
      </w:pPr>
      <w:r w:rsidRPr="00472E83">
        <w:rPr>
          <w:rFonts w:ascii="Times New Roman" w:hAnsi="Times New Roman" w:cs="Times New Roman"/>
          <w:szCs w:val="24"/>
        </w:rPr>
        <w:t>1.  Ease of comprehension the maintenance manual:</w:t>
      </w:r>
    </w:p>
    <w:p w:rsidR="00F04D5E" w:rsidRPr="00472E83" w:rsidRDefault="00F04D5E" w:rsidP="00F04D5E">
      <w:pPr>
        <w:rPr>
          <w:rFonts w:ascii="Times New Roman" w:hAnsi="Times New Roman" w:cs="Times New Roman"/>
          <w:szCs w:val="24"/>
        </w:rPr>
      </w:pPr>
      <w:r w:rsidRPr="00472E83">
        <w:rPr>
          <w:rFonts w:ascii="Times New Roman" w:hAnsi="Times New Roman" w:cs="Times New Roman"/>
          <w:szCs w:val="24"/>
        </w:rPr>
        <w:t>__Excellent  __Very Good  __Average  __Fair  __Poor</w:t>
      </w:r>
    </w:p>
    <w:p w:rsidR="00F04D5E" w:rsidRPr="00472E83" w:rsidRDefault="00F04D5E" w:rsidP="00F04D5E">
      <w:pPr>
        <w:rPr>
          <w:rFonts w:ascii="Times New Roman" w:hAnsi="Times New Roman" w:cs="Times New Roman"/>
          <w:szCs w:val="24"/>
        </w:rPr>
      </w:pPr>
      <w:r w:rsidRPr="00472E83">
        <w:rPr>
          <w:rFonts w:ascii="Times New Roman" w:hAnsi="Times New Roman" w:cs="Times New Roman"/>
          <w:szCs w:val="24"/>
        </w:rPr>
        <w:lastRenderedPageBreak/>
        <w:t>Comments:  ______________________________________________________</w:t>
      </w:r>
    </w:p>
    <w:p w:rsidR="00F04D5E" w:rsidRPr="00472E83" w:rsidRDefault="00F04D5E" w:rsidP="00F04D5E">
      <w:pPr>
        <w:rPr>
          <w:rFonts w:ascii="Times New Roman" w:hAnsi="Times New Roman" w:cs="Times New Roman"/>
          <w:szCs w:val="24"/>
        </w:rPr>
      </w:pPr>
      <w:r w:rsidRPr="00472E83">
        <w:rPr>
          <w:rFonts w:ascii="Times New Roman" w:hAnsi="Times New Roman" w:cs="Times New Roman"/>
          <w:szCs w:val="24"/>
        </w:rPr>
        <w:t>________________________________________________________________</w:t>
      </w:r>
    </w:p>
    <w:p w:rsidR="00F04D5E" w:rsidRPr="00472E83" w:rsidRDefault="00F04D5E" w:rsidP="00F04D5E">
      <w:pPr>
        <w:rPr>
          <w:rFonts w:ascii="Times New Roman" w:hAnsi="Times New Roman" w:cs="Times New Roman"/>
          <w:szCs w:val="24"/>
        </w:rPr>
      </w:pPr>
    </w:p>
    <w:p w:rsidR="00F04D5E" w:rsidRPr="00472E83" w:rsidRDefault="00F04D5E" w:rsidP="00F04D5E">
      <w:pPr>
        <w:rPr>
          <w:rFonts w:ascii="Times New Roman" w:hAnsi="Times New Roman" w:cs="Times New Roman"/>
          <w:szCs w:val="24"/>
        </w:rPr>
      </w:pPr>
      <w:r w:rsidRPr="00472E83">
        <w:rPr>
          <w:rFonts w:ascii="Times New Roman" w:hAnsi="Times New Roman" w:cs="Times New Roman"/>
          <w:szCs w:val="24"/>
        </w:rPr>
        <w:t>2.  Ease of seeing the visual warnings:</w:t>
      </w:r>
    </w:p>
    <w:p w:rsidR="00F04D5E" w:rsidRPr="00472E83" w:rsidRDefault="00F04D5E" w:rsidP="00F04D5E">
      <w:pPr>
        <w:rPr>
          <w:rFonts w:ascii="Times New Roman" w:hAnsi="Times New Roman" w:cs="Times New Roman"/>
          <w:szCs w:val="24"/>
        </w:rPr>
      </w:pPr>
      <w:r w:rsidRPr="00472E83">
        <w:rPr>
          <w:rFonts w:ascii="Times New Roman" w:hAnsi="Times New Roman" w:cs="Times New Roman"/>
          <w:szCs w:val="24"/>
        </w:rPr>
        <w:t>__Excellent  __Very Good  __Average  __Fair  __Poor</w:t>
      </w:r>
    </w:p>
    <w:p w:rsidR="00F04D5E" w:rsidRPr="00472E83" w:rsidRDefault="00F04D5E" w:rsidP="00F04D5E">
      <w:pPr>
        <w:rPr>
          <w:rFonts w:ascii="Times New Roman" w:hAnsi="Times New Roman" w:cs="Times New Roman"/>
          <w:szCs w:val="24"/>
        </w:rPr>
      </w:pPr>
      <w:r w:rsidRPr="00472E83">
        <w:rPr>
          <w:rFonts w:ascii="Times New Roman" w:hAnsi="Times New Roman" w:cs="Times New Roman"/>
          <w:szCs w:val="24"/>
        </w:rPr>
        <w:t>Comments:  ______________________________________________________</w:t>
      </w:r>
    </w:p>
    <w:p w:rsidR="00F04D5E" w:rsidRPr="00472E83" w:rsidRDefault="00F04D5E" w:rsidP="00F04D5E">
      <w:pPr>
        <w:rPr>
          <w:rFonts w:ascii="Times New Roman" w:hAnsi="Times New Roman" w:cs="Times New Roman"/>
          <w:szCs w:val="24"/>
        </w:rPr>
      </w:pPr>
      <w:r w:rsidRPr="00472E83">
        <w:rPr>
          <w:rFonts w:ascii="Times New Roman" w:hAnsi="Times New Roman" w:cs="Times New Roman"/>
          <w:szCs w:val="24"/>
        </w:rPr>
        <w:t>________________________________________________________________</w:t>
      </w:r>
    </w:p>
    <w:p w:rsidR="00F04D5E" w:rsidRPr="00472E83" w:rsidRDefault="00F04D5E" w:rsidP="00F04D5E">
      <w:pPr>
        <w:rPr>
          <w:rFonts w:ascii="Times New Roman" w:hAnsi="Times New Roman" w:cs="Times New Roman"/>
          <w:szCs w:val="24"/>
        </w:rPr>
      </w:pPr>
    </w:p>
    <w:p w:rsidR="00F04D5E" w:rsidRPr="00472E83" w:rsidRDefault="00F04D5E" w:rsidP="00F04D5E">
      <w:pPr>
        <w:rPr>
          <w:rFonts w:ascii="Times New Roman" w:hAnsi="Times New Roman" w:cs="Times New Roman"/>
          <w:szCs w:val="24"/>
        </w:rPr>
      </w:pPr>
      <w:r w:rsidRPr="00472E83">
        <w:rPr>
          <w:rFonts w:ascii="Times New Roman" w:hAnsi="Times New Roman" w:cs="Times New Roman"/>
          <w:szCs w:val="24"/>
        </w:rPr>
        <w:t>3.  Ease of hearing the audio warnings:</w:t>
      </w:r>
    </w:p>
    <w:p w:rsidR="00F04D5E" w:rsidRPr="00472E83" w:rsidRDefault="00F04D5E" w:rsidP="00F04D5E">
      <w:pPr>
        <w:rPr>
          <w:rFonts w:ascii="Times New Roman" w:hAnsi="Times New Roman" w:cs="Times New Roman"/>
          <w:szCs w:val="24"/>
        </w:rPr>
      </w:pPr>
      <w:r w:rsidRPr="00472E83">
        <w:rPr>
          <w:rFonts w:ascii="Times New Roman" w:hAnsi="Times New Roman" w:cs="Times New Roman"/>
          <w:szCs w:val="24"/>
        </w:rPr>
        <w:t>__Excellent  __Very Good  __Average  __Fair  __Poor</w:t>
      </w:r>
    </w:p>
    <w:p w:rsidR="00F04D5E" w:rsidRPr="00472E83" w:rsidRDefault="00F04D5E" w:rsidP="00F04D5E">
      <w:pPr>
        <w:rPr>
          <w:rFonts w:ascii="Times New Roman" w:hAnsi="Times New Roman" w:cs="Times New Roman"/>
          <w:szCs w:val="24"/>
        </w:rPr>
      </w:pPr>
      <w:r w:rsidRPr="00472E83">
        <w:rPr>
          <w:rFonts w:ascii="Times New Roman" w:hAnsi="Times New Roman" w:cs="Times New Roman"/>
          <w:szCs w:val="24"/>
        </w:rPr>
        <w:t>Comments:  ______________________________________________________</w:t>
      </w:r>
    </w:p>
    <w:p w:rsidR="00F04D5E" w:rsidRPr="00472E83" w:rsidRDefault="00F04D5E" w:rsidP="00F04D5E">
      <w:pPr>
        <w:rPr>
          <w:rFonts w:ascii="Times New Roman" w:hAnsi="Times New Roman" w:cs="Times New Roman"/>
          <w:szCs w:val="24"/>
        </w:rPr>
      </w:pPr>
      <w:r w:rsidRPr="00472E83">
        <w:rPr>
          <w:rFonts w:ascii="Times New Roman" w:hAnsi="Times New Roman" w:cs="Times New Roman"/>
          <w:szCs w:val="24"/>
        </w:rPr>
        <w:t>________________________________________________________________</w:t>
      </w:r>
    </w:p>
    <w:p w:rsidR="00F04D5E" w:rsidRPr="00472E83" w:rsidRDefault="00F04D5E" w:rsidP="00F04D5E">
      <w:pPr>
        <w:rPr>
          <w:rFonts w:ascii="Times New Roman" w:hAnsi="Times New Roman" w:cs="Times New Roman"/>
          <w:szCs w:val="24"/>
        </w:rPr>
      </w:pPr>
    </w:p>
    <w:p w:rsidR="00F04D5E" w:rsidRPr="00472E83" w:rsidRDefault="00F04D5E" w:rsidP="00F04D5E">
      <w:pPr>
        <w:rPr>
          <w:rFonts w:ascii="Times New Roman" w:hAnsi="Times New Roman" w:cs="Times New Roman"/>
          <w:szCs w:val="24"/>
        </w:rPr>
      </w:pPr>
    </w:p>
    <w:p w:rsidR="00F04D5E" w:rsidRPr="00472E83" w:rsidRDefault="00F04D5E" w:rsidP="00F04D5E">
      <w:pPr>
        <w:rPr>
          <w:rFonts w:ascii="Times New Roman" w:hAnsi="Times New Roman" w:cs="Times New Roman"/>
          <w:szCs w:val="24"/>
        </w:rPr>
      </w:pPr>
      <w:r w:rsidRPr="00472E83">
        <w:rPr>
          <w:rFonts w:ascii="Times New Roman" w:hAnsi="Times New Roman" w:cs="Times New Roman"/>
          <w:szCs w:val="24"/>
        </w:rPr>
        <w:t>4.  Ease of comprehension the data on the display:</w:t>
      </w:r>
    </w:p>
    <w:p w:rsidR="00F04D5E" w:rsidRPr="00472E83" w:rsidRDefault="00F04D5E" w:rsidP="00F04D5E">
      <w:pPr>
        <w:rPr>
          <w:rFonts w:ascii="Times New Roman" w:hAnsi="Times New Roman" w:cs="Times New Roman"/>
          <w:szCs w:val="24"/>
        </w:rPr>
      </w:pPr>
      <w:r w:rsidRPr="00472E83">
        <w:rPr>
          <w:rFonts w:ascii="Times New Roman" w:hAnsi="Times New Roman" w:cs="Times New Roman"/>
          <w:szCs w:val="24"/>
        </w:rPr>
        <w:t>__Excellent  __Very Good  __Average  __Fair  __Poor</w:t>
      </w:r>
    </w:p>
    <w:p w:rsidR="00F04D5E" w:rsidRPr="00472E83" w:rsidRDefault="00F04D5E" w:rsidP="00F04D5E">
      <w:pPr>
        <w:rPr>
          <w:rFonts w:ascii="Times New Roman" w:hAnsi="Times New Roman" w:cs="Times New Roman"/>
          <w:szCs w:val="24"/>
        </w:rPr>
      </w:pPr>
      <w:r w:rsidRPr="00472E83">
        <w:rPr>
          <w:rFonts w:ascii="Times New Roman" w:hAnsi="Times New Roman" w:cs="Times New Roman"/>
          <w:szCs w:val="24"/>
        </w:rPr>
        <w:t>Comments:  ______________________________________________________</w:t>
      </w:r>
    </w:p>
    <w:p w:rsidR="00F04D5E" w:rsidRPr="00472E83" w:rsidRDefault="00F04D5E" w:rsidP="00F04D5E">
      <w:pPr>
        <w:rPr>
          <w:rFonts w:ascii="Times New Roman" w:hAnsi="Times New Roman" w:cs="Times New Roman"/>
          <w:szCs w:val="24"/>
        </w:rPr>
      </w:pPr>
      <w:r w:rsidRPr="00472E83">
        <w:rPr>
          <w:rFonts w:ascii="Times New Roman" w:hAnsi="Times New Roman" w:cs="Times New Roman"/>
          <w:szCs w:val="24"/>
        </w:rPr>
        <w:t>________________________________________________________________</w:t>
      </w:r>
    </w:p>
    <w:p w:rsidR="009D183A" w:rsidRPr="00B738A8" w:rsidRDefault="009D183A">
      <w:pPr>
        <w:spacing w:after="160" w:line="259" w:lineRule="auto"/>
        <w:rPr>
          <w:rFonts w:ascii="Times New Roman" w:eastAsiaTheme="majorEastAsia" w:hAnsi="Times New Roman" w:cs="Times New Roman"/>
          <w:b/>
          <w:color w:val="2E74B5" w:themeColor="accent1" w:themeShade="BF"/>
          <w:sz w:val="32"/>
          <w:szCs w:val="32"/>
        </w:rPr>
      </w:pPr>
      <w:r w:rsidRPr="00B738A8">
        <w:rPr>
          <w:rFonts w:ascii="Times New Roman" w:hAnsi="Times New Roman" w:cs="Times New Roman"/>
          <w:b/>
        </w:rPr>
        <w:br w:type="page"/>
      </w:r>
    </w:p>
    <w:p w:rsidR="00756073" w:rsidRPr="00B738A8" w:rsidRDefault="00756073" w:rsidP="00756073">
      <w:pPr>
        <w:pStyle w:val="Heading1"/>
        <w:rPr>
          <w:rFonts w:ascii="Times New Roman" w:hAnsi="Times New Roman" w:cs="Times New Roman"/>
          <w:b/>
        </w:rPr>
      </w:pPr>
      <w:bookmarkStart w:id="75" w:name="_Toc239096270"/>
      <w:r w:rsidRPr="00B738A8">
        <w:rPr>
          <w:rFonts w:ascii="Times New Roman" w:hAnsi="Times New Roman" w:cs="Times New Roman"/>
          <w:b/>
        </w:rPr>
        <w:lastRenderedPageBreak/>
        <w:t>ANNEX C</w:t>
      </w:r>
      <w:r w:rsidR="005040DD" w:rsidRPr="00B738A8">
        <w:rPr>
          <w:rFonts w:ascii="Times New Roman" w:hAnsi="Times New Roman" w:cs="Times New Roman"/>
          <w:b/>
        </w:rPr>
        <w:t>:</w:t>
      </w:r>
      <w:r w:rsidR="005040DD" w:rsidRPr="00B738A8">
        <w:rPr>
          <w:rFonts w:ascii="Times New Roman" w:hAnsi="Times New Roman" w:cs="Times New Roman"/>
          <w:b/>
        </w:rPr>
        <w:tab/>
        <w:t>OMITTED</w:t>
      </w:r>
      <w:bookmarkEnd w:id="75"/>
    </w:p>
    <w:p w:rsidR="00756073" w:rsidRPr="00B738A8" w:rsidRDefault="00756073">
      <w:pPr>
        <w:rPr>
          <w:rFonts w:ascii="Times New Roman" w:hAnsi="Times New Roman" w:cs="Times New Roman"/>
        </w:rPr>
      </w:pPr>
    </w:p>
    <w:p w:rsidR="00756073" w:rsidRPr="00B738A8" w:rsidRDefault="00756073">
      <w:pPr>
        <w:rPr>
          <w:rFonts w:ascii="Times New Roman" w:hAnsi="Times New Roman" w:cs="Times New Roman"/>
        </w:rPr>
      </w:pPr>
    </w:p>
    <w:p w:rsidR="009D183A" w:rsidRPr="00B738A8" w:rsidRDefault="009D183A">
      <w:pPr>
        <w:spacing w:after="160" w:line="259" w:lineRule="auto"/>
        <w:rPr>
          <w:rFonts w:ascii="Times New Roman" w:eastAsiaTheme="majorEastAsia" w:hAnsi="Times New Roman" w:cs="Times New Roman"/>
          <w:b/>
          <w:color w:val="2E74B5" w:themeColor="accent1" w:themeShade="BF"/>
          <w:sz w:val="32"/>
          <w:szCs w:val="32"/>
        </w:rPr>
      </w:pPr>
      <w:r w:rsidRPr="00B738A8">
        <w:rPr>
          <w:rFonts w:ascii="Times New Roman" w:hAnsi="Times New Roman" w:cs="Times New Roman"/>
          <w:b/>
        </w:rPr>
        <w:br w:type="page"/>
      </w:r>
    </w:p>
    <w:p w:rsidR="00756073" w:rsidRPr="00B738A8" w:rsidRDefault="00756073" w:rsidP="00756073">
      <w:pPr>
        <w:pStyle w:val="Heading1"/>
        <w:rPr>
          <w:rFonts w:ascii="Times New Roman" w:hAnsi="Times New Roman" w:cs="Times New Roman"/>
          <w:b/>
        </w:rPr>
      </w:pPr>
      <w:bookmarkStart w:id="76" w:name="_Toc239096271"/>
      <w:r w:rsidRPr="00B738A8">
        <w:rPr>
          <w:rFonts w:ascii="Times New Roman" w:hAnsi="Times New Roman" w:cs="Times New Roman"/>
          <w:b/>
        </w:rPr>
        <w:lastRenderedPageBreak/>
        <w:t>ANNEX D</w:t>
      </w:r>
      <w:r w:rsidR="005040DD" w:rsidRPr="00B738A8">
        <w:rPr>
          <w:rFonts w:ascii="Times New Roman" w:hAnsi="Times New Roman" w:cs="Times New Roman"/>
          <w:b/>
        </w:rPr>
        <w:t>:</w:t>
      </w:r>
      <w:r w:rsidR="005040DD" w:rsidRPr="00B738A8">
        <w:rPr>
          <w:rFonts w:ascii="Times New Roman" w:hAnsi="Times New Roman" w:cs="Times New Roman"/>
          <w:b/>
        </w:rPr>
        <w:tab/>
        <w:t>DATA ANALYSIS PLAN</w:t>
      </w:r>
      <w:bookmarkEnd w:id="76"/>
    </w:p>
    <w:p w:rsidR="00756073" w:rsidRPr="00B738A8" w:rsidRDefault="00756073">
      <w:pPr>
        <w:rPr>
          <w:rFonts w:ascii="Times New Roman" w:hAnsi="Times New Roman" w:cs="Times New Roman"/>
        </w:rPr>
      </w:pPr>
    </w:p>
    <w:tbl>
      <w:tblPr>
        <w:tblStyle w:val="TableGrid"/>
        <w:tblW w:w="0" w:type="auto"/>
        <w:tblLook w:val="04A0" w:firstRow="1" w:lastRow="0" w:firstColumn="1" w:lastColumn="0" w:noHBand="0" w:noVBand="1"/>
      </w:tblPr>
      <w:tblGrid>
        <w:gridCol w:w="3192"/>
        <w:gridCol w:w="3192"/>
        <w:gridCol w:w="3192"/>
      </w:tblGrid>
      <w:tr w:rsidR="0091359D" w:rsidRPr="00151D12" w:rsidTr="008B199A">
        <w:tc>
          <w:tcPr>
            <w:tcW w:w="3192" w:type="dxa"/>
          </w:tcPr>
          <w:p w:rsidR="0091359D" w:rsidRPr="00472E83" w:rsidRDefault="0091359D" w:rsidP="008B199A">
            <w:pPr>
              <w:jc w:val="center"/>
              <w:rPr>
                <w:rFonts w:ascii="Times New Roman" w:hAnsi="Times New Roman" w:cs="Times New Roman"/>
                <w:b/>
                <w:szCs w:val="24"/>
              </w:rPr>
            </w:pPr>
            <w:r w:rsidRPr="00472E83">
              <w:rPr>
                <w:rFonts w:ascii="Times New Roman" w:hAnsi="Times New Roman" w:cs="Times New Roman"/>
                <w:b/>
                <w:szCs w:val="24"/>
              </w:rPr>
              <w:t>Variable</w:t>
            </w:r>
          </w:p>
        </w:tc>
        <w:tc>
          <w:tcPr>
            <w:tcW w:w="3192" w:type="dxa"/>
          </w:tcPr>
          <w:p w:rsidR="0091359D" w:rsidRPr="00472E83" w:rsidRDefault="0091359D" w:rsidP="008B199A">
            <w:pPr>
              <w:jc w:val="center"/>
              <w:rPr>
                <w:rFonts w:ascii="Times New Roman" w:hAnsi="Times New Roman" w:cs="Times New Roman"/>
                <w:b/>
                <w:szCs w:val="24"/>
              </w:rPr>
            </w:pPr>
            <w:r w:rsidRPr="00472E83">
              <w:rPr>
                <w:rFonts w:ascii="Times New Roman" w:hAnsi="Times New Roman" w:cs="Times New Roman"/>
                <w:b/>
                <w:szCs w:val="24"/>
              </w:rPr>
              <w:t>Control</w:t>
            </w:r>
          </w:p>
        </w:tc>
        <w:tc>
          <w:tcPr>
            <w:tcW w:w="3192" w:type="dxa"/>
          </w:tcPr>
          <w:p w:rsidR="0091359D" w:rsidRPr="00472E83" w:rsidRDefault="0091359D" w:rsidP="008B199A">
            <w:pPr>
              <w:jc w:val="center"/>
              <w:rPr>
                <w:rFonts w:ascii="Times New Roman" w:hAnsi="Times New Roman" w:cs="Times New Roman"/>
                <w:b/>
                <w:szCs w:val="24"/>
              </w:rPr>
            </w:pPr>
            <w:r w:rsidRPr="00472E83">
              <w:rPr>
                <w:rFonts w:ascii="Times New Roman" w:hAnsi="Times New Roman" w:cs="Times New Roman"/>
                <w:b/>
                <w:szCs w:val="24"/>
              </w:rPr>
              <w:t>Factor Levels/Treatments</w:t>
            </w:r>
          </w:p>
        </w:tc>
      </w:tr>
      <w:tr w:rsidR="0091359D" w:rsidTr="008B199A">
        <w:tc>
          <w:tcPr>
            <w:tcW w:w="3192" w:type="dxa"/>
          </w:tcPr>
          <w:p w:rsidR="0091359D" w:rsidRPr="00472E83" w:rsidRDefault="0091359D" w:rsidP="008B199A">
            <w:pPr>
              <w:rPr>
                <w:rFonts w:ascii="Times New Roman" w:hAnsi="Times New Roman" w:cs="Times New Roman"/>
                <w:szCs w:val="24"/>
              </w:rPr>
            </w:pPr>
            <w:r w:rsidRPr="00472E83">
              <w:rPr>
                <w:rFonts w:ascii="Times New Roman" w:hAnsi="Times New Roman" w:cs="Times New Roman"/>
                <w:szCs w:val="24"/>
              </w:rPr>
              <w:t>Command and Control</w:t>
            </w:r>
          </w:p>
        </w:tc>
        <w:tc>
          <w:tcPr>
            <w:tcW w:w="3192" w:type="dxa"/>
          </w:tcPr>
          <w:p w:rsidR="0091359D" w:rsidRPr="00472E83" w:rsidRDefault="0091359D" w:rsidP="008B199A">
            <w:pPr>
              <w:rPr>
                <w:rFonts w:ascii="Times New Roman" w:hAnsi="Times New Roman" w:cs="Times New Roman"/>
                <w:szCs w:val="24"/>
              </w:rPr>
            </w:pPr>
            <w:r w:rsidRPr="00472E83">
              <w:rPr>
                <w:rFonts w:ascii="Times New Roman" w:hAnsi="Times New Roman" w:cs="Times New Roman"/>
                <w:szCs w:val="24"/>
              </w:rPr>
              <w:t>Systematically varied</w:t>
            </w:r>
          </w:p>
        </w:tc>
        <w:tc>
          <w:tcPr>
            <w:tcW w:w="3192" w:type="dxa"/>
          </w:tcPr>
          <w:p w:rsidR="0091359D" w:rsidRPr="00472E83" w:rsidRDefault="0091359D" w:rsidP="008B199A">
            <w:pPr>
              <w:rPr>
                <w:rFonts w:ascii="Times New Roman" w:hAnsi="Times New Roman" w:cs="Times New Roman"/>
                <w:szCs w:val="24"/>
              </w:rPr>
            </w:pPr>
            <w:r w:rsidRPr="00472E83">
              <w:rPr>
                <w:rFonts w:ascii="Times New Roman" w:hAnsi="Times New Roman" w:cs="Times New Roman"/>
                <w:szCs w:val="24"/>
              </w:rPr>
              <w:t>Centralized, decentralized</w:t>
            </w:r>
          </w:p>
        </w:tc>
      </w:tr>
      <w:tr w:rsidR="0091359D" w:rsidTr="008B199A">
        <w:tc>
          <w:tcPr>
            <w:tcW w:w="3192" w:type="dxa"/>
          </w:tcPr>
          <w:p w:rsidR="0091359D" w:rsidRPr="00472E83" w:rsidRDefault="0091359D" w:rsidP="008B199A">
            <w:pPr>
              <w:rPr>
                <w:rFonts w:ascii="Times New Roman" w:hAnsi="Times New Roman" w:cs="Times New Roman"/>
                <w:szCs w:val="24"/>
              </w:rPr>
            </w:pPr>
            <w:r w:rsidRPr="00472E83">
              <w:rPr>
                <w:rFonts w:ascii="Times New Roman" w:hAnsi="Times New Roman" w:cs="Times New Roman"/>
                <w:szCs w:val="24"/>
              </w:rPr>
              <w:t>Combat System</w:t>
            </w:r>
          </w:p>
        </w:tc>
        <w:tc>
          <w:tcPr>
            <w:tcW w:w="3192" w:type="dxa"/>
          </w:tcPr>
          <w:p w:rsidR="0091359D" w:rsidRPr="00472E83" w:rsidRDefault="0091359D" w:rsidP="008B199A">
            <w:pPr>
              <w:rPr>
                <w:rFonts w:ascii="Times New Roman" w:hAnsi="Times New Roman" w:cs="Times New Roman"/>
                <w:szCs w:val="24"/>
              </w:rPr>
            </w:pPr>
            <w:r w:rsidRPr="00472E83">
              <w:rPr>
                <w:rFonts w:ascii="Times New Roman" w:hAnsi="Times New Roman" w:cs="Times New Roman"/>
                <w:szCs w:val="24"/>
              </w:rPr>
              <w:t>Systematically varied</w:t>
            </w:r>
          </w:p>
        </w:tc>
        <w:tc>
          <w:tcPr>
            <w:tcW w:w="3192" w:type="dxa"/>
          </w:tcPr>
          <w:p w:rsidR="0091359D" w:rsidRPr="00472E83" w:rsidRDefault="0091359D" w:rsidP="008B199A">
            <w:pPr>
              <w:rPr>
                <w:rFonts w:ascii="Times New Roman" w:hAnsi="Times New Roman" w:cs="Times New Roman"/>
                <w:szCs w:val="24"/>
              </w:rPr>
            </w:pPr>
            <w:r w:rsidRPr="00472E83">
              <w:rPr>
                <w:rFonts w:ascii="Times New Roman" w:hAnsi="Times New Roman" w:cs="Times New Roman"/>
                <w:szCs w:val="24"/>
              </w:rPr>
              <w:t>Supported, surge, and peak</w:t>
            </w:r>
          </w:p>
        </w:tc>
      </w:tr>
      <w:tr w:rsidR="0091359D" w:rsidTr="008B199A">
        <w:tc>
          <w:tcPr>
            <w:tcW w:w="3192" w:type="dxa"/>
          </w:tcPr>
          <w:p w:rsidR="0091359D" w:rsidRPr="00472E83" w:rsidRDefault="0091359D" w:rsidP="008B199A">
            <w:pPr>
              <w:rPr>
                <w:rFonts w:ascii="Times New Roman" w:hAnsi="Times New Roman" w:cs="Times New Roman"/>
                <w:szCs w:val="24"/>
              </w:rPr>
            </w:pPr>
            <w:r w:rsidRPr="00472E83">
              <w:rPr>
                <w:rFonts w:ascii="Times New Roman" w:hAnsi="Times New Roman" w:cs="Times New Roman"/>
                <w:szCs w:val="24"/>
              </w:rPr>
              <w:t>Sensors</w:t>
            </w:r>
          </w:p>
        </w:tc>
        <w:tc>
          <w:tcPr>
            <w:tcW w:w="3192" w:type="dxa"/>
          </w:tcPr>
          <w:p w:rsidR="0091359D" w:rsidRPr="00472E83" w:rsidRDefault="0091359D" w:rsidP="008B199A">
            <w:pPr>
              <w:rPr>
                <w:rFonts w:ascii="Times New Roman" w:hAnsi="Times New Roman" w:cs="Times New Roman"/>
                <w:szCs w:val="24"/>
              </w:rPr>
            </w:pPr>
            <w:r w:rsidRPr="00472E83">
              <w:rPr>
                <w:rFonts w:ascii="Times New Roman" w:hAnsi="Times New Roman" w:cs="Times New Roman"/>
                <w:szCs w:val="24"/>
              </w:rPr>
              <w:t>Systematically varied</w:t>
            </w:r>
          </w:p>
        </w:tc>
        <w:tc>
          <w:tcPr>
            <w:tcW w:w="3192" w:type="dxa"/>
          </w:tcPr>
          <w:p w:rsidR="0091359D" w:rsidRPr="00472E83" w:rsidRDefault="0091359D" w:rsidP="008B199A">
            <w:pPr>
              <w:rPr>
                <w:rFonts w:ascii="Times New Roman" w:hAnsi="Times New Roman" w:cs="Times New Roman"/>
                <w:szCs w:val="24"/>
              </w:rPr>
            </w:pPr>
            <w:r w:rsidRPr="00472E83">
              <w:rPr>
                <w:rFonts w:ascii="Times New Roman" w:hAnsi="Times New Roman" w:cs="Times New Roman"/>
                <w:szCs w:val="24"/>
              </w:rPr>
              <w:t>Intermittent, continuous</w:t>
            </w:r>
          </w:p>
        </w:tc>
      </w:tr>
      <w:tr w:rsidR="0091359D" w:rsidTr="008B199A">
        <w:tc>
          <w:tcPr>
            <w:tcW w:w="3192" w:type="dxa"/>
          </w:tcPr>
          <w:p w:rsidR="0091359D" w:rsidRPr="00472E83" w:rsidRDefault="0091359D" w:rsidP="008B199A">
            <w:pPr>
              <w:rPr>
                <w:rFonts w:ascii="Times New Roman" w:hAnsi="Times New Roman" w:cs="Times New Roman"/>
                <w:szCs w:val="24"/>
              </w:rPr>
            </w:pPr>
            <w:r w:rsidRPr="00472E83">
              <w:rPr>
                <w:rFonts w:ascii="Times New Roman" w:hAnsi="Times New Roman" w:cs="Times New Roman"/>
                <w:szCs w:val="24"/>
              </w:rPr>
              <w:t>Air Target</w:t>
            </w:r>
          </w:p>
        </w:tc>
        <w:tc>
          <w:tcPr>
            <w:tcW w:w="3192" w:type="dxa"/>
          </w:tcPr>
          <w:p w:rsidR="0091359D" w:rsidRPr="00472E83" w:rsidRDefault="0091359D" w:rsidP="008B199A">
            <w:pPr>
              <w:rPr>
                <w:rFonts w:ascii="Times New Roman" w:hAnsi="Times New Roman" w:cs="Times New Roman"/>
                <w:szCs w:val="24"/>
              </w:rPr>
            </w:pPr>
            <w:r w:rsidRPr="00472E83">
              <w:rPr>
                <w:rFonts w:ascii="Times New Roman" w:hAnsi="Times New Roman" w:cs="Times New Roman"/>
                <w:szCs w:val="24"/>
              </w:rPr>
              <w:t>Tactically varied</w:t>
            </w:r>
          </w:p>
        </w:tc>
        <w:tc>
          <w:tcPr>
            <w:tcW w:w="3192" w:type="dxa"/>
          </w:tcPr>
          <w:p w:rsidR="0091359D" w:rsidRPr="00472E83" w:rsidRDefault="0091359D" w:rsidP="008B199A">
            <w:pPr>
              <w:rPr>
                <w:rFonts w:ascii="Times New Roman" w:hAnsi="Times New Roman" w:cs="Times New Roman"/>
                <w:szCs w:val="24"/>
              </w:rPr>
            </w:pPr>
            <w:r w:rsidRPr="00472E83">
              <w:rPr>
                <w:rFonts w:ascii="Times New Roman" w:hAnsi="Times New Roman" w:cs="Times New Roman"/>
                <w:szCs w:val="24"/>
              </w:rPr>
              <w:t>FW, RW, UAV</w:t>
            </w:r>
            <w:r w:rsidR="00184F57">
              <w:rPr>
                <w:rFonts w:ascii="Times New Roman" w:hAnsi="Times New Roman" w:cs="Times New Roman"/>
                <w:szCs w:val="24"/>
              </w:rPr>
              <w:t>, Blimp</w:t>
            </w:r>
          </w:p>
        </w:tc>
      </w:tr>
      <w:tr w:rsidR="0091359D" w:rsidTr="008B199A">
        <w:tc>
          <w:tcPr>
            <w:tcW w:w="3192" w:type="dxa"/>
          </w:tcPr>
          <w:p w:rsidR="0091359D" w:rsidRPr="00472E83" w:rsidRDefault="0091359D" w:rsidP="008B199A">
            <w:pPr>
              <w:rPr>
                <w:rFonts w:ascii="Times New Roman" w:hAnsi="Times New Roman" w:cs="Times New Roman"/>
                <w:szCs w:val="24"/>
              </w:rPr>
            </w:pPr>
            <w:r w:rsidRPr="00472E83">
              <w:rPr>
                <w:rFonts w:ascii="Times New Roman" w:hAnsi="Times New Roman" w:cs="Times New Roman"/>
                <w:szCs w:val="24"/>
              </w:rPr>
              <w:t>Mission Routes</w:t>
            </w:r>
          </w:p>
        </w:tc>
        <w:tc>
          <w:tcPr>
            <w:tcW w:w="3192" w:type="dxa"/>
          </w:tcPr>
          <w:p w:rsidR="0091359D" w:rsidRPr="00472E83" w:rsidRDefault="0091359D" w:rsidP="008B199A">
            <w:pPr>
              <w:rPr>
                <w:rFonts w:ascii="Times New Roman" w:hAnsi="Times New Roman" w:cs="Times New Roman"/>
                <w:szCs w:val="24"/>
              </w:rPr>
            </w:pPr>
            <w:r w:rsidRPr="00472E83">
              <w:rPr>
                <w:rFonts w:ascii="Times New Roman" w:hAnsi="Times New Roman" w:cs="Times New Roman"/>
                <w:szCs w:val="24"/>
              </w:rPr>
              <w:t>Tactically varied</w:t>
            </w:r>
          </w:p>
        </w:tc>
        <w:tc>
          <w:tcPr>
            <w:tcW w:w="3192" w:type="dxa"/>
          </w:tcPr>
          <w:p w:rsidR="0091359D" w:rsidRPr="00472E83" w:rsidRDefault="0091359D" w:rsidP="008B199A">
            <w:pPr>
              <w:rPr>
                <w:rFonts w:ascii="Times New Roman" w:hAnsi="Times New Roman" w:cs="Times New Roman"/>
                <w:szCs w:val="24"/>
              </w:rPr>
            </w:pPr>
            <w:r w:rsidRPr="00472E83">
              <w:rPr>
                <w:rFonts w:ascii="Times New Roman" w:hAnsi="Times New Roman" w:cs="Times New Roman"/>
                <w:szCs w:val="24"/>
              </w:rPr>
              <w:t>Environment, threats</w:t>
            </w:r>
          </w:p>
        </w:tc>
      </w:tr>
      <w:tr w:rsidR="0091359D" w:rsidTr="008B199A">
        <w:tc>
          <w:tcPr>
            <w:tcW w:w="3192" w:type="dxa"/>
          </w:tcPr>
          <w:p w:rsidR="0091359D" w:rsidRPr="00472E83" w:rsidRDefault="0091359D" w:rsidP="008B199A">
            <w:pPr>
              <w:rPr>
                <w:rFonts w:ascii="Times New Roman" w:hAnsi="Times New Roman" w:cs="Times New Roman"/>
                <w:szCs w:val="24"/>
              </w:rPr>
            </w:pPr>
            <w:r w:rsidRPr="00472E83">
              <w:rPr>
                <w:rFonts w:ascii="Times New Roman" w:hAnsi="Times New Roman" w:cs="Times New Roman"/>
                <w:szCs w:val="24"/>
              </w:rPr>
              <w:t>Software</w:t>
            </w:r>
          </w:p>
        </w:tc>
        <w:tc>
          <w:tcPr>
            <w:tcW w:w="3192" w:type="dxa"/>
          </w:tcPr>
          <w:p w:rsidR="0091359D" w:rsidRPr="00472E83" w:rsidRDefault="0091359D" w:rsidP="008B199A">
            <w:pPr>
              <w:rPr>
                <w:rFonts w:ascii="Times New Roman" w:hAnsi="Times New Roman" w:cs="Times New Roman"/>
                <w:szCs w:val="24"/>
              </w:rPr>
            </w:pPr>
            <w:r w:rsidRPr="00472E83">
              <w:rPr>
                <w:rFonts w:ascii="Times New Roman" w:hAnsi="Times New Roman" w:cs="Times New Roman"/>
                <w:szCs w:val="24"/>
              </w:rPr>
              <w:t>Held Constant</w:t>
            </w:r>
          </w:p>
        </w:tc>
        <w:tc>
          <w:tcPr>
            <w:tcW w:w="3192" w:type="dxa"/>
          </w:tcPr>
          <w:p w:rsidR="0091359D" w:rsidRPr="00472E83" w:rsidRDefault="0091359D" w:rsidP="008B199A">
            <w:pPr>
              <w:rPr>
                <w:rFonts w:ascii="Times New Roman" w:hAnsi="Times New Roman" w:cs="Times New Roman"/>
                <w:szCs w:val="24"/>
              </w:rPr>
            </w:pPr>
            <w:r w:rsidRPr="00472E83">
              <w:rPr>
                <w:rFonts w:ascii="Times New Roman" w:hAnsi="Times New Roman" w:cs="Times New Roman"/>
                <w:szCs w:val="24"/>
              </w:rPr>
              <w:t>Version 1</w:t>
            </w:r>
          </w:p>
        </w:tc>
      </w:tr>
      <w:tr w:rsidR="0091359D" w:rsidTr="008B199A">
        <w:tc>
          <w:tcPr>
            <w:tcW w:w="3192" w:type="dxa"/>
          </w:tcPr>
          <w:p w:rsidR="0091359D" w:rsidRPr="00472E83" w:rsidRDefault="0091359D" w:rsidP="008B199A">
            <w:pPr>
              <w:rPr>
                <w:rFonts w:ascii="Times New Roman" w:hAnsi="Times New Roman" w:cs="Times New Roman"/>
                <w:szCs w:val="24"/>
              </w:rPr>
            </w:pPr>
            <w:r w:rsidRPr="00472E83">
              <w:rPr>
                <w:rFonts w:ascii="Times New Roman" w:hAnsi="Times New Roman" w:cs="Times New Roman"/>
                <w:szCs w:val="24"/>
              </w:rPr>
              <w:t>Doctrine</w:t>
            </w:r>
          </w:p>
        </w:tc>
        <w:tc>
          <w:tcPr>
            <w:tcW w:w="3192" w:type="dxa"/>
          </w:tcPr>
          <w:p w:rsidR="0091359D" w:rsidRPr="00472E83" w:rsidRDefault="0091359D" w:rsidP="008B199A">
            <w:pPr>
              <w:rPr>
                <w:rFonts w:ascii="Times New Roman" w:hAnsi="Times New Roman" w:cs="Times New Roman"/>
                <w:szCs w:val="24"/>
              </w:rPr>
            </w:pPr>
            <w:r w:rsidRPr="00472E83">
              <w:rPr>
                <w:rFonts w:ascii="Times New Roman" w:hAnsi="Times New Roman" w:cs="Times New Roman"/>
                <w:szCs w:val="24"/>
              </w:rPr>
              <w:t>Held Constant</w:t>
            </w:r>
          </w:p>
        </w:tc>
        <w:tc>
          <w:tcPr>
            <w:tcW w:w="3192" w:type="dxa"/>
          </w:tcPr>
          <w:p w:rsidR="0091359D" w:rsidRPr="00472E83" w:rsidRDefault="0091359D" w:rsidP="008B199A">
            <w:pPr>
              <w:rPr>
                <w:rFonts w:ascii="Times New Roman" w:hAnsi="Times New Roman" w:cs="Times New Roman"/>
                <w:szCs w:val="24"/>
              </w:rPr>
            </w:pPr>
            <w:r w:rsidRPr="00472E83">
              <w:rPr>
                <w:rFonts w:ascii="Times New Roman" w:hAnsi="Times New Roman" w:cs="Times New Roman"/>
                <w:szCs w:val="24"/>
              </w:rPr>
              <w:t>IAW specified tactics plan</w:t>
            </w:r>
          </w:p>
        </w:tc>
      </w:tr>
      <w:tr w:rsidR="0091359D" w:rsidTr="008B199A">
        <w:tc>
          <w:tcPr>
            <w:tcW w:w="3192" w:type="dxa"/>
          </w:tcPr>
          <w:p w:rsidR="0091359D" w:rsidRPr="00472E83" w:rsidRDefault="0091359D" w:rsidP="008B199A">
            <w:pPr>
              <w:rPr>
                <w:rFonts w:ascii="Times New Roman" w:hAnsi="Times New Roman" w:cs="Times New Roman"/>
                <w:szCs w:val="24"/>
              </w:rPr>
            </w:pPr>
            <w:r w:rsidRPr="00472E83">
              <w:rPr>
                <w:rFonts w:ascii="Times New Roman" w:hAnsi="Times New Roman" w:cs="Times New Roman"/>
                <w:szCs w:val="24"/>
              </w:rPr>
              <w:t>Training</w:t>
            </w:r>
          </w:p>
        </w:tc>
        <w:tc>
          <w:tcPr>
            <w:tcW w:w="3192" w:type="dxa"/>
          </w:tcPr>
          <w:p w:rsidR="0091359D" w:rsidRPr="00472E83" w:rsidRDefault="0091359D" w:rsidP="008B199A">
            <w:pPr>
              <w:rPr>
                <w:rFonts w:ascii="Times New Roman" w:hAnsi="Times New Roman" w:cs="Times New Roman"/>
                <w:szCs w:val="24"/>
              </w:rPr>
            </w:pPr>
            <w:r w:rsidRPr="00472E83">
              <w:rPr>
                <w:rFonts w:ascii="Times New Roman" w:hAnsi="Times New Roman" w:cs="Times New Roman"/>
                <w:szCs w:val="24"/>
              </w:rPr>
              <w:t>Held Constant</w:t>
            </w:r>
          </w:p>
        </w:tc>
        <w:tc>
          <w:tcPr>
            <w:tcW w:w="3192" w:type="dxa"/>
          </w:tcPr>
          <w:p w:rsidR="0091359D" w:rsidRPr="00472E83" w:rsidRDefault="0091359D" w:rsidP="008B199A">
            <w:pPr>
              <w:rPr>
                <w:rFonts w:ascii="Times New Roman" w:hAnsi="Times New Roman" w:cs="Times New Roman"/>
                <w:szCs w:val="24"/>
              </w:rPr>
            </w:pPr>
            <w:r w:rsidRPr="00472E83">
              <w:rPr>
                <w:rFonts w:ascii="Times New Roman" w:hAnsi="Times New Roman" w:cs="Times New Roman"/>
                <w:szCs w:val="24"/>
              </w:rPr>
              <w:t>IAW user</w:t>
            </w:r>
          </w:p>
        </w:tc>
      </w:tr>
      <w:tr w:rsidR="0091359D" w:rsidTr="008B199A">
        <w:tc>
          <w:tcPr>
            <w:tcW w:w="3192" w:type="dxa"/>
          </w:tcPr>
          <w:p w:rsidR="0091359D" w:rsidRPr="00472E83" w:rsidRDefault="0091359D" w:rsidP="008B199A">
            <w:pPr>
              <w:rPr>
                <w:rFonts w:ascii="Times New Roman" w:hAnsi="Times New Roman" w:cs="Times New Roman"/>
                <w:szCs w:val="24"/>
              </w:rPr>
            </w:pPr>
            <w:r w:rsidRPr="00472E83">
              <w:rPr>
                <w:rFonts w:ascii="Times New Roman" w:hAnsi="Times New Roman" w:cs="Times New Roman"/>
                <w:szCs w:val="24"/>
              </w:rPr>
              <w:t>Logistics Support</w:t>
            </w:r>
          </w:p>
        </w:tc>
        <w:tc>
          <w:tcPr>
            <w:tcW w:w="3192" w:type="dxa"/>
          </w:tcPr>
          <w:p w:rsidR="0091359D" w:rsidRPr="00472E83" w:rsidRDefault="0091359D" w:rsidP="008B199A">
            <w:pPr>
              <w:rPr>
                <w:rFonts w:ascii="Times New Roman" w:hAnsi="Times New Roman" w:cs="Times New Roman"/>
                <w:szCs w:val="24"/>
              </w:rPr>
            </w:pPr>
            <w:r w:rsidRPr="00472E83">
              <w:rPr>
                <w:rFonts w:ascii="Times New Roman" w:hAnsi="Times New Roman" w:cs="Times New Roman"/>
                <w:szCs w:val="24"/>
              </w:rPr>
              <w:t>Held Constant</w:t>
            </w:r>
          </w:p>
        </w:tc>
        <w:tc>
          <w:tcPr>
            <w:tcW w:w="3192" w:type="dxa"/>
          </w:tcPr>
          <w:p w:rsidR="0091359D" w:rsidRPr="00472E83" w:rsidRDefault="0091359D" w:rsidP="008B199A">
            <w:pPr>
              <w:rPr>
                <w:rFonts w:ascii="Times New Roman" w:hAnsi="Times New Roman" w:cs="Times New Roman"/>
                <w:szCs w:val="24"/>
              </w:rPr>
            </w:pPr>
            <w:r w:rsidRPr="00472E83">
              <w:rPr>
                <w:rFonts w:ascii="Times New Roman" w:hAnsi="Times New Roman" w:cs="Times New Roman"/>
                <w:szCs w:val="24"/>
              </w:rPr>
              <w:t>IAW logistics rep</w:t>
            </w:r>
          </w:p>
        </w:tc>
      </w:tr>
      <w:tr w:rsidR="0091359D" w:rsidTr="008B199A">
        <w:tc>
          <w:tcPr>
            <w:tcW w:w="3192" w:type="dxa"/>
          </w:tcPr>
          <w:p w:rsidR="0091359D" w:rsidRPr="00472E83" w:rsidRDefault="0091359D" w:rsidP="008B199A">
            <w:pPr>
              <w:rPr>
                <w:rFonts w:ascii="Times New Roman" w:hAnsi="Times New Roman" w:cs="Times New Roman"/>
                <w:szCs w:val="24"/>
              </w:rPr>
            </w:pPr>
            <w:r w:rsidRPr="00472E83">
              <w:rPr>
                <w:rFonts w:ascii="Times New Roman" w:hAnsi="Times New Roman" w:cs="Times New Roman"/>
                <w:szCs w:val="24"/>
              </w:rPr>
              <w:t>Communications</w:t>
            </w:r>
          </w:p>
        </w:tc>
        <w:tc>
          <w:tcPr>
            <w:tcW w:w="3192" w:type="dxa"/>
          </w:tcPr>
          <w:p w:rsidR="0091359D" w:rsidRPr="00472E83" w:rsidRDefault="0091359D" w:rsidP="008B199A">
            <w:pPr>
              <w:rPr>
                <w:rFonts w:ascii="Times New Roman" w:hAnsi="Times New Roman" w:cs="Times New Roman"/>
                <w:szCs w:val="24"/>
              </w:rPr>
            </w:pPr>
            <w:r w:rsidRPr="00472E83">
              <w:rPr>
                <w:rFonts w:ascii="Times New Roman" w:hAnsi="Times New Roman" w:cs="Times New Roman"/>
                <w:szCs w:val="24"/>
              </w:rPr>
              <w:t>Held Constant</w:t>
            </w:r>
          </w:p>
        </w:tc>
        <w:tc>
          <w:tcPr>
            <w:tcW w:w="3192" w:type="dxa"/>
          </w:tcPr>
          <w:p w:rsidR="0091359D" w:rsidRPr="00472E83" w:rsidRDefault="0091359D" w:rsidP="008B199A">
            <w:pPr>
              <w:rPr>
                <w:rFonts w:ascii="Times New Roman" w:hAnsi="Times New Roman" w:cs="Times New Roman"/>
                <w:szCs w:val="24"/>
              </w:rPr>
            </w:pPr>
            <w:r w:rsidRPr="00472E83">
              <w:rPr>
                <w:rFonts w:ascii="Times New Roman" w:hAnsi="Times New Roman" w:cs="Times New Roman"/>
                <w:szCs w:val="24"/>
              </w:rPr>
              <w:t>Link 16</w:t>
            </w:r>
          </w:p>
        </w:tc>
      </w:tr>
      <w:tr w:rsidR="0091359D" w:rsidTr="008B199A">
        <w:tc>
          <w:tcPr>
            <w:tcW w:w="3192" w:type="dxa"/>
          </w:tcPr>
          <w:p w:rsidR="0091359D" w:rsidRPr="00472E83" w:rsidRDefault="0091359D" w:rsidP="008B199A">
            <w:pPr>
              <w:rPr>
                <w:rFonts w:ascii="Times New Roman" w:hAnsi="Times New Roman" w:cs="Times New Roman"/>
                <w:szCs w:val="24"/>
              </w:rPr>
            </w:pPr>
            <w:r w:rsidRPr="00472E83">
              <w:rPr>
                <w:rFonts w:ascii="Times New Roman" w:hAnsi="Times New Roman" w:cs="Times New Roman"/>
                <w:szCs w:val="24"/>
              </w:rPr>
              <w:t>System/Equipment Failures</w:t>
            </w:r>
          </w:p>
        </w:tc>
        <w:tc>
          <w:tcPr>
            <w:tcW w:w="3192" w:type="dxa"/>
          </w:tcPr>
          <w:p w:rsidR="0091359D" w:rsidRPr="00472E83" w:rsidRDefault="0091359D" w:rsidP="008B199A">
            <w:pPr>
              <w:rPr>
                <w:rFonts w:ascii="Times New Roman" w:hAnsi="Times New Roman" w:cs="Times New Roman"/>
                <w:szCs w:val="24"/>
              </w:rPr>
            </w:pPr>
            <w:r w:rsidRPr="00472E83">
              <w:rPr>
                <w:rFonts w:ascii="Times New Roman" w:hAnsi="Times New Roman" w:cs="Times New Roman"/>
                <w:szCs w:val="24"/>
              </w:rPr>
              <w:t>Uncontrolled</w:t>
            </w:r>
          </w:p>
        </w:tc>
        <w:tc>
          <w:tcPr>
            <w:tcW w:w="3192" w:type="dxa"/>
          </w:tcPr>
          <w:p w:rsidR="0091359D" w:rsidRPr="00472E83" w:rsidRDefault="0091359D" w:rsidP="008B199A">
            <w:pPr>
              <w:rPr>
                <w:rFonts w:ascii="Times New Roman" w:hAnsi="Times New Roman" w:cs="Times New Roman"/>
                <w:szCs w:val="24"/>
              </w:rPr>
            </w:pPr>
            <w:r w:rsidRPr="00472E83">
              <w:rPr>
                <w:rFonts w:ascii="Times New Roman" w:hAnsi="Times New Roman" w:cs="Times New Roman"/>
                <w:szCs w:val="24"/>
              </w:rPr>
              <w:t>As occurs</w:t>
            </w:r>
          </w:p>
        </w:tc>
      </w:tr>
      <w:tr w:rsidR="0091359D" w:rsidTr="008B199A">
        <w:tc>
          <w:tcPr>
            <w:tcW w:w="3192" w:type="dxa"/>
          </w:tcPr>
          <w:p w:rsidR="0091359D" w:rsidRPr="00472E83" w:rsidRDefault="0091359D" w:rsidP="008B199A">
            <w:pPr>
              <w:rPr>
                <w:rFonts w:ascii="Times New Roman" w:hAnsi="Times New Roman" w:cs="Times New Roman"/>
                <w:szCs w:val="24"/>
              </w:rPr>
            </w:pPr>
            <w:r w:rsidRPr="00472E83">
              <w:rPr>
                <w:rFonts w:ascii="Times New Roman" w:hAnsi="Times New Roman" w:cs="Times New Roman"/>
                <w:szCs w:val="24"/>
              </w:rPr>
              <w:t>Weather</w:t>
            </w:r>
          </w:p>
        </w:tc>
        <w:tc>
          <w:tcPr>
            <w:tcW w:w="3192" w:type="dxa"/>
          </w:tcPr>
          <w:p w:rsidR="0091359D" w:rsidRPr="00472E83" w:rsidRDefault="0091359D" w:rsidP="008B199A">
            <w:pPr>
              <w:rPr>
                <w:rFonts w:ascii="Times New Roman" w:hAnsi="Times New Roman" w:cs="Times New Roman"/>
                <w:szCs w:val="24"/>
              </w:rPr>
            </w:pPr>
            <w:r w:rsidRPr="00472E83">
              <w:rPr>
                <w:rFonts w:ascii="Times New Roman" w:hAnsi="Times New Roman" w:cs="Times New Roman"/>
                <w:szCs w:val="24"/>
              </w:rPr>
              <w:t>Uncontrolled</w:t>
            </w:r>
          </w:p>
        </w:tc>
        <w:tc>
          <w:tcPr>
            <w:tcW w:w="3192" w:type="dxa"/>
          </w:tcPr>
          <w:p w:rsidR="0091359D" w:rsidRPr="00472E83" w:rsidRDefault="0091359D" w:rsidP="008B199A">
            <w:pPr>
              <w:rPr>
                <w:rFonts w:ascii="Times New Roman" w:hAnsi="Times New Roman" w:cs="Times New Roman"/>
                <w:szCs w:val="24"/>
              </w:rPr>
            </w:pPr>
            <w:r w:rsidRPr="00472E83">
              <w:rPr>
                <w:rFonts w:ascii="Times New Roman" w:hAnsi="Times New Roman" w:cs="Times New Roman"/>
                <w:szCs w:val="24"/>
              </w:rPr>
              <w:t>As occurs</w:t>
            </w:r>
          </w:p>
        </w:tc>
      </w:tr>
      <w:tr w:rsidR="0091359D" w:rsidTr="008B199A">
        <w:tc>
          <w:tcPr>
            <w:tcW w:w="3192" w:type="dxa"/>
          </w:tcPr>
          <w:p w:rsidR="0091359D" w:rsidRPr="00472E83" w:rsidRDefault="0091359D" w:rsidP="008B199A">
            <w:pPr>
              <w:rPr>
                <w:rFonts w:ascii="Times New Roman" w:hAnsi="Times New Roman" w:cs="Times New Roman"/>
                <w:szCs w:val="24"/>
              </w:rPr>
            </w:pPr>
            <w:r w:rsidRPr="00472E83">
              <w:rPr>
                <w:rFonts w:ascii="Times New Roman" w:hAnsi="Times New Roman" w:cs="Times New Roman"/>
                <w:szCs w:val="24"/>
              </w:rPr>
              <w:t>Temperature</w:t>
            </w:r>
          </w:p>
        </w:tc>
        <w:tc>
          <w:tcPr>
            <w:tcW w:w="3192" w:type="dxa"/>
          </w:tcPr>
          <w:p w:rsidR="0091359D" w:rsidRPr="00472E83" w:rsidRDefault="0091359D" w:rsidP="008B199A">
            <w:pPr>
              <w:rPr>
                <w:rFonts w:ascii="Times New Roman" w:hAnsi="Times New Roman" w:cs="Times New Roman"/>
                <w:szCs w:val="24"/>
              </w:rPr>
            </w:pPr>
            <w:r w:rsidRPr="00472E83">
              <w:rPr>
                <w:rFonts w:ascii="Times New Roman" w:hAnsi="Times New Roman" w:cs="Times New Roman"/>
                <w:szCs w:val="24"/>
              </w:rPr>
              <w:t>Uncontrolled</w:t>
            </w:r>
          </w:p>
        </w:tc>
        <w:tc>
          <w:tcPr>
            <w:tcW w:w="3192" w:type="dxa"/>
          </w:tcPr>
          <w:p w:rsidR="0091359D" w:rsidRPr="00472E83" w:rsidRDefault="0091359D" w:rsidP="008B199A">
            <w:pPr>
              <w:rPr>
                <w:rFonts w:ascii="Times New Roman" w:hAnsi="Times New Roman" w:cs="Times New Roman"/>
                <w:szCs w:val="24"/>
              </w:rPr>
            </w:pPr>
            <w:r w:rsidRPr="00472E83">
              <w:rPr>
                <w:rFonts w:ascii="Times New Roman" w:hAnsi="Times New Roman" w:cs="Times New Roman"/>
                <w:szCs w:val="24"/>
              </w:rPr>
              <w:t>Ambient</w:t>
            </w:r>
          </w:p>
        </w:tc>
      </w:tr>
    </w:tbl>
    <w:p w:rsidR="00756073" w:rsidRPr="00B738A8" w:rsidRDefault="00756073">
      <w:pPr>
        <w:rPr>
          <w:rFonts w:ascii="Times New Roman" w:hAnsi="Times New Roman" w:cs="Times New Roman"/>
        </w:rPr>
      </w:pPr>
    </w:p>
    <w:p w:rsidR="00756073" w:rsidRPr="00DF33AC" w:rsidRDefault="00756073">
      <w:pPr>
        <w:rPr>
          <w:rFonts w:ascii="Times New Roman" w:hAnsi="Times New Roman" w:cs="Times New Roman"/>
        </w:rPr>
      </w:pPr>
    </w:p>
    <w:sectPr w:rsidR="00756073" w:rsidRPr="00DF33AC" w:rsidSect="00DF33AC">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Virna" w:date="2013-08-28T19:29:00Z" w:initials="V">
    <w:p w:rsidR="00EA44DB" w:rsidRDefault="00EA44DB">
      <w:pPr>
        <w:pStyle w:val="CommentText"/>
      </w:pPr>
      <w:r>
        <w:rPr>
          <w:rStyle w:val="CommentReference"/>
        </w:rPr>
        <w:annotationRef/>
      </w:r>
      <w:r>
        <w:t xml:space="preserve">We don't really need this photo. Sure it looks nice, but it's not really our aircraft. Not sure if Kelley was going to switch it out, but I think we can go ahead and remove it all together. I'm cool with keeping it though if that's the consensus. </w:t>
      </w:r>
    </w:p>
  </w:comment>
  <w:comment w:id="12" w:author="Razetto, Virna S CIV NUWC NWPT" w:date="2013-08-28T16:38:00Z" w:initials="RVSCNN">
    <w:p w:rsidR="00EA44DB" w:rsidRDefault="00EA44DB">
      <w:pPr>
        <w:pStyle w:val="CommentText"/>
      </w:pPr>
      <w:r>
        <w:rPr>
          <w:rStyle w:val="CommentReference"/>
        </w:rPr>
        <w:annotationRef/>
      </w:r>
      <w:r>
        <w:t xml:space="preserve">These feel more like CTP’s to me. </w:t>
      </w:r>
    </w:p>
  </w:comment>
  <w:comment w:id="13" w:author="Razetto, Virna S CIV NUWC NWPT" w:date="2013-08-28T19:32:00Z" w:initials="RVSCNN">
    <w:p w:rsidR="00EA44DB" w:rsidRDefault="00EA44DB">
      <w:pPr>
        <w:pStyle w:val="CommentText"/>
      </w:pPr>
      <w:r>
        <w:rPr>
          <w:rStyle w:val="CommentReference"/>
        </w:rPr>
        <w:annotationRef/>
      </w:r>
      <w:r>
        <w:t>Possible CTP as well? Payload weight seems unrealistic by what I've seen online.</w:t>
      </w:r>
    </w:p>
  </w:comment>
  <w:comment w:id="14" w:author="Razetto, Virna S CIV NUWC NWPT" w:date="2013-08-28T16:30:00Z" w:initials="RVSCNN">
    <w:p w:rsidR="00EA44DB" w:rsidRDefault="00EA44DB">
      <w:pPr>
        <w:pStyle w:val="CommentText"/>
      </w:pPr>
      <w:r>
        <w:rPr>
          <w:rStyle w:val="CommentReference"/>
        </w:rPr>
        <w:annotationRef/>
      </w:r>
      <w:r>
        <w:t>Is this really a necessary requirement? Would it be better to have a specific amount of continuous flight hours that the UAV must meet and make that one of the CTPs?</w:t>
      </w:r>
    </w:p>
  </w:comment>
  <w:comment w:id="17" w:author="Virna" w:date="2013-08-28T19:41:00Z" w:initials="V">
    <w:p w:rsidR="00943045" w:rsidRDefault="00943045">
      <w:pPr>
        <w:pStyle w:val="CommentText"/>
      </w:pPr>
      <w:r>
        <w:rPr>
          <w:rStyle w:val="CommentReference"/>
        </w:rPr>
        <w:annotationRef/>
      </w:r>
      <w:r>
        <w:t>Speed E-Test has different parameters. Top speed of 120 nautical miles per hour and sustained  90 nautical miles per hour over 20 minutes.</w:t>
      </w:r>
    </w:p>
  </w:comment>
  <w:comment w:id="18" w:author="Razetto, Virna S CIV NUWC NWPT" w:date="2013-08-28T19:33:00Z" w:initials="RVSCNN">
    <w:p w:rsidR="00EA44DB" w:rsidRDefault="00EA44DB">
      <w:pPr>
        <w:pStyle w:val="CommentText"/>
      </w:pPr>
      <w:r>
        <w:rPr>
          <w:rStyle w:val="CommentReference"/>
        </w:rPr>
        <w:annotationRef/>
      </w:r>
      <w:r>
        <w:t xml:space="preserve">By what I’ve seen online, I would suggest switching 4 hours to 40 hours. Although I guess the more I think about it a minimum of 4 hours would work as a CTP. Risk to not meet 4 hours seems minimal though. How about making it 20 hours? I guess it doesn't matter. </w:t>
      </w:r>
    </w:p>
  </w:comment>
  <w:comment w:id="21" w:author="Razetto, Virna S CIV NUWC NWPT" w:date="2013-08-28T16:37:00Z" w:initials="RVSCNN">
    <w:p w:rsidR="00EA44DB" w:rsidRDefault="00EA44DB">
      <w:pPr>
        <w:pStyle w:val="CommentText"/>
      </w:pPr>
      <w:r>
        <w:rPr>
          <w:rStyle w:val="CommentReference"/>
        </w:rPr>
        <w:annotationRef/>
      </w:r>
      <w:r>
        <w:t xml:space="preserve">Rather than stating the number of back-to-back missions, would it be better to make this a MTBF CTP? </w:t>
      </w:r>
    </w:p>
  </w:comment>
  <w:comment w:id="22" w:author="Razetto, Virna S CIV NUWC NWPT" w:date="2013-08-28T16:44:00Z" w:initials="RVSCNN">
    <w:p w:rsidR="00EA44DB" w:rsidRDefault="00EA44DB">
      <w:pPr>
        <w:pStyle w:val="CommentText"/>
      </w:pPr>
      <w:r>
        <w:rPr>
          <w:rStyle w:val="CommentReference"/>
        </w:rPr>
        <w:annotationRef/>
      </w:r>
      <w:r>
        <w:t xml:space="preserve">I don’t understand this one. </w:t>
      </w:r>
    </w:p>
  </w:comment>
  <w:comment w:id="54" w:author="Virna" w:date="2013-08-28T19:45:00Z" w:initials="V">
    <w:p w:rsidR="00943045" w:rsidRDefault="00943045">
      <w:pPr>
        <w:pStyle w:val="CommentText"/>
      </w:pPr>
      <w:r>
        <w:rPr>
          <w:rStyle w:val="CommentReference"/>
        </w:rPr>
        <w:annotationRef/>
      </w:r>
      <w:r>
        <w:t xml:space="preserve">Wherever it says UAV in the document should we call it MQ-45 or Golden Eagle instead? </w:t>
      </w:r>
    </w:p>
  </w:comment>
  <w:comment w:id="58" w:author="Virna" w:date="2013-08-28T19:48:00Z" w:initials="V">
    <w:p w:rsidR="00943045" w:rsidRDefault="00943045">
      <w:pPr>
        <w:pStyle w:val="CommentText"/>
      </w:pPr>
      <w:r>
        <w:rPr>
          <w:rStyle w:val="CommentReference"/>
        </w:rPr>
        <w:annotationRef/>
      </w:r>
      <w:r>
        <w:rPr>
          <w:rStyle w:val="CommentReference"/>
        </w:rPr>
        <w:t xml:space="preserve">This doesn't seem like enough height to test the requirement. </w:t>
      </w:r>
      <w:r w:rsidR="000F42C7">
        <w:rPr>
          <w:rStyle w:val="CommentReference"/>
        </w:rPr>
        <w:t>I guess it can be inferred to be one of our limitations, but I'm not sure if it's seen as obvious in the document.</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468C0" w:rsidRDefault="001468C0" w:rsidP="00E84DBB">
      <w:r>
        <w:separator/>
      </w:r>
    </w:p>
  </w:endnote>
  <w:endnote w:type="continuationSeparator" w:id="0">
    <w:p w:rsidR="001468C0" w:rsidRDefault="001468C0" w:rsidP="00E84DB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09F" w:csb1="00000000"/>
  </w:font>
  <w:font w:name="ＭＳ ゴシック">
    <w:charset w:val="4E"/>
    <w:family w:val="auto"/>
    <w:pitch w:val="variable"/>
    <w:sig w:usb0="00000001" w:usb1="08070000" w:usb2="00000010" w:usb3="00000000" w:csb0="00020000" w:csb1="00000000"/>
  </w:font>
  <w:font w:name="Segoe UI">
    <w:altName w:val="Courier New"/>
    <w:charset w:val="00"/>
    <w:family w:val="swiss"/>
    <w:pitch w:val="variable"/>
    <w:sig w:usb0="E10022FF" w:usb1="C000E47F" w:usb2="00000029" w:usb3="00000000" w:csb0="000001DF" w:csb1="00000000"/>
  </w:font>
  <w:font w:name="ＭＳ 明朝">
    <w:charset w:val="4E"/>
    <w:family w:val="auto"/>
    <w:pitch w:val="variable"/>
    <w:sig w:usb0="00000001" w:usb1="08070000" w:usb2="00000010" w:usb3="00000000" w:csb0="00020000" w:csb1="00000000"/>
  </w:font>
  <w:font w:name="Arial Unicode MS">
    <w:panose1 w:val="020B060402020202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A44DB" w:rsidRDefault="00EA44DB">
    <w:pPr>
      <w:pStyle w:val="Footer"/>
      <w:jc w:val="center"/>
    </w:pPr>
  </w:p>
  <w:p w:rsidR="00EA44DB" w:rsidRDefault="00EA44DB">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468C0" w:rsidRDefault="001468C0" w:rsidP="00E84DBB">
      <w:r>
        <w:separator/>
      </w:r>
    </w:p>
  </w:footnote>
  <w:footnote w:type="continuationSeparator" w:id="0">
    <w:p w:rsidR="001468C0" w:rsidRDefault="001468C0" w:rsidP="00E84DBB">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A44DB" w:rsidRDefault="00EA44DB">
    <w:pPr>
      <w:pStyle w:val="Header"/>
      <w:jc w:val="center"/>
    </w:pPr>
  </w:p>
  <w:p w:rsidR="00EA44DB" w:rsidRDefault="00EA44DB">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3E32C2C"/>
    <w:multiLevelType w:val="hybridMultilevel"/>
    <w:tmpl w:val="BB543B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E184472"/>
    <w:multiLevelType w:val="hybridMultilevel"/>
    <w:tmpl w:val="57E6A85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8492057"/>
    <w:multiLevelType w:val="hybridMultilevel"/>
    <w:tmpl w:val="B29A69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D6657C2"/>
    <w:multiLevelType w:val="hybridMultilevel"/>
    <w:tmpl w:val="FFA28C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D7E673A"/>
    <w:multiLevelType w:val="hybridMultilevel"/>
    <w:tmpl w:val="B492D8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7267160"/>
    <w:multiLevelType w:val="hybridMultilevel"/>
    <w:tmpl w:val="691AAA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9B31DB4"/>
    <w:multiLevelType w:val="hybridMultilevel"/>
    <w:tmpl w:val="78C239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F7453C1"/>
    <w:multiLevelType w:val="hybridMultilevel"/>
    <w:tmpl w:val="CB924B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8CD73C3"/>
    <w:multiLevelType w:val="hybridMultilevel"/>
    <w:tmpl w:val="B2BC5E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6F23655E"/>
    <w:multiLevelType w:val="hybridMultilevel"/>
    <w:tmpl w:val="40428C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1"/>
  </w:num>
  <w:num w:numId="3">
    <w:abstractNumId w:val="0"/>
  </w:num>
  <w:num w:numId="4">
    <w:abstractNumId w:val="3"/>
  </w:num>
  <w:num w:numId="5">
    <w:abstractNumId w:val="6"/>
  </w:num>
  <w:num w:numId="6">
    <w:abstractNumId w:val="5"/>
  </w:num>
  <w:num w:numId="7">
    <w:abstractNumId w:val="4"/>
  </w:num>
  <w:num w:numId="8">
    <w:abstractNumId w:val="7"/>
  </w:num>
  <w:num w:numId="9">
    <w:abstractNumId w:val="2"/>
  </w:num>
  <w:num w:numId="10">
    <w:abstractNumId w:val="8"/>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Kelley Thompson">
    <w15:presenceInfo w15:providerId="Windows Live" w15:userId="60d80fd4a76de2c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trackRevision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205B2"/>
    <w:rsid w:val="00025971"/>
    <w:rsid w:val="000306AD"/>
    <w:rsid w:val="000436CF"/>
    <w:rsid w:val="000437F4"/>
    <w:rsid w:val="00053C3D"/>
    <w:rsid w:val="00081EC8"/>
    <w:rsid w:val="00084FCA"/>
    <w:rsid w:val="000A34EE"/>
    <w:rsid w:val="000A5C58"/>
    <w:rsid w:val="000C58BD"/>
    <w:rsid w:val="000F42C7"/>
    <w:rsid w:val="00142B59"/>
    <w:rsid w:val="001468C0"/>
    <w:rsid w:val="00183805"/>
    <w:rsid w:val="00184F57"/>
    <w:rsid w:val="0019485F"/>
    <w:rsid w:val="001D76EB"/>
    <w:rsid w:val="002074F8"/>
    <w:rsid w:val="002137C6"/>
    <w:rsid w:val="00224362"/>
    <w:rsid w:val="00234172"/>
    <w:rsid w:val="002715F9"/>
    <w:rsid w:val="00272925"/>
    <w:rsid w:val="002B1210"/>
    <w:rsid w:val="002F6B1F"/>
    <w:rsid w:val="002F7D58"/>
    <w:rsid w:val="0031614B"/>
    <w:rsid w:val="00327DA6"/>
    <w:rsid w:val="00334EE0"/>
    <w:rsid w:val="00350FCB"/>
    <w:rsid w:val="00361F5E"/>
    <w:rsid w:val="00363BC3"/>
    <w:rsid w:val="00370A52"/>
    <w:rsid w:val="00387616"/>
    <w:rsid w:val="003903B1"/>
    <w:rsid w:val="003A2DB6"/>
    <w:rsid w:val="003C6916"/>
    <w:rsid w:val="003E02B8"/>
    <w:rsid w:val="003E0B6B"/>
    <w:rsid w:val="00401CBC"/>
    <w:rsid w:val="00444598"/>
    <w:rsid w:val="004452F9"/>
    <w:rsid w:val="00460787"/>
    <w:rsid w:val="00472E83"/>
    <w:rsid w:val="004861A0"/>
    <w:rsid w:val="004871CA"/>
    <w:rsid w:val="004D163A"/>
    <w:rsid w:val="00500D43"/>
    <w:rsid w:val="005040DD"/>
    <w:rsid w:val="005111B2"/>
    <w:rsid w:val="005629B3"/>
    <w:rsid w:val="00565ABE"/>
    <w:rsid w:val="00574A38"/>
    <w:rsid w:val="00586EB4"/>
    <w:rsid w:val="00593054"/>
    <w:rsid w:val="00596B2D"/>
    <w:rsid w:val="005B6100"/>
    <w:rsid w:val="005C7DBE"/>
    <w:rsid w:val="005F6B5E"/>
    <w:rsid w:val="006055A2"/>
    <w:rsid w:val="00612966"/>
    <w:rsid w:val="006139EA"/>
    <w:rsid w:val="00623BF9"/>
    <w:rsid w:val="0062544F"/>
    <w:rsid w:val="00646FAA"/>
    <w:rsid w:val="006732AA"/>
    <w:rsid w:val="00683BC1"/>
    <w:rsid w:val="0069447F"/>
    <w:rsid w:val="006A649A"/>
    <w:rsid w:val="006B35B3"/>
    <w:rsid w:val="006C531F"/>
    <w:rsid w:val="006D6E08"/>
    <w:rsid w:val="00703FB3"/>
    <w:rsid w:val="007147D4"/>
    <w:rsid w:val="0072481E"/>
    <w:rsid w:val="00732F96"/>
    <w:rsid w:val="00747164"/>
    <w:rsid w:val="00752048"/>
    <w:rsid w:val="0075214E"/>
    <w:rsid w:val="00756073"/>
    <w:rsid w:val="00777FED"/>
    <w:rsid w:val="0078585E"/>
    <w:rsid w:val="00785B03"/>
    <w:rsid w:val="007A1BEB"/>
    <w:rsid w:val="007A3B54"/>
    <w:rsid w:val="007A61B5"/>
    <w:rsid w:val="007B4E38"/>
    <w:rsid w:val="007D7952"/>
    <w:rsid w:val="007F4873"/>
    <w:rsid w:val="00833E73"/>
    <w:rsid w:val="00842B5B"/>
    <w:rsid w:val="00867065"/>
    <w:rsid w:val="008A45CA"/>
    <w:rsid w:val="008B199A"/>
    <w:rsid w:val="008F1CFE"/>
    <w:rsid w:val="00900F99"/>
    <w:rsid w:val="00907892"/>
    <w:rsid w:val="0091359D"/>
    <w:rsid w:val="00914749"/>
    <w:rsid w:val="0092568D"/>
    <w:rsid w:val="00941CDF"/>
    <w:rsid w:val="00943045"/>
    <w:rsid w:val="00947EE5"/>
    <w:rsid w:val="009542E4"/>
    <w:rsid w:val="00962B9F"/>
    <w:rsid w:val="0096533A"/>
    <w:rsid w:val="00965A69"/>
    <w:rsid w:val="00977F1C"/>
    <w:rsid w:val="0099471D"/>
    <w:rsid w:val="009A1027"/>
    <w:rsid w:val="009C0028"/>
    <w:rsid w:val="009C017E"/>
    <w:rsid w:val="009C7B40"/>
    <w:rsid w:val="009D183A"/>
    <w:rsid w:val="009D3F60"/>
    <w:rsid w:val="009E0E58"/>
    <w:rsid w:val="009F0791"/>
    <w:rsid w:val="009F4BA4"/>
    <w:rsid w:val="009F6F44"/>
    <w:rsid w:val="00A00B9D"/>
    <w:rsid w:val="00A3120D"/>
    <w:rsid w:val="00A679EE"/>
    <w:rsid w:val="00A934DD"/>
    <w:rsid w:val="00AA5280"/>
    <w:rsid w:val="00AB4C91"/>
    <w:rsid w:val="00AC468D"/>
    <w:rsid w:val="00AE210A"/>
    <w:rsid w:val="00AE78FC"/>
    <w:rsid w:val="00AF3500"/>
    <w:rsid w:val="00B02BED"/>
    <w:rsid w:val="00B05E98"/>
    <w:rsid w:val="00B15070"/>
    <w:rsid w:val="00B738A8"/>
    <w:rsid w:val="00B758C8"/>
    <w:rsid w:val="00B82EFF"/>
    <w:rsid w:val="00BC28E4"/>
    <w:rsid w:val="00BD7C5A"/>
    <w:rsid w:val="00BE4E54"/>
    <w:rsid w:val="00C02471"/>
    <w:rsid w:val="00C10E94"/>
    <w:rsid w:val="00C13FAF"/>
    <w:rsid w:val="00C2744B"/>
    <w:rsid w:val="00C44ADE"/>
    <w:rsid w:val="00C576B8"/>
    <w:rsid w:val="00CA20A1"/>
    <w:rsid w:val="00CC2A45"/>
    <w:rsid w:val="00CD48B7"/>
    <w:rsid w:val="00CF3822"/>
    <w:rsid w:val="00D0100F"/>
    <w:rsid w:val="00D16E3F"/>
    <w:rsid w:val="00D54B64"/>
    <w:rsid w:val="00DE4981"/>
    <w:rsid w:val="00DE6113"/>
    <w:rsid w:val="00DF33AC"/>
    <w:rsid w:val="00E0385A"/>
    <w:rsid w:val="00E11EB4"/>
    <w:rsid w:val="00E258F5"/>
    <w:rsid w:val="00E26009"/>
    <w:rsid w:val="00E452A2"/>
    <w:rsid w:val="00E6388B"/>
    <w:rsid w:val="00E84DBB"/>
    <w:rsid w:val="00E86FEC"/>
    <w:rsid w:val="00EA2A97"/>
    <w:rsid w:val="00EA44DB"/>
    <w:rsid w:val="00EC7433"/>
    <w:rsid w:val="00EF7672"/>
    <w:rsid w:val="00F044B4"/>
    <w:rsid w:val="00F04D5E"/>
    <w:rsid w:val="00F11BC7"/>
    <w:rsid w:val="00F205B2"/>
    <w:rsid w:val="00F508BD"/>
    <w:rsid w:val="00F73F74"/>
    <w:rsid w:val="00FA06AE"/>
    <w:rsid w:val="00FD5CC3"/>
    <w:rsid w:val="00FF0A8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145"/>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42B59"/>
    <w:pPr>
      <w:spacing w:after="0" w:line="240" w:lineRule="auto"/>
    </w:pPr>
    <w:rPr>
      <w:rFonts w:ascii="Arial" w:hAnsi="Arial"/>
      <w:sz w:val="24"/>
    </w:rPr>
  </w:style>
  <w:style w:type="paragraph" w:styleId="Heading1">
    <w:name w:val="heading 1"/>
    <w:basedOn w:val="Normal"/>
    <w:next w:val="Normal"/>
    <w:link w:val="Heading1Char"/>
    <w:uiPriority w:val="9"/>
    <w:qFormat/>
    <w:rsid w:val="00DF33AC"/>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D76EB"/>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5040DD"/>
    <w:pPr>
      <w:keepNext/>
      <w:keepLines/>
      <w:spacing w:before="40"/>
      <w:outlineLvl w:val="2"/>
    </w:pPr>
    <w:rPr>
      <w:rFonts w:asciiTheme="majorHAnsi" w:eastAsiaTheme="majorEastAsia" w:hAnsiTheme="majorHAnsi" w:cstheme="majorBidi"/>
      <w:color w:val="1F4D78" w:themeColor="accent1" w:themeShade="7F"/>
      <w:szCs w:val="24"/>
    </w:rPr>
  </w:style>
  <w:style w:type="paragraph" w:styleId="Heading4">
    <w:name w:val="heading 4"/>
    <w:basedOn w:val="Normal"/>
    <w:next w:val="Normal"/>
    <w:link w:val="Heading4Char"/>
    <w:uiPriority w:val="9"/>
    <w:qFormat/>
    <w:rsid w:val="00A3120D"/>
    <w:pPr>
      <w:keepNext/>
      <w:spacing w:before="240" w:after="60" w:line="276" w:lineRule="auto"/>
      <w:outlineLvl w:val="3"/>
    </w:pPr>
    <w:rPr>
      <w:rFonts w:ascii="Calibri" w:eastAsia="Times New Roman" w:hAnsi="Calibri" w:cs="Times New Roman"/>
      <w:b/>
      <w:bCs/>
      <w:sz w:val="28"/>
      <w:szCs w:val="28"/>
    </w:rPr>
  </w:style>
  <w:style w:type="paragraph" w:styleId="Heading5">
    <w:name w:val="heading 5"/>
    <w:basedOn w:val="Normal"/>
    <w:next w:val="Normal"/>
    <w:link w:val="Heading5Char"/>
    <w:uiPriority w:val="9"/>
    <w:qFormat/>
    <w:rsid w:val="00A3120D"/>
    <w:pPr>
      <w:spacing w:before="240" w:after="60" w:line="276" w:lineRule="auto"/>
      <w:outlineLvl w:val="4"/>
    </w:pPr>
    <w:rPr>
      <w:rFonts w:ascii="Calibri" w:eastAsia="Times New Roman" w:hAnsi="Calibri" w:cs="Times New Roman"/>
      <w:b/>
      <w:bCs/>
      <w:i/>
      <w:i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142B59"/>
    <w:rPr>
      <w:sz w:val="16"/>
      <w:szCs w:val="16"/>
    </w:rPr>
  </w:style>
  <w:style w:type="paragraph" w:styleId="CommentText">
    <w:name w:val="annotation text"/>
    <w:basedOn w:val="Normal"/>
    <w:link w:val="CommentTextChar"/>
    <w:uiPriority w:val="99"/>
    <w:semiHidden/>
    <w:unhideWhenUsed/>
    <w:rsid w:val="00142B59"/>
    <w:rPr>
      <w:sz w:val="20"/>
      <w:szCs w:val="20"/>
    </w:rPr>
  </w:style>
  <w:style w:type="character" w:customStyle="1" w:styleId="CommentTextChar">
    <w:name w:val="Comment Text Char"/>
    <w:basedOn w:val="DefaultParagraphFont"/>
    <w:link w:val="CommentText"/>
    <w:uiPriority w:val="99"/>
    <w:semiHidden/>
    <w:rsid w:val="00142B59"/>
    <w:rPr>
      <w:rFonts w:ascii="Arial" w:hAnsi="Arial"/>
      <w:sz w:val="20"/>
      <w:szCs w:val="20"/>
    </w:rPr>
  </w:style>
  <w:style w:type="paragraph" w:styleId="BalloonText">
    <w:name w:val="Balloon Text"/>
    <w:basedOn w:val="Normal"/>
    <w:link w:val="BalloonTextChar"/>
    <w:uiPriority w:val="99"/>
    <w:semiHidden/>
    <w:unhideWhenUsed/>
    <w:rsid w:val="00142B59"/>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42B59"/>
    <w:rPr>
      <w:rFonts w:ascii="Segoe UI" w:hAnsi="Segoe UI" w:cs="Segoe UI"/>
      <w:sz w:val="18"/>
      <w:szCs w:val="18"/>
    </w:rPr>
  </w:style>
  <w:style w:type="character" w:customStyle="1" w:styleId="Heading1Char">
    <w:name w:val="Heading 1 Char"/>
    <w:basedOn w:val="DefaultParagraphFont"/>
    <w:link w:val="Heading1"/>
    <w:uiPriority w:val="9"/>
    <w:rsid w:val="00DF33AC"/>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DF33AC"/>
    <w:pPr>
      <w:spacing w:line="259" w:lineRule="auto"/>
      <w:outlineLvl w:val="9"/>
    </w:pPr>
  </w:style>
  <w:style w:type="paragraph" w:styleId="TOC2">
    <w:name w:val="toc 2"/>
    <w:basedOn w:val="Normal"/>
    <w:next w:val="Normal"/>
    <w:autoRedefine/>
    <w:uiPriority w:val="39"/>
    <w:unhideWhenUsed/>
    <w:rsid w:val="00DF33AC"/>
    <w:pPr>
      <w:spacing w:after="100" w:line="259" w:lineRule="auto"/>
      <w:ind w:left="220"/>
    </w:pPr>
    <w:rPr>
      <w:rFonts w:asciiTheme="minorHAnsi" w:eastAsiaTheme="minorEastAsia" w:hAnsiTheme="minorHAnsi" w:cs="Times New Roman"/>
      <w:sz w:val="22"/>
    </w:rPr>
  </w:style>
  <w:style w:type="paragraph" w:styleId="TOC1">
    <w:name w:val="toc 1"/>
    <w:basedOn w:val="Normal"/>
    <w:next w:val="Normal"/>
    <w:autoRedefine/>
    <w:uiPriority w:val="39"/>
    <w:unhideWhenUsed/>
    <w:rsid w:val="00DF33AC"/>
    <w:pPr>
      <w:spacing w:after="100" w:line="259" w:lineRule="auto"/>
    </w:pPr>
    <w:rPr>
      <w:rFonts w:asciiTheme="minorHAnsi" w:eastAsiaTheme="minorEastAsia" w:hAnsiTheme="minorHAnsi" w:cs="Times New Roman"/>
      <w:sz w:val="22"/>
    </w:rPr>
  </w:style>
  <w:style w:type="paragraph" w:styleId="TOC3">
    <w:name w:val="toc 3"/>
    <w:basedOn w:val="Normal"/>
    <w:next w:val="Normal"/>
    <w:autoRedefine/>
    <w:uiPriority w:val="39"/>
    <w:unhideWhenUsed/>
    <w:rsid w:val="00DF33AC"/>
    <w:pPr>
      <w:spacing w:after="100" w:line="259" w:lineRule="auto"/>
      <w:ind w:left="440"/>
    </w:pPr>
    <w:rPr>
      <w:rFonts w:asciiTheme="minorHAnsi" w:eastAsiaTheme="minorEastAsia" w:hAnsiTheme="minorHAnsi" w:cs="Times New Roman"/>
      <w:sz w:val="22"/>
    </w:rPr>
  </w:style>
  <w:style w:type="paragraph" w:styleId="TOC4">
    <w:name w:val="toc 4"/>
    <w:basedOn w:val="Normal"/>
    <w:next w:val="Normal"/>
    <w:autoRedefine/>
    <w:uiPriority w:val="39"/>
    <w:semiHidden/>
    <w:unhideWhenUsed/>
    <w:rsid w:val="00756073"/>
    <w:pPr>
      <w:spacing w:after="100"/>
      <w:ind w:left="720"/>
    </w:pPr>
  </w:style>
  <w:style w:type="character" w:styleId="Hyperlink">
    <w:name w:val="Hyperlink"/>
    <w:basedOn w:val="DefaultParagraphFont"/>
    <w:uiPriority w:val="99"/>
    <w:unhideWhenUsed/>
    <w:rsid w:val="00756073"/>
    <w:rPr>
      <w:color w:val="0563C1" w:themeColor="hyperlink"/>
      <w:u w:val="single"/>
    </w:rPr>
  </w:style>
  <w:style w:type="character" w:customStyle="1" w:styleId="Heading2Char">
    <w:name w:val="Heading 2 Char"/>
    <w:basedOn w:val="DefaultParagraphFont"/>
    <w:link w:val="Heading2"/>
    <w:uiPriority w:val="9"/>
    <w:rsid w:val="001D76EB"/>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5040DD"/>
    <w:rPr>
      <w:rFonts w:asciiTheme="majorHAnsi" w:eastAsiaTheme="majorEastAsia" w:hAnsiTheme="majorHAnsi" w:cstheme="majorBidi"/>
      <w:color w:val="1F4D78" w:themeColor="accent1" w:themeShade="7F"/>
      <w:sz w:val="24"/>
      <w:szCs w:val="24"/>
    </w:rPr>
  </w:style>
  <w:style w:type="table" w:styleId="TableGrid">
    <w:name w:val="Table Grid"/>
    <w:basedOn w:val="TableNormal"/>
    <w:uiPriority w:val="59"/>
    <w:rsid w:val="00646FA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E84DBB"/>
    <w:pPr>
      <w:tabs>
        <w:tab w:val="center" w:pos="4680"/>
        <w:tab w:val="right" w:pos="9360"/>
      </w:tabs>
    </w:pPr>
  </w:style>
  <w:style w:type="character" w:customStyle="1" w:styleId="HeaderChar">
    <w:name w:val="Header Char"/>
    <w:basedOn w:val="DefaultParagraphFont"/>
    <w:link w:val="Header"/>
    <w:uiPriority w:val="99"/>
    <w:rsid w:val="00E84DBB"/>
    <w:rPr>
      <w:rFonts w:ascii="Arial" w:hAnsi="Arial"/>
      <w:sz w:val="24"/>
    </w:rPr>
  </w:style>
  <w:style w:type="paragraph" w:styleId="Footer">
    <w:name w:val="footer"/>
    <w:basedOn w:val="Normal"/>
    <w:link w:val="FooterChar"/>
    <w:uiPriority w:val="99"/>
    <w:unhideWhenUsed/>
    <w:rsid w:val="00E84DBB"/>
    <w:pPr>
      <w:tabs>
        <w:tab w:val="center" w:pos="4680"/>
        <w:tab w:val="right" w:pos="9360"/>
      </w:tabs>
    </w:pPr>
  </w:style>
  <w:style w:type="character" w:customStyle="1" w:styleId="FooterChar">
    <w:name w:val="Footer Char"/>
    <w:basedOn w:val="DefaultParagraphFont"/>
    <w:link w:val="Footer"/>
    <w:uiPriority w:val="99"/>
    <w:rsid w:val="00E84DBB"/>
    <w:rPr>
      <w:rFonts w:ascii="Arial" w:hAnsi="Arial"/>
      <w:sz w:val="24"/>
    </w:rPr>
  </w:style>
  <w:style w:type="paragraph" w:styleId="TableofFigures">
    <w:name w:val="table of figures"/>
    <w:basedOn w:val="Normal"/>
    <w:next w:val="Normal"/>
    <w:autoRedefine/>
    <w:uiPriority w:val="99"/>
    <w:rsid w:val="00C13FAF"/>
    <w:pPr>
      <w:ind w:left="480" w:hanging="480"/>
    </w:pPr>
    <w:rPr>
      <w:rFonts w:asciiTheme="minorHAnsi" w:hAnsiTheme="minorHAnsi" w:cstheme="minorHAnsi"/>
      <w:smallCaps/>
      <w:sz w:val="20"/>
      <w:szCs w:val="20"/>
    </w:rPr>
  </w:style>
  <w:style w:type="paragraph" w:styleId="Caption">
    <w:name w:val="caption"/>
    <w:basedOn w:val="Normal"/>
    <w:next w:val="Normal"/>
    <w:uiPriority w:val="35"/>
    <w:unhideWhenUsed/>
    <w:qFormat/>
    <w:rsid w:val="00C13FAF"/>
    <w:pPr>
      <w:spacing w:after="200"/>
    </w:pPr>
    <w:rPr>
      <w:b/>
      <w:bCs/>
      <w:color w:val="5B9BD5" w:themeColor="accent1"/>
      <w:sz w:val="18"/>
      <w:szCs w:val="18"/>
    </w:rPr>
  </w:style>
  <w:style w:type="paragraph" w:styleId="ListParagraph">
    <w:name w:val="List Paragraph"/>
    <w:basedOn w:val="Normal"/>
    <w:uiPriority w:val="34"/>
    <w:qFormat/>
    <w:rsid w:val="009E0E58"/>
    <w:pPr>
      <w:ind w:left="720"/>
      <w:contextualSpacing/>
    </w:pPr>
  </w:style>
  <w:style w:type="paragraph" w:customStyle="1" w:styleId="AFOTECTableText">
    <w:name w:val="AFOTEC Table Text"/>
    <w:basedOn w:val="Normal"/>
    <w:link w:val="AFOTECTableTextChar"/>
    <w:uiPriority w:val="99"/>
    <w:qFormat/>
    <w:rsid w:val="002074F8"/>
    <w:pPr>
      <w:keepNext/>
      <w:keepLines/>
      <w:spacing w:before="60" w:after="60"/>
      <w:ind w:left="93" w:right="90"/>
    </w:pPr>
    <w:rPr>
      <w:rFonts w:eastAsia="Times New Roman" w:cs="Arial"/>
      <w:bCs/>
      <w:color w:val="000080"/>
      <w:sz w:val="20"/>
      <w:szCs w:val="20"/>
    </w:rPr>
  </w:style>
  <w:style w:type="character" w:customStyle="1" w:styleId="AFOTECTableTextChar">
    <w:name w:val="AFOTEC Table Text Char"/>
    <w:basedOn w:val="DefaultParagraphFont"/>
    <w:link w:val="AFOTECTableText"/>
    <w:uiPriority w:val="99"/>
    <w:locked/>
    <w:rsid w:val="002074F8"/>
    <w:rPr>
      <w:rFonts w:ascii="Arial" w:eastAsia="Times New Roman" w:hAnsi="Arial" w:cs="Arial"/>
      <w:bCs/>
      <w:color w:val="000080"/>
      <w:sz w:val="20"/>
      <w:szCs w:val="20"/>
    </w:rPr>
  </w:style>
  <w:style w:type="paragraph" w:customStyle="1" w:styleId="AFOTECTableHeaderRating">
    <w:name w:val="AFOTEC Table Header + Rating"/>
    <w:basedOn w:val="Normal"/>
    <w:next w:val="AFOTECTableText"/>
    <w:qFormat/>
    <w:rsid w:val="002074F8"/>
    <w:pPr>
      <w:keepNext/>
      <w:keepLines/>
      <w:spacing w:before="60" w:after="60"/>
    </w:pPr>
    <w:rPr>
      <w:rFonts w:ascii="Times New Roman" w:eastAsia="Arial Unicode MS" w:hAnsi="Times New Roman" w:cs="Times New Roman"/>
      <w:b/>
      <w:szCs w:val="24"/>
    </w:rPr>
  </w:style>
  <w:style w:type="character" w:customStyle="1" w:styleId="Heading4Char">
    <w:name w:val="Heading 4 Char"/>
    <w:basedOn w:val="DefaultParagraphFont"/>
    <w:link w:val="Heading4"/>
    <w:uiPriority w:val="9"/>
    <w:rsid w:val="00A3120D"/>
    <w:rPr>
      <w:rFonts w:ascii="Calibri" w:eastAsia="Times New Roman" w:hAnsi="Calibri" w:cs="Times New Roman"/>
      <w:b/>
      <w:bCs/>
      <w:sz w:val="28"/>
      <w:szCs w:val="28"/>
    </w:rPr>
  </w:style>
  <w:style w:type="character" w:customStyle="1" w:styleId="Heading5Char">
    <w:name w:val="Heading 5 Char"/>
    <w:basedOn w:val="DefaultParagraphFont"/>
    <w:link w:val="Heading5"/>
    <w:uiPriority w:val="9"/>
    <w:rsid w:val="00A3120D"/>
    <w:rPr>
      <w:rFonts w:ascii="Calibri" w:eastAsia="Times New Roman" w:hAnsi="Calibri" w:cs="Times New Roman"/>
      <w:b/>
      <w:bCs/>
      <w:i/>
      <w:iCs/>
      <w:sz w:val="26"/>
      <w:szCs w:val="26"/>
    </w:rPr>
  </w:style>
  <w:style w:type="paragraph" w:styleId="CommentSubject">
    <w:name w:val="annotation subject"/>
    <w:basedOn w:val="CommentText"/>
    <w:next w:val="CommentText"/>
    <w:link w:val="CommentSubjectChar"/>
    <w:uiPriority w:val="99"/>
    <w:semiHidden/>
    <w:unhideWhenUsed/>
    <w:rsid w:val="00B758C8"/>
    <w:rPr>
      <w:b/>
      <w:bCs/>
    </w:rPr>
  </w:style>
  <w:style w:type="character" w:customStyle="1" w:styleId="CommentSubjectChar">
    <w:name w:val="Comment Subject Char"/>
    <w:basedOn w:val="CommentTextChar"/>
    <w:link w:val="CommentSubject"/>
    <w:uiPriority w:val="99"/>
    <w:semiHidden/>
    <w:rsid w:val="00B758C8"/>
    <w:rPr>
      <w:rFonts w:ascii="Arial" w:hAnsi="Arial"/>
      <w:b/>
      <w:bCs/>
      <w:sz w:val="20"/>
      <w:szCs w:val="20"/>
    </w:rPr>
  </w:style>
  <w:style w:type="paragraph" w:styleId="Revision">
    <w:name w:val="Revision"/>
    <w:hidden/>
    <w:uiPriority w:val="99"/>
    <w:semiHidden/>
    <w:rsid w:val="00401CBC"/>
    <w:pPr>
      <w:spacing w:after="0" w:line="240" w:lineRule="auto"/>
    </w:pPr>
    <w:rPr>
      <w:rFonts w:ascii="Arial" w:hAnsi="Arial"/>
      <w:sz w:val="24"/>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42B59"/>
    <w:pPr>
      <w:spacing w:after="0" w:line="240" w:lineRule="auto"/>
    </w:pPr>
    <w:rPr>
      <w:rFonts w:ascii="Arial" w:hAnsi="Arial"/>
      <w:sz w:val="24"/>
    </w:rPr>
  </w:style>
  <w:style w:type="paragraph" w:styleId="Heading1">
    <w:name w:val="heading 1"/>
    <w:basedOn w:val="Normal"/>
    <w:next w:val="Normal"/>
    <w:link w:val="Heading1Char"/>
    <w:uiPriority w:val="9"/>
    <w:qFormat/>
    <w:rsid w:val="00DF33AC"/>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D76EB"/>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5040DD"/>
    <w:pPr>
      <w:keepNext/>
      <w:keepLines/>
      <w:spacing w:before="40"/>
      <w:outlineLvl w:val="2"/>
    </w:pPr>
    <w:rPr>
      <w:rFonts w:asciiTheme="majorHAnsi" w:eastAsiaTheme="majorEastAsia" w:hAnsiTheme="majorHAnsi" w:cstheme="majorBidi"/>
      <w:color w:val="1F4D78" w:themeColor="accent1" w:themeShade="7F"/>
      <w:szCs w:val="24"/>
    </w:rPr>
  </w:style>
  <w:style w:type="paragraph" w:styleId="Heading4">
    <w:name w:val="heading 4"/>
    <w:basedOn w:val="Normal"/>
    <w:next w:val="Normal"/>
    <w:link w:val="Heading4Char"/>
    <w:uiPriority w:val="9"/>
    <w:qFormat/>
    <w:rsid w:val="00A3120D"/>
    <w:pPr>
      <w:keepNext/>
      <w:spacing w:before="240" w:after="60" w:line="276" w:lineRule="auto"/>
      <w:outlineLvl w:val="3"/>
    </w:pPr>
    <w:rPr>
      <w:rFonts w:ascii="Calibri" w:eastAsia="Times New Roman" w:hAnsi="Calibri" w:cs="Times New Roman"/>
      <w:b/>
      <w:bCs/>
      <w:sz w:val="28"/>
      <w:szCs w:val="28"/>
    </w:rPr>
  </w:style>
  <w:style w:type="paragraph" w:styleId="Heading5">
    <w:name w:val="heading 5"/>
    <w:basedOn w:val="Normal"/>
    <w:next w:val="Normal"/>
    <w:link w:val="Heading5Char"/>
    <w:uiPriority w:val="9"/>
    <w:qFormat/>
    <w:rsid w:val="00A3120D"/>
    <w:pPr>
      <w:spacing w:before="240" w:after="60" w:line="276" w:lineRule="auto"/>
      <w:outlineLvl w:val="4"/>
    </w:pPr>
    <w:rPr>
      <w:rFonts w:ascii="Calibri" w:eastAsia="Times New Roman" w:hAnsi="Calibri" w:cs="Times New Roman"/>
      <w:b/>
      <w:bCs/>
      <w:i/>
      <w:i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142B59"/>
    <w:rPr>
      <w:sz w:val="16"/>
      <w:szCs w:val="16"/>
    </w:rPr>
  </w:style>
  <w:style w:type="paragraph" w:styleId="CommentText">
    <w:name w:val="annotation text"/>
    <w:basedOn w:val="Normal"/>
    <w:link w:val="CommentTextChar"/>
    <w:uiPriority w:val="99"/>
    <w:semiHidden/>
    <w:unhideWhenUsed/>
    <w:rsid w:val="00142B59"/>
    <w:rPr>
      <w:sz w:val="20"/>
      <w:szCs w:val="20"/>
    </w:rPr>
  </w:style>
  <w:style w:type="character" w:customStyle="1" w:styleId="CommentTextChar">
    <w:name w:val="Comment Text Char"/>
    <w:basedOn w:val="DefaultParagraphFont"/>
    <w:link w:val="CommentText"/>
    <w:uiPriority w:val="99"/>
    <w:semiHidden/>
    <w:rsid w:val="00142B59"/>
    <w:rPr>
      <w:rFonts w:ascii="Arial" w:hAnsi="Arial"/>
      <w:sz w:val="20"/>
      <w:szCs w:val="20"/>
    </w:rPr>
  </w:style>
  <w:style w:type="paragraph" w:styleId="BalloonText">
    <w:name w:val="Balloon Text"/>
    <w:basedOn w:val="Normal"/>
    <w:link w:val="BalloonTextChar"/>
    <w:uiPriority w:val="99"/>
    <w:semiHidden/>
    <w:unhideWhenUsed/>
    <w:rsid w:val="00142B59"/>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42B59"/>
    <w:rPr>
      <w:rFonts w:ascii="Segoe UI" w:hAnsi="Segoe UI" w:cs="Segoe UI"/>
      <w:sz w:val="18"/>
      <w:szCs w:val="18"/>
    </w:rPr>
  </w:style>
  <w:style w:type="character" w:customStyle="1" w:styleId="Heading1Char">
    <w:name w:val="Heading 1 Char"/>
    <w:basedOn w:val="DefaultParagraphFont"/>
    <w:link w:val="Heading1"/>
    <w:uiPriority w:val="9"/>
    <w:rsid w:val="00DF33AC"/>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DF33AC"/>
    <w:pPr>
      <w:spacing w:line="259" w:lineRule="auto"/>
      <w:outlineLvl w:val="9"/>
    </w:pPr>
  </w:style>
  <w:style w:type="paragraph" w:styleId="TOC2">
    <w:name w:val="toc 2"/>
    <w:basedOn w:val="Normal"/>
    <w:next w:val="Normal"/>
    <w:autoRedefine/>
    <w:uiPriority w:val="39"/>
    <w:unhideWhenUsed/>
    <w:rsid w:val="00DF33AC"/>
    <w:pPr>
      <w:spacing w:after="100" w:line="259" w:lineRule="auto"/>
      <w:ind w:left="220"/>
    </w:pPr>
    <w:rPr>
      <w:rFonts w:asciiTheme="minorHAnsi" w:eastAsiaTheme="minorEastAsia" w:hAnsiTheme="minorHAnsi" w:cs="Times New Roman"/>
      <w:sz w:val="22"/>
    </w:rPr>
  </w:style>
  <w:style w:type="paragraph" w:styleId="TOC1">
    <w:name w:val="toc 1"/>
    <w:basedOn w:val="Normal"/>
    <w:next w:val="Normal"/>
    <w:autoRedefine/>
    <w:uiPriority w:val="39"/>
    <w:unhideWhenUsed/>
    <w:rsid w:val="00DF33AC"/>
    <w:pPr>
      <w:spacing w:after="100" w:line="259" w:lineRule="auto"/>
    </w:pPr>
    <w:rPr>
      <w:rFonts w:asciiTheme="minorHAnsi" w:eastAsiaTheme="minorEastAsia" w:hAnsiTheme="minorHAnsi" w:cs="Times New Roman"/>
      <w:sz w:val="22"/>
    </w:rPr>
  </w:style>
  <w:style w:type="paragraph" w:styleId="TOC3">
    <w:name w:val="toc 3"/>
    <w:basedOn w:val="Normal"/>
    <w:next w:val="Normal"/>
    <w:autoRedefine/>
    <w:uiPriority w:val="39"/>
    <w:unhideWhenUsed/>
    <w:rsid w:val="00DF33AC"/>
    <w:pPr>
      <w:spacing w:after="100" w:line="259" w:lineRule="auto"/>
      <w:ind w:left="440"/>
    </w:pPr>
    <w:rPr>
      <w:rFonts w:asciiTheme="minorHAnsi" w:eastAsiaTheme="minorEastAsia" w:hAnsiTheme="minorHAnsi" w:cs="Times New Roman"/>
      <w:sz w:val="22"/>
    </w:rPr>
  </w:style>
  <w:style w:type="paragraph" w:styleId="TOC4">
    <w:name w:val="toc 4"/>
    <w:basedOn w:val="Normal"/>
    <w:next w:val="Normal"/>
    <w:autoRedefine/>
    <w:uiPriority w:val="39"/>
    <w:semiHidden/>
    <w:unhideWhenUsed/>
    <w:rsid w:val="00756073"/>
    <w:pPr>
      <w:spacing w:after="100"/>
      <w:ind w:left="720"/>
    </w:pPr>
  </w:style>
  <w:style w:type="character" w:styleId="Hyperlink">
    <w:name w:val="Hyperlink"/>
    <w:basedOn w:val="DefaultParagraphFont"/>
    <w:uiPriority w:val="99"/>
    <w:unhideWhenUsed/>
    <w:rsid w:val="00756073"/>
    <w:rPr>
      <w:color w:val="0563C1" w:themeColor="hyperlink"/>
      <w:u w:val="single"/>
    </w:rPr>
  </w:style>
  <w:style w:type="character" w:customStyle="1" w:styleId="Heading2Char">
    <w:name w:val="Heading 2 Char"/>
    <w:basedOn w:val="DefaultParagraphFont"/>
    <w:link w:val="Heading2"/>
    <w:uiPriority w:val="9"/>
    <w:rsid w:val="001D76EB"/>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5040DD"/>
    <w:rPr>
      <w:rFonts w:asciiTheme="majorHAnsi" w:eastAsiaTheme="majorEastAsia" w:hAnsiTheme="majorHAnsi" w:cstheme="majorBidi"/>
      <w:color w:val="1F4D78" w:themeColor="accent1" w:themeShade="7F"/>
      <w:sz w:val="24"/>
      <w:szCs w:val="24"/>
    </w:rPr>
  </w:style>
  <w:style w:type="table" w:styleId="TableGrid">
    <w:name w:val="Table Grid"/>
    <w:basedOn w:val="TableNormal"/>
    <w:uiPriority w:val="59"/>
    <w:rsid w:val="00646FA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E84DBB"/>
    <w:pPr>
      <w:tabs>
        <w:tab w:val="center" w:pos="4680"/>
        <w:tab w:val="right" w:pos="9360"/>
      </w:tabs>
    </w:pPr>
  </w:style>
  <w:style w:type="character" w:customStyle="1" w:styleId="HeaderChar">
    <w:name w:val="Header Char"/>
    <w:basedOn w:val="DefaultParagraphFont"/>
    <w:link w:val="Header"/>
    <w:uiPriority w:val="99"/>
    <w:rsid w:val="00E84DBB"/>
    <w:rPr>
      <w:rFonts w:ascii="Arial" w:hAnsi="Arial"/>
      <w:sz w:val="24"/>
    </w:rPr>
  </w:style>
  <w:style w:type="paragraph" w:styleId="Footer">
    <w:name w:val="footer"/>
    <w:basedOn w:val="Normal"/>
    <w:link w:val="FooterChar"/>
    <w:uiPriority w:val="99"/>
    <w:unhideWhenUsed/>
    <w:rsid w:val="00E84DBB"/>
    <w:pPr>
      <w:tabs>
        <w:tab w:val="center" w:pos="4680"/>
        <w:tab w:val="right" w:pos="9360"/>
      </w:tabs>
    </w:pPr>
  </w:style>
  <w:style w:type="character" w:customStyle="1" w:styleId="FooterChar">
    <w:name w:val="Footer Char"/>
    <w:basedOn w:val="DefaultParagraphFont"/>
    <w:link w:val="Footer"/>
    <w:uiPriority w:val="99"/>
    <w:rsid w:val="00E84DBB"/>
    <w:rPr>
      <w:rFonts w:ascii="Arial" w:hAnsi="Arial"/>
      <w:sz w:val="24"/>
    </w:rPr>
  </w:style>
  <w:style w:type="paragraph" w:styleId="TableofFigures">
    <w:name w:val="table of figures"/>
    <w:basedOn w:val="Normal"/>
    <w:next w:val="Normal"/>
    <w:autoRedefine/>
    <w:uiPriority w:val="99"/>
    <w:rsid w:val="00C13FAF"/>
    <w:pPr>
      <w:ind w:left="480" w:hanging="480"/>
    </w:pPr>
    <w:rPr>
      <w:rFonts w:asciiTheme="minorHAnsi" w:hAnsiTheme="minorHAnsi" w:cstheme="minorHAnsi"/>
      <w:smallCaps/>
      <w:sz w:val="20"/>
      <w:szCs w:val="20"/>
    </w:rPr>
  </w:style>
  <w:style w:type="paragraph" w:styleId="Caption">
    <w:name w:val="caption"/>
    <w:basedOn w:val="Normal"/>
    <w:next w:val="Normal"/>
    <w:uiPriority w:val="35"/>
    <w:unhideWhenUsed/>
    <w:qFormat/>
    <w:rsid w:val="00C13FAF"/>
    <w:pPr>
      <w:spacing w:after="200"/>
    </w:pPr>
    <w:rPr>
      <w:b/>
      <w:bCs/>
      <w:color w:val="5B9BD5" w:themeColor="accent1"/>
      <w:sz w:val="18"/>
      <w:szCs w:val="18"/>
    </w:rPr>
  </w:style>
  <w:style w:type="paragraph" w:styleId="ListParagraph">
    <w:name w:val="List Paragraph"/>
    <w:basedOn w:val="Normal"/>
    <w:uiPriority w:val="34"/>
    <w:qFormat/>
    <w:rsid w:val="009E0E58"/>
    <w:pPr>
      <w:ind w:left="720"/>
      <w:contextualSpacing/>
    </w:pPr>
  </w:style>
  <w:style w:type="paragraph" w:customStyle="1" w:styleId="AFOTECTableText">
    <w:name w:val="AFOTEC Table Text"/>
    <w:basedOn w:val="Normal"/>
    <w:link w:val="AFOTECTableTextChar"/>
    <w:uiPriority w:val="99"/>
    <w:qFormat/>
    <w:rsid w:val="002074F8"/>
    <w:pPr>
      <w:keepNext/>
      <w:keepLines/>
      <w:spacing w:before="60" w:after="60"/>
      <w:ind w:left="93" w:right="90"/>
    </w:pPr>
    <w:rPr>
      <w:rFonts w:eastAsia="Times New Roman" w:cs="Arial"/>
      <w:bCs/>
      <w:color w:val="000080"/>
      <w:sz w:val="20"/>
      <w:szCs w:val="20"/>
    </w:rPr>
  </w:style>
  <w:style w:type="character" w:customStyle="1" w:styleId="AFOTECTableTextChar">
    <w:name w:val="AFOTEC Table Text Char"/>
    <w:basedOn w:val="DefaultParagraphFont"/>
    <w:link w:val="AFOTECTableText"/>
    <w:uiPriority w:val="99"/>
    <w:locked/>
    <w:rsid w:val="002074F8"/>
    <w:rPr>
      <w:rFonts w:ascii="Arial" w:eastAsia="Times New Roman" w:hAnsi="Arial" w:cs="Arial"/>
      <w:bCs/>
      <w:color w:val="000080"/>
      <w:sz w:val="20"/>
      <w:szCs w:val="20"/>
    </w:rPr>
  </w:style>
  <w:style w:type="paragraph" w:customStyle="1" w:styleId="AFOTECTableHeaderRating">
    <w:name w:val="AFOTEC Table Header + Rating"/>
    <w:basedOn w:val="Normal"/>
    <w:next w:val="AFOTECTableText"/>
    <w:qFormat/>
    <w:rsid w:val="002074F8"/>
    <w:pPr>
      <w:keepNext/>
      <w:keepLines/>
      <w:spacing w:before="60" w:after="60"/>
    </w:pPr>
    <w:rPr>
      <w:rFonts w:ascii="Times New Roman" w:eastAsia="Arial Unicode MS" w:hAnsi="Times New Roman" w:cs="Times New Roman"/>
      <w:b/>
      <w:szCs w:val="24"/>
    </w:rPr>
  </w:style>
  <w:style w:type="character" w:customStyle="1" w:styleId="Heading4Char">
    <w:name w:val="Heading 4 Char"/>
    <w:basedOn w:val="DefaultParagraphFont"/>
    <w:link w:val="Heading4"/>
    <w:uiPriority w:val="9"/>
    <w:rsid w:val="00A3120D"/>
    <w:rPr>
      <w:rFonts w:ascii="Calibri" w:eastAsia="Times New Roman" w:hAnsi="Calibri" w:cs="Times New Roman"/>
      <w:b/>
      <w:bCs/>
      <w:sz w:val="28"/>
      <w:szCs w:val="28"/>
    </w:rPr>
  </w:style>
  <w:style w:type="character" w:customStyle="1" w:styleId="Heading5Char">
    <w:name w:val="Heading 5 Char"/>
    <w:basedOn w:val="DefaultParagraphFont"/>
    <w:link w:val="Heading5"/>
    <w:uiPriority w:val="9"/>
    <w:rsid w:val="00A3120D"/>
    <w:rPr>
      <w:rFonts w:ascii="Calibri" w:eastAsia="Times New Roman" w:hAnsi="Calibri" w:cs="Times New Roman"/>
      <w:b/>
      <w:bCs/>
      <w:i/>
      <w:iCs/>
      <w:sz w:val="26"/>
      <w:szCs w:val="26"/>
    </w:rPr>
  </w:style>
  <w:style w:type="paragraph" w:styleId="CommentSubject">
    <w:name w:val="annotation subject"/>
    <w:basedOn w:val="CommentText"/>
    <w:next w:val="CommentText"/>
    <w:link w:val="CommentSubjectChar"/>
    <w:uiPriority w:val="99"/>
    <w:semiHidden/>
    <w:unhideWhenUsed/>
    <w:rsid w:val="00B758C8"/>
    <w:rPr>
      <w:b/>
      <w:bCs/>
    </w:rPr>
  </w:style>
  <w:style w:type="character" w:customStyle="1" w:styleId="CommentSubjectChar">
    <w:name w:val="Comment Subject Char"/>
    <w:basedOn w:val="CommentTextChar"/>
    <w:link w:val="CommentSubject"/>
    <w:uiPriority w:val="99"/>
    <w:semiHidden/>
    <w:rsid w:val="00B758C8"/>
    <w:rPr>
      <w:rFonts w:ascii="Arial" w:hAnsi="Arial"/>
      <w:b/>
      <w:bCs/>
      <w:sz w:val="20"/>
      <w:szCs w:val="20"/>
    </w:rPr>
  </w:style>
  <w:style w:type="paragraph" w:styleId="Revision">
    <w:name w:val="Revision"/>
    <w:hidden/>
    <w:uiPriority w:val="99"/>
    <w:semiHidden/>
    <w:rsid w:val="00401CBC"/>
    <w:pPr>
      <w:spacing w:after="0" w:line="240" w:lineRule="auto"/>
    </w:pPr>
    <w:rPr>
      <w:rFonts w:ascii="Arial" w:hAnsi="Arial"/>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wmf"/><Relationship Id="rId20" Type="http://schemas.openxmlformats.org/officeDocument/2006/relationships/theme" Target="theme/theme1.xml"/><Relationship Id="rId21" Type="http://schemas.microsoft.com/office/2011/relationships/people" Target="people.xml"/><Relationship Id="rId10" Type="http://schemas.openxmlformats.org/officeDocument/2006/relationships/image" Target="media/image2.jpeg"/><Relationship Id="rId11" Type="http://schemas.openxmlformats.org/officeDocument/2006/relationships/comments" Target="comments.xml"/><Relationship Id="rId12" Type="http://schemas.openxmlformats.org/officeDocument/2006/relationships/header" Target="header1.xml"/><Relationship Id="rId13" Type="http://schemas.openxmlformats.org/officeDocument/2006/relationships/footer" Target="footer1.xml"/><Relationship Id="rId14" Type="http://schemas.openxmlformats.org/officeDocument/2006/relationships/image" Target="media/image3.emf"/><Relationship Id="rId15" Type="http://schemas.openxmlformats.org/officeDocument/2006/relationships/image" Target="media/image4.emf"/><Relationship Id="rId16" Type="http://schemas.openxmlformats.org/officeDocument/2006/relationships/image" Target="media/image5.emf"/><Relationship Id="rId17" Type="http://schemas.openxmlformats.org/officeDocument/2006/relationships/package" Target="embeddings/Microsoft_Office_PowerPoint_2007_Template11.sldx"/><Relationship Id="rId18" Type="http://schemas.openxmlformats.org/officeDocument/2006/relationships/image" Target="media/image6.png"/><Relationship Id="rId19" Type="http://schemas.openxmlformats.org/officeDocument/2006/relationships/fontTable" Target="fontTable.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file>

<file path=customXml/itemProps1.xml><?xml version="1.0" encoding="utf-8"?>
<ds:datastoreItem xmlns:ds="http://schemas.openxmlformats.org/officeDocument/2006/customXml" ds:itemID="{651E021C-08E4-994C-B70E-5FD888BFDB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26</Pages>
  <Words>4804</Words>
  <Characters>27383</Characters>
  <Application>Microsoft Macintosh Word</Application>
  <DocSecurity>0</DocSecurity>
  <Lines>228</Lines>
  <Paragraphs>64</Paragraphs>
  <ScaleCrop>false</ScaleCrop>
  <HeadingPairs>
    <vt:vector size="2" baseType="variant">
      <vt:variant>
        <vt:lpstr>Title</vt:lpstr>
      </vt:variant>
      <vt:variant>
        <vt:i4>1</vt:i4>
      </vt:variant>
    </vt:vector>
  </HeadingPairs>
  <TitlesOfParts>
    <vt:vector size="1" baseType="lpstr">
      <vt:lpstr/>
    </vt:vector>
  </TitlesOfParts>
  <Company>U.S Air Force</Company>
  <LinksUpToDate>false</LinksUpToDate>
  <CharactersWithSpaces>32123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Kelley Thompson</dc:creator>
  <cp:lastModifiedBy>Steve Mazza</cp:lastModifiedBy>
  <cp:revision>2</cp:revision>
  <dcterms:created xsi:type="dcterms:W3CDTF">2013-08-29T01:19:00Z</dcterms:created>
  <dcterms:modified xsi:type="dcterms:W3CDTF">2013-08-29T01:19:00Z</dcterms:modified>
</cp:coreProperties>
</file>