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FBA" w:rsidRPr="00D64725" w:rsidRDefault="00B66EEF" w:rsidP="00070581">
      <w:pPr>
        <w:jc w:val="center"/>
        <w:rPr>
          <w:sz w:val="48"/>
          <w:szCs w:val="48"/>
        </w:rPr>
      </w:pPr>
      <w:bookmarkStart w:id="0" w:name="_Toc158527386"/>
      <w:bookmarkStart w:id="1" w:name="_Toc158527824"/>
      <w:r>
        <w:rPr>
          <w:noProof/>
          <w:lang w:eastAsia="en-US"/>
        </w:rPr>
        <w:drawing>
          <wp:inline distT="0" distB="0" distL="0" distR="0">
            <wp:extent cx="268351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3510" cy="1938020"/>
                    </a:xfrm>
                    <a:prstGeom prst="rect">
                      <a:avLst/>
                    </a:prstGeom>
                    <a:noFill/>
                    <a:ln>
                      <a:noFill/>
                    </a:ln>
                  </pic:spPr>
                </pic:pic>
              </a:graphicData>
            </a:graphic>
          </wp:inline>
        </w:drawing>
      </w:r>
    </w:p>
    <w:p w:rsidR="00702FBA" w:rsidRPr="008D38BB" w:rsidRDefault="00702FBA" w:rsidP="00945AF9">
      <w:pPr>
        <w:jc w:val="center"/>
        <w:outlineLvl w:val="0"/>
        <w:rPr>
          <w:b/>
          <w:sz w:val="48"/>
        </w:rPr>
      </w:pPr>
      <w:r w:rsidRPr="008D38BB">
        <w:rPr>
          <w:b/>
          <w:sz w:val="48"/>
        </w:rPr>
        <w:t>NAVAL</w:t>
      </w:r>
    </w:p>
    <w:p w:rsidR="00702FBA" w:rsidRPr="008D38BB" w:rsidRDefault="00702FBA" w:rsidP="00945AF9">
      <w:pPr>
        <w:jc w:val="center"/>
        <w:outlineLvl w:val="0"/>
        <w:rPr>
          <w:b/>
          <w:sz w:val="48"/>
        </w:rPr>
      </w:pPr>
      <w:r w:rsidRPr="008D38BB">
        <w:rPr>
          <w:b/>
          <w:sz w:val="48"/>
        </w:rPr>
        <w:t>POSTGRADUATE</w:t>
      </w:r>
    </w:p>
    <w:p w:rsidR="00702FBA" w:rsidRPr="008D38BB" w:rsidRDefault="00702FBA" w:rsidP="00945AF9">
      <w:pPr>
        <w:jc w:val="center"/>
        <w:outlineLvl w:val="0"/>
        <w:rPr>
          <w:b/>
          <w:sz w:val="48"/>
        </w:rPr>
      </w:pPr>
      <w:r w:rsidRPr="008D38BB">
        <w:rPr>
          <w:b/>
          <w:sz w:val="48"/>
        </w:rPr>
        <w:t>SCHOOL</w:t>
      </w:r>
    </w:p>
    <w:p w:rsidR="00702FBA" w:rsidRDefault="00702FBA" w:rsidP="00945AF9">
      <w:pPr>
        <w:jc w:val="center"/>
      </w:pPr>
    </w:p>
    <w:p w:rsidR="00702FBA" w:rsidRPr="001F537E" w:rsidRDefault="00702FBA" w:rsidP="00945AF9">
      <w:pPr>
        <w:jc w:val="center"/>
        <w:rPr>
          <w:b/>
          <w:bCs/>
          <w:sz w:val="28"/>
          <w:szCs w:val="28"/>
        </w:rPr>
      </w:pPr>
      <w:r w:rsidRPr="001F537E">
        <w:rPr>
          <w:b/>
          <w:bCs/>
          <w:sz w:val="28"/>
          <w:szCs w:val="28"/>
        </w:rPr>
        <w:t>MONTEREY, CALIFORNIA</w:t>
      </w:r>
    </w:p>
    <w:p w:rsidR="00702FBA" w:rsidRDefault="00702FBA" w:rsidP="00990DE9"/>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b/>
          <w:sz w:val="22"/>
        </w:rPr>
      </w:pPr>
    </w:p>
    <w:p w:rsidR="00702FB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by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SE311-114G Vehicle Survivability</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5B00DF"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pPr>
      <w:r>
        <w:t>June 2013</w:t>
      </w:r>
    </w:p>
    <w:p w:rsidR="00702FBA" w:rsidRPr="0014477A" w:rsidRDefault="00702FBA"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jc w:val="center"/>
        <w:rPr>
          <w:sz w:val="22"/>
        </w:rPr>
      </w:pPr>
    </w:p>
    <w:p w:rsidR="00702FBA" w:rsidRDefault="009E105C"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Capstone Project Advisors:       </w:t>
      </w:r>
      <w:r w:rsidR="005331A9">
        <w:t xml:space="preserve">               </w:t>
      </w:r>
      <w:r>
        <w:t xml:space="preserve">Dr. Douglas </w:t>
      </w:r>
      <w:r w:rsidR="00990DE9">
        <w:t>H</w:t>
      </w:r>
      <w:r>
        <w:t>. Nelson</w:t>
      </w:r>
    </w:p>
    <w:p w:rsidR="009E105C" w:rsidRDefault="005331A9" w:rsidP="0014477A">
      <w:pPr>
        <w:framePr w:w="6480" w:h="3370" w:hRule="exact" w:hSpace="187" w:vSpace="187" w:wrap="notBeside" w:vAnchor="page" w:hAnchor="page" w:x="2809" w:y="9361" w:anchorLock="1"/>
        <w:pBdr>
          <w:top w:val="single" w:sz="6" w:space="1" w:color="auto"/>
          <w:left w:val="single" w:sz="6" w:space="1" w:color="auto"/>
          <w:bottom w:val="single" w:sz="6" w:space="1" w:color="auto"/>
          <w:right w:val="single" w:sz="6" w:space="1" w:color="auto"/>
        </w:pBdr>
        <w:tabs>
          <w:tab w:val="left" w:pos="180"/>
          <w:tab w:val="left" w:pos="4680"/>
        </w:tabs>
        <w:jc w:val="left"/>
      </w:pPr>
      <w:r>
        <w:tab/>
        <w:t xml:space="preserve">                                                                  Dr. </w:t>
      </w:r>
      <w:r w:rsidRPr="005331A9">
        <w:rPr>
          <w:bCs/>
        </w:rPr>
        <w:t>Eugene P. Paulo</w:t>
      </w:r>
    </w:p>
    <w:p w:rsidR="00702FBA" w:rsidRDefault="00702FBA" w:rsidP="00990DE9"/>
    <w:p w:rsidR="00990DE9" w:rsidRDefault="00990DE9" w:rsidP="00990DE9"/>
    <w:p w:rsidR="00990DE9" w:rsidRDefault="00990DE9" w:rsidP="00990DE9"/>
    <w:p w:rsidR="00702FBA" w:rsidRDefault="00702FBA" w:rsidP="00990DE9"/>
    <w:p w:rsidR="00702FBA" w:rsidRDefault="00702FBA" w:rsidP="00945AF9">
      <w:pPr>
        <w:jc w:val="center"/>
        <w:outlineLvl w:val="0"/>
        <w:rPr>
          <w:b/>
          <w:sz w:val="48"/>
        </w:rPr>
      </w:pPr>
      <w:r>
        <w:rPr>
          <w:b/>
          <w:sz w:val="48"/>
        </w:rPr>
        <w:t>CAPSTONE PROJECT REPORT</w:t>
      </w:r>
    </w:p>
    <w:p w:rsidR="00702FBA" w:rsidRDefault="00702FBA" w:rsidP="00945AF9">
      <w:pPr>
        <w:jc w:val="center"/>
      </w:pPr>
    </w:p>
    <w:p w:rsidR="005B00DF" w:rsidRPr="004E1D49" w:rsidRDefault="005B00DF" w:rsidP="005331A9">
      <w:pPr>
        <w:autoSpaceDE w:val="0"/>
        <w:autoSpaceDN w:val="0"/>
        <w:adjustRightInd w:val="0"/>
        <w:rPr>
          <w:rFonts w:eastAsia="Times New Roman"/>
          <w:b/>
          <w:bCs/>
          <w:color w:val="auto"/>
          <w:sz w:val="20"/>
          <w:szCs w:val="20"/>
          <w:lang w:eastAsia="en-US"/>
        </w:rPr>
      </w:pPr>
      <w:r w:rsidRPr="004E1D49">
        <w:rPr>
          <w:rFonts w:eastAsia="Times New Roman"/>
          <w:b/>
          <w:bCs/>
          <w:color w:val="auto"/>
          <w:sz w:val="20"/>
          <w:szCs w:val="20"/>
          <w:lang w:eastAsia="en-US"/>
        </w:rPr>
        <w:t>Distribution authorized to U.S. Government Agencies and their Contractors (Administrative or</w:t>
      </w:r>
    </w:p>
    <w:p w:rsidR="005B00DF" w:rsidRPr="004E1D49" w:rsidRDefault="005B00DF" w:rsidP="005331A9">
      <w:pPr>
        <w:autoSpaceDE w:val="0"/>
        <w:autoSpaceDN w:val="0"/>
        <w:adjustRightInd w:val="0"/>
        <w:rPr>
          <w:rFonts w:eastAsia="Times New Roman"/>
          <w:b/>
          <w:bCs/>
          <w:color w:val="auto"/>
          <w:sz w:val="20"/>
          <w:szCs w:val="20"/>
          <w:lang w:eastAsia="en-US"/>
        </w:rPr>
      </w:pPr>
      <w:r w:rsidRPr="004E1D49">
        <w:rPr>
          <w:rFonts w:eastAsia="Times New Roman"/>
          <w:b/>
          <w:bCs/>
          <w:color w:val="auto"/>
          <w:sz w:val="20"/>
          <w:szCs w:val="20"/>
          <w:lang w:eastAsia="en-US"/>
        </w:rPr>
        <w:t>Operational Use) (1 June 2012). Other requests for this document must be referred to President,</w:t>
      </w:r>
    </w:p>
    <w:p w:rsidR="005B00DF" w:rsidRPr="004E1D49" w:rsidRDefault="005B00DF" w:rsidP="005331A9">
      <w:pPr>
        <w:autoSpaceDE w:val="0"/>
        <w:autoSpaceDN w:val="0"/>
        <w:adjustRightInd w:val="0"/>
        <w:rPr>
          <w:rFonts w:eastAsia="Times New Roman"/>
          <w:b/>
          <w:bCs/>
          <w:color w:val="auto"/>
          <w:sz w:val="20"/>
          <w:szCs w:val="20"/>
          <w:lang w:eastAsia="en-US"/>
        </w:rPr>
      </w:pPr>
      <w:r w:rsidRPr="004E1D49">
        <w:rPr>
          <w:rFonts w:eastAsia="Times New Roman"/>
          <w:b/>
          <w:bCs/>
          <w:color w:val="auto"/>
          <w:sz w:val="20"/>
          <w:szCs w:val="20"/>
          <w:lang w:eastAsia="en-US"/>
        </w:rPr>
        <w:t>Code 261, Naval Postgraduate School, Monterey, CA 93943-5000 or RDECOM, Aberdeen Proving</w:t>
      </w:r>
    </w:p>
    <w:p w:rsidR="005B00DF" w:rsidRPr="004E1D49" w:rsidRDefault="005B00DF" w:rsidP="009E105C">
      <w:pPr>
        <w:autoSpaceDE w:val="0"/>
        <w:autoSpaceDN w:val="0"/>
        <w:adjustRightInd w:val="0"/>
        <w:rPr>
          <w:rFonts w:eastAsia="Times New Roman"/>
          <w:b/>
          <w:bCs/>
          <w:color w:val="auto"/>
          <w:sz w:val="20"/>
          <w:szCs w:val="20"/>
          <w:lang w:eastAsia="en-US"/>
        </w:rPr>
      </w:pPr>
      <w:r w:rsidRPr="004E1D49">
        <w:rPr>
          <w:rFonts w:eastAsia="Times New Roman"/>
          <w:b/>
          <w:bCs/>
          <w:color w:val="auto"/>
          <w:sz w:val="20"/>
          <w:szCs w:val="20"/>
          <w:lang w:eastAsia="en-US"/>
        </w:rPr>
        <w:t>Ground, Aberdeen, Maryland via the Defense Technical Information Center, 8725 John J. Kingman</w:t>
      </w:r>
    </w:p>
    <w:p w:rsidR="005B00DF" w:rsidRPr="0081492F" w:rsidRDefault="005B00DF" w:rsidP="009E105C">
      <w:pPr>
        <w:rPr>
          <w:b/>
        </w:rPr>
      </w:pPr>
      <w:r w:rsidRPr="004E1D49">
        <w:rPr>
          <w:rFonts w:eastAsia="Times New Roman"/>
          <w:b/>
          <w:bCs/>
          <w:color w:val="auto"/>
          <w:sz w:val="20"/>
          <w:szCs w:val="20"/>
          <w:lang w:eastAsia="en-US"/>
        </w:rPr>
        <w:t>Rd., STE 0944, Ft. Belvoir, VA 22060-6218.</w:t>
      </w:r>
    </w:p>
    <w:p w:rsidR="00702FBA" w:rsidRDefault="00702FBA" w:rsidP="00654BCB">
      <w:pPr>
        <w:pStyle w:val="BLANKPAGE"/>
      </w:pPr>
      <w:r>
        <w:br w:type="page"/>
      </w:r>
      <w:r>
        <w:lastRenderedPageBreak/>
        <w:t>THIS PAGE INTENTIONALLY LEFT BLANK</w:t>
      </w:r>
    </w:p>
    <w:p w:rsidR="00702FBA" w:rsidRDefault="00702FBA">
      <w:pPr>
        <w:jc w:val="left"/>
        <w:rPr>
          <w:rFonts w:eastAsia="Times New Roman"/>
          <w:lang w:eastAsia="en-US"/>
        </w:rPr>
      </w:pPr>
    </w:p>
    <w:p w:rsidR="00702FBA" w:rsidRPr="00D24D69" w:rsidRDefault="00702FBA" w:rsidP="00945AF9">
      <w:pPr>
        <w:pStyle w:val="BLANKPAGE"/>
        <w:sectPr w:rsidR="00702FBA" w:rsidRPr="00D24D69">
          <w:footerReference w:type="even" r:id="rId9"/>
          <w:footerReference w:type="first" r:id="rId10"/>
          <w:pgSz w:w="12240" w:h="15840" w:code="1"/>
          <w:pgMar w:top="1440" w:right="1800" w:bottom="1440" w:left="1800" w:header="0" w:footer="1440" w:gutter="0"/>
          <w:pgNumType w:fmt="lowerRoman" w:start="0"/>
          <w:cols w:space="720"/>
          <w:titlePg/>
          <w:rtlGutter/>
        </w:sectPr>
      </w:pPr>
    </w:p>
    <w:tbl>
      <w:tblPr>
        <w:tblW w:w="9720" w:type="dxa"/>
        <w:tblInd w:w="-15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tblPr>
      <w:tblGrid>
        <w:gridCol w:w="2610"/>
        <w:gridCol w:w="1260"/>
        <w:gridCol w:w="1620"/>
        <w:gridCol w:w="270"/>
        <w:gridCol w:w="630"/>
        <w:gridCol w:w="1260"/>
        <w:gridCol w:w="2070"/>
      </w:tblGrid>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spacing w:after="54"/>
              <w:jc w:val="center"/>
              <w:rPr>
                <w:sz w:val="20"/>
              </w:rPr>
            </w:pPr>
            <w:r>
              <w:rPr>
                <w:b/>
                <w:sz w:val="20"/>
              </w:rPr>
              <w:lastRenderedPageBreak/>
              <w:br w:type="page"/>
              <w:t>REPORT DOCUMENTATION PAGE</w:t>
            </w:r>
          </w:p>
        </w:tc>
        <w:tc>
          <w:tcPr>
            <w:tcW w:w="3330" w:type="dxa"/>
            <w:gridSpan w:val="2"/>
            <w:tcBorders>
              <w:top w:val="single" w:sz="18" w:space="0" w:color="000000"/>
              <w:left w:val="single" w:sz="18" w:space="0" w:color="000000"/>
              <w:bottom w:val="single" w:sz="18" w:space="0" w:color="000000"/>
              <w:right w:val="single" w:sz="18" w:space="0" w:color="000000"/>
            </w:tcBorders>
            <w:vAlign w:val="center"/>
          </w:tcPr>
          <w:p w:rsidR="00702FBA" w:rsidRDefault="00702FBA" w:rsidP="00927F1A">
            <w:pPr>
              <w:keepNext/>
              <w:keepLines/>
              <w:tabs>
                <w:tab w:val="center" w:pos="1476"/>
              </w:tabs>
              <w:suppressAutoHyphens/>
              <w:spacing w:before="90"/>
              <w:jc w:val="center"/>
            </w:pPr>
            <w:r>
              <w:rPr>
                <w:i/>
                <w:sz w:val="18"/>
              </w:rPr>
              <w:t>Form Approved OMB No. 0704-0188</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sidRPr="005200FF">
              <w:rPr>
                <w:sz w:val="16"/>
              </w:rPr>
              <w:t>Publ</w:t>
            </w:r>
            <w:r>
              <w:rPr>
                <w:sz w:val="16"/>
              </w:rPr>
              <w:t>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702FBA" w:rsidTr="004A29BF">
        <w:tc>
          <w:tcPr>
            <w:tcW w:w="387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rPr>
                <w:i/>
                <w:sz w:val="18"/>
              </w:rPr>
            </w:pPr>
            <w:r>
              <w:rPr>
                <w:b/>
                <w:sz w:val="18"/>
              </w:rPr>
              <w:t xml:space="preserve">1. AGENCY USE ONLY </w:t>
            </w:r>
            <w:r>
              <w:rPr>
                <w:b/>
                <w:i/>
                <w:sz w:val="18"/>
              </w:rPr>
              <w:t>(Leave blank)</w:t>
            </w:r>
          </w:p>
          <w:p w:rsidR="00702FBA" w:rsidRDefault="00702FBA" w:rsidP="00927F1A">
            <w:pPr>
              <w:keepNext/>
              <w:keepLines/>
              <w:tabs>
                <w:tab w:val="left" w:pos="600"/>
                <w:tab w:val="left" w:pos="1320"/>
                <w:tab w:val="left" w:pos="2040"/>
                <w:tab w:val="left" w:pos="2760"/>
              </w:tabs>
              <w:suppressAutoHyphens/>
              <w:rPr>
                <w:sz w:val="18"/>
              </w:rPr>
            </w:pPr>
          </w:p>
        </w:tc>
        <w:tc>
          <w:tcPr>
            <w:tcW w:w="189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s>
              <w:suppressAutoHyphens/>
              <w:ind w:left="15"/>
              <w:rPr>
                <w:sz w:val="18"/>
              </w:rPr>
            </w:pPr>
            <w:r>
              <w:rPr>
                <w:b/>
                <w:sz w:val="18"/>
              </w:rPr>
              <w:t>2. REPORT DATE</w:t>
            </w:r>
            <w:r>
              <w:rPr>
                <w:sz w:val="18"/>
              </w:rPr>
              <w:t xml:space="preserve">  </w:t>
            </w:r>
          </w:p>
          <w:p w:rsidR="00702FBA" w:rsidRPr="00BB7785" w:rsidRDefault="0014477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June 2013</w:t>
            </w:r>
          </w:p>
        </w:tc>
        <w:tc>
          <w:tcPr>
            <w:tcW w:w="39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3630"/>
                <w:tab w:val="left" w:pos="-2910"/>
                <w:tab w:val="left" w:pos="-2190"/>
                <w:tab w:val="left" w:pos="-1470"/>
                <w:tab w:val="left" w:pos="-750"/>
                <w:tab w:val="left" w:pos="150"/>
                <w:tab w:val="left" w:pos="1410"/>
                <w:tab w:val="left" w:pos="2130"/>
                <w:tab w:val="left" w:pos="2850"/>
                <w:tab w:val="left" w:pos="3570"/>
                <w:tab w:val="left" w:pos="4290"/>
                <w:tab w:val="left" w:pos="5010"/>
                <w:tab w:val="left" w:pos="5730"/>
              </w:tabs>
              <w:suppressAutoHyphens/>
              <w:ind w:left="60"/>
              <w:jc w:val="left"/>
              <w:rPr>
                <w:sz w:val="18"/>
              </w:rPr>
            </w:pPr>
            <w:r>
              <w:rPr>
                <w:b/>
                <w:sz w:val="18"/>
              </w:rPr>
              <w:t>3. REPORT TYPE AND DATES COVERED</w:t>
            </w:r>
          </w:p>
          <w:p w:rsidR="00702FBA" w:rsidRPr="00BB7785"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sz w:val="18"/>
                <w:szCs w:val="18"/>
              </w:rPr>
            </w:pPr>
            <w:r>
              <w:rPr>
                <w:sz w:val="18"/>
                <w:szCs w:val="18"/>
              </w:rPr>
              <w:t>Capstone Project Report</w:t>
            </w: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510"/>
                <w:tab w:val="left" w:pos="1320"/>
                <w:tab w:val="left" w:pos="2040"/>
                <w:tab w:val="left" w:pos="2760"/>
              </w:tabs>
              <w:suppressAutoHyphens/>
              <w:ind w:left="-30"/>
              <w:jc w:val="left"/>
              <w:rPr>
                <w:sz w:val="18"/>
              </w:rPr>
            </w:pPr>
            <w:bookmarkStart w:id="2" w:name="_Ref457893270"/>
            <w:r>
              <w:rPr>
                <w:b/>
                <w:sz w:val="18"/>
              </w:rPr>
              <w:t>4. TITLE AND SUBTITLE</w:t>
            </w:r>
            <w:bookmarkEnd w:id="2"/>
            <w:r>
              <w:rPr>
                <w:b/>
                <w:sz w:val="18"/>
              </w:rPr>
              <w:t xml:space="preserve">  </w:t>
            </w:r>
            <w:bookmarkStart w:id="3" w:name="OLE_LINK2"/>
            <w:bookmarkStart w:id="4" w:name="OLE_LINK16"/>
            <w:r w:rsidR="0014477A" w:rsidRPr="0014477A">
              <w:rPr>
                <w:b/>
                <w:sz w:val="18"/>
              </w:rPr>
              <w:t>Ground Combat Vehicle Survivability Robustness Analysis through Model Based Systems Engineering (MBSE)</w:t>
            </w:r>
            <w:bookmarkEnd w:id="3"/>
            <w:bookmarkEnd w:id="4"/>
          </w:p>
        </w:tc>
        <w:tc>
          <w:tcPr>
            <w:tcW w:w="3330" w:type="dxa"/>
            <w:gridSpan w:val="2"/>
            <w:vMerge w:val="restart"/>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5. FUNDING NUMBERS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b/>
                <w:sz w:val="18"/>
              </w:rPr>
            </w:pPr>
          </w:p>
        </w:tc>
      </w:tr>
      <w:tr w:rsidR="00702FBA" w:rsidTr="004A29BF">
        <w:trPr>
          <w:cantSplit/>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541F5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Cs/>
                <w:sz w:val="18"/>
              </w:rPr>
            </w:pPr>
            <w:r>
              <w:rPr>
                <w:b/>
                <w:sz w:val="18"/>
              </w:rPr>
              <w:t>6. AUTHOR(S)</w:t>
            </w:r>
            <w:r w:rsidRPr="0024079C">
              <w:rPr>
                <w:sz w:val="18"/>
              </w:rPr>
              <w:t xml:space="preserve"> </w:t>
            </w:r>
            <w:r>
              <w:rPr>
                <w:sz w:val="18"/>
              </w:rPr>
              <w:t xml:space="preserve"> </w:t>
            </w:r>
            <w:r w:rsidR="00632961">
              <w:rPr>
                <w:sz w:val="18"/>
              </w:rPr>
              <w:t>David L. Basala,</w:t>
            </w:r>
            <w:r w:rsidR="0014477A">
              <w:rPr>
                <w:sz w:val="18"/>
              </w:rPr>
              <w:t xml:space="preserve"> Louis W. Berklich, Christine K. Brennan, Steven </w:t>
            </w:r>
            <w:r w:rsidR="00E4410E">
              <w:rPr>
                <w:sz w:val="18"/>
              </w:rPr>
              <w:t xml:space="preserve">P. </w:t>
            </w:r>
            <w:r w:rsidR="0014477A">
              <w:rPr>
                <w:sz w:val="18"/>
              </w:rPr>
              <w:t xml:space="preserve">Mazza, </w:t>
            </w:r>
            <w:r w:rsidR="00E4410E">
              <w:rPr>
                <w:sz w:val="18"/>
              </w:rPr>
              <w:t xml:space="preserve">Joseph J. </w:t>
            </w:r>
            <w:r w:rsidR="00E4410E" w:rsidRPr="00E4410E">
              <w:rPr>
                <w:sz w:val="18"/>
              </w:rPr>
              <w:t>Rambousek</w:t>
            </w:r>
            <w:r w:rsidR="00E4410E">
              <w:rPr>
                <w:sz w:val="18"/>
              </w:rPr>
              <w:t>, Donna A. Ray, Daniel Torres</w:t>
            </w:r>
          </w:p>
        </w:tc>
        <w:tc>
          <w:tcPr>
            <w:tcW w:w="3330" w:type="dxa"/>
            <w:gridSpan w:val="2"/>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120"/>
              <w:rPr>
                <w:sz w:val="18"/>
              </w:rPr>
            </w:pP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7. PERFORMING ORGANIZATION NAME(S) AND ADDRESS(ES)</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Naval Postgraduate School</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30"/>
              <w:rPr>
                <w:sz w:val="18"/>
              </w:rPr>
            </w:pPr>
            <w:r>
              <w:rPr>
                <w:sz w:val="18"/>
              </w:rPr>
              <w:t>Monterey, CA  93943-5000</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8. PERFORMING ORGANIZATION REPORT NUMBER</w:t>
            </w:r>
            <w:r>
              <w:rPr>
                <w:sz w:val="18"/>
              </w:rPr>
              <w:t xml:space="preserve">  </w:t>
            </w:r>
            <w:r w:rsidR="00632961">
              <w:rPr>
                <w:sz w:val="18"/>
              </w:rPr>
              <w:t>NPS-SE-13</w:t>
            </w:r>
            <w:r w:rsidR="00C546B7">
              <w:rPr>
                <w:sz w:val="18"/>
              </w:rPr>
              <w:t>-XX</w:t>
            </w:r>
            <w:r>
              <w:rPr>
                <w:sz w:val="18"/>
              </w:rPr>
              <w:t xml:space="preserve">  </w:t>
            </w:r>
          </w:p>
        </w:tc>
      </w:tr>
      <w:tr w:rsidR="00702FBA" w:rsidTr="004A29BF">
        <w:trPr>
          <w:trHeight w:val="729"/>
        </w:trPr>
        <w:tc>
          <w:tcPr>
            <w:tcW w:w="6390" w:type="dxa"/>
            <w:gridSpan w:val="5"/>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9. SPONSORING /MONITORING AGENCY NAME(S) AND ADDRESS(ES)</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Department of the Army</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U.S. Army Research, Development, and Engineering Command</w:t>
            </w:r>
          </w:p>
          <w:p w:rsid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3071 Aberdeen Blvd.</w:t>
            </w:r>
          </w:p>
          <w:p w:rsidR="00702FBA" w:rsidRPr="00E4410E" w:rsidRDefault="00E4410E" w:rsidP="00E4410E">
            <w:pPr>
              <w:autoSpaceDE w:val="0"/>
              <w:autoSpaceDN w:val="0"/>
              <w:adjustRightInd w:val="0"/>
              <w:jc w:val="left"/>
              <w:rPr>
                <w:rFonts w:ascii="TimesNewRomanPSMT" w:eastAsia="Times New Roman" w:hAnsi="TimesNewRomanPSMT" w:cs="TimesNewRomanPSMT"/>
                <w:color w:val="auto"/>
                <w:sz w:val="18"/>
                <w:szCs w:val="18"/>
                <w:lang w:eastAsia="en-US"/>
              </w:rPr>
            </w:pPr>
            <w:r>
              <w:rPr>
                <w:rFonts w:ascii="TimesNewRomanPSMT" w:eastAsia="Times New Roman" w:hAnsi="TimesNewRomanPSMT" w:cs="TimesNewRomanPSMT"/>
                <w:color w:val="auto"/>
                <w:sz w:val="18"/>
                <w:szCs w:val="18"/>
                <w:lang w:eastAsia="en-US"/>
              </w:rPr>
              <w:t>Aberdeen Proving Ground, MD 21005</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10. SPONSORING/MONITORING</w:t>
            </w:r>
          </w:p>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 xml:space="preserve">    AGENCY REPORT NUMBER</w:t>
            </w:r>
          </w:p>
        </w:tc>
      </w:tr>
      <w:tr w:rsidR="00702FBA" w:rsidTr="00B250BF">
        <w:trPr>
          <w:trHeight w:val="477"/>
        </w:trPr>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sz w:val="18"/>
              </w:rPr>
            </w:pPr>
            <w:r>
              <w:rPr>
                <w:b/>
                <w:sz w:val="18"/>
              </w:rPr>
              <w:t>11. SUPPLEMENTARY NOTES</w:t>
            </w:r>
            <w:r>
              <w:rPr>
                <w:sz w:val="18"/>
              </w:rPr>
              <w:t xml:space="preserve">  </w:t>
            </w:r>
            <w:r w:rsidRPr="003F5752">
              <w:rPr>
                <w:sz w:val="18"/>
                <w:szCs w:val="18"/>
              </w:rPr>
              <w:t>The views expressed in this thesis are those of the author and do not reflect the official policy or position of the Department of Defense or the U.S. Government.</w:t>
            </w:r>
            <w:r>
              <w:rPr>
                <w:sz w:val="18"/>
                <w:szCs w:val="18"/>
              </w:rPr>
              <w:t xml:space="preserve">  </w:t>
            </w:r>
            <w:r w:rsidRPr="0054022B">
              <w:rPr>
                <w:sz w:val="18"/>
                <w:szCs w:val="18"/>
              </w:rPr>
              <w:t>IRB Protocol number ______</w:t>
            </w:r>
            <w:r>
              <w:rPr>
                <w:sz w:val="18"/>
                <w:szCs w:val="18"/>
              </w:rPr>
              <w:t>N/A______</w:t>
            </w:r>
            <w:r w:rsidRPr="0054022B">
              <w:rPr>
                <w:sz w:val="18"/>
                <w:szCs w:val="18"/>
              </w:rPr>
              <w:t>.</w:t>
            </w:r>
            <w:r>
              <w:rPr>
                <w:sz w:val="18"/>
                <w:szCs w:val="18"/>
              </w:rPr>
              <w:t xml:space="preserve"> </w:t>
            </w:r>
          </w:p>
        </w:tc>
      </w:tr>
      <w:tr w:rsidR="00702FBA" w:rsidTr="004A29BF">
        <w:tc>
          <w:tcPr>
            <w:tcW w:w="6390" w:type="dxa"/>
            <w:gridSpan w:val="5"/>
            <w:tcBorders>
              <w:top w:val="single" w:sz="18" w:space="0" w:color="000000"/>
              <w:left w:val="single" w:sz="18" w:space="0" w:color="000000"/>
              <w:bottom w:val="single" w:sz="18" w:space="0" w:color="000000"/>
              <w:right w:val="single" w:sz="18" w:space="0" w:color="000000"/>
            </w:tcBorders>
          </w:tcPr>
          <w:p w:rsidR="00702FBA" w:rsidRPr="004E1D49"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sidRPr="004E1D49">
              <w:rPr>
                <w:b/>
                <w:sz w:val="18"/>
              </w:rPr>
              <w:t>12a. DISTRIBUTION / AVAILABILITY STATEMENT</w:t>
            </w:r>
            <w:r w:rsidRPr="004E1D49">
              <w:rPr>
                <w:sz w:val="18"/>
              </w:rPr>
              <w:t xml:space="preserve">  </w:t>
            </w:r>
          </w:p>
          <w:p w:rsidR="00C546B7" w:rsidRPr="004E1D49"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sidRPr="004E1D49">
              <w:rPr>
                <w:rFonts w:ascii="TimesNewRomanPSMT" w:eastAsia="Times New Roman" w:hAnsi="TimesNewRomanPSMT" w:cs="TimesNewRomanPSMT"/>
                <w:color w:val="auto"/>
                <w:sz w:val="18"/>
                <w:szCs w:val="18"/>
                <w:lang w:eastAsia="en-US"/>
              </w:rPr>
              <w:t>Distribution authorized to U.S. Government Agencies and their Contractors</w:t>
            </w:r>
          </w:p>
          <w:p w:rsidR="00C546B7" w:rsidRPr="004E1D49"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sidRPr="004E1D49">
              <w:rPr>
                <w:rFonts w:ascii="TimesNewRomanPSMT" w:eastAsia="Times New Roman" w:hAnsi="TimesNewRomanPSMT" w:cs="TimesNewRomanPSMT"/>
                <w:color w:val="auto"/>
                <w:sz w:val="18"/>
                <w:szCs w:val="18"/>
                <w:lang w:eastAsia="en-US"/>
              </w:rPr>
              <w:t>(Administrative or Operational Use) (1 June 2012). Other requests for this document</w:t>
            </w:r>
          </w:p>
          <w:p w:rsidR="00C546B7" w:rsidRPr="004E1D49"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sidRPr="004E1D49">
              <w:rPr>
                <w:rFonts w:ascii="TimesNewRomanPSMT" w:eastAsia="Times New Roman" w:hAnsi="TimesNewRomanPSMT" w:cs="TimesNewRomanPSMT"/>
                <w:color w:val="auto"/>
                <w:sz w:val="18"/>
                <w:szCs w:val="18"/>
                <w:lang w:eastAsia="en-US"/>
              </w:rPr>
              <w:t>must be referred to President, Code 261, Naval Postgraduate School, Monterey, CA</w:t>
            </w:r>
          </w:p>
          <w:p w:rsidR="00C546B7" w:rsidRPr="004E1D49"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sidRPr="004E1D49">
              <w:rPr>
                <w:rFonts w:ascii="TimesNewRomanPSMT" w:eastAsia="Times New Roman" w:hAnsi="TimesNewRomanPSMT" w:cs="TimesNewRomanPSMT"/>
                <w:color w:val="auto"/>
                <w:sz w:val="18"/>
                <w:szCs w:val="18"/>
                <w:lang w:eastAsia="en-US"/>
              </w:rPr>
              <w:t>93943-5000 or RDECOM, Aberdeen Proving Ground, Aberdeen, Maryland via the</w:t>
            </w:r>
          </w:p>
          <w:p w:rsidR="00C546B7" w:rsidRPr="004E1D49" w:rsidRDefault="00C546B7" w:rsidP="00C546B7">
            <w:pPr>
              <w:autoSpaceDE w:val="0"/>
              <w:autoSpaceDN w:val="0"/>
              <w:adjustRightInd w:val="0"/>
              <w:jc w:val="left"/>
              <w:rPr>
                <w:rFonts w:ascii="TimesNewRomanPSMT" w:eastAsia="Times New Roman" w:hAnsi="TimesNewRomanPSMT" w:cs="TimesNewRomanPSMT"/>
                <w:color w:val="auto"/>
                <w:sz w:val="18"/>
                <w:szCs w:val="18"/>
                <w:lang w:eastAsia="en-US"/>
              </w:rPr>
            </w:pPr>
            <w:r w:rsidRPr="004E1D49">
              <w:rPr>
                <w:rFonts w:ascii="TimesNewRomanPSMT" w:eastAsia="Times New Roman" w:hAnsi="TimesNewRomanPSMT" w:cs="TimesNewRomanPSMT"/>
                <w:color w:val="auto"/>
                <w:sz w:val="18"/>
                <w:szCs w:val="18"/>
                <w:lang w:eastAsia="en-US"/>
              </w:rPr>
              <w:t>Defense Technical Information Center, 8725 John J. Kingman Rd., STE 0944, Ft.</w:t>
            </w:r>
          </w:p>
          <w:p w:rsidR="00702FBA" w:rsidRPr="004E1D49" w:rsidRDefault="00C546B7" w:rsidP="00C546B7">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sz w:val="18"/>
                <w:szCs w:val="18"/>
              </w:rPr>
            </w:pPr>
            <w:r w:rsidRPr="004E1D49">
              <w:rPr>
                <w:rFonts w:ascii="TimesNewRomanPSMT" w:eastAsia="Times New Roman" w:hAnsi="TimesNewRomanPSMT" w:cs="TimesNewRomanPSMT"/>
                <w:color w:val="auto"/>
                <w:sz w:val="18"/>
                <w:szCs w:val="18"/>
                <w:lang w:eastAsia="en-US"/>
              </w:rPr>
              <w:t>Belvoir, VA 22060-6218</w:t>
            </w:r>
          </w:p>
        </w:tc>
        <w:tc>
          <w:tcPr>
            <w:tcW w:w="333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12b. DISTRIBUTION CODE</w:t>
            </w:r>
          </w:p>
          <w:p w:rsidR="00702FBA" w:rsidRDefault="00C546B7" w:rsidP="00CC0EFC">
            <w:pPr>
              <w:keepNext/>
              <w:keepLines/>
              <w:tabs>
                <w:tab w:val="left" w:pos="600"/>
                <w:tab w:val="left" w:pos="1320"/>
                <w:tab w:val="left" w:pos="2040"/>
                <w:tab w:val="left" w:pos="2760"/>
                <w:tab w:val="left" w:pos="3480"/>
                <w:tab w:val="left" w:pos="4200"/>
                <w:tab w:val="left" w:pos="4920"/>
                <w:tab w:val="left" w:pos="5640"/>
                <w:tab w:val="left" w:pos="6360"/>
              </w:tabs>
              <w:suppressAutoHyphens/>
              <w:ind w:left="1140"/>
              <w:rPr>
                <w:sz w:val="18"/>
              </w:rPr>
            </w:pPr>
            <w:r>
              <w:rPr>
                <w:sz w:val="18"/>
              </w:rPr>
              <w:t>C</w:t>
            </w:r>
          </w:p>
        </w:tc>
      </w:tr>
      <w:tr w:rsidR="00702FBA" w:rsidTr="004A29BF">
        <w:tc>
          <w:tcPr>
            <w:tcW w:w="9720" w:type="dxa"/>
            <w:gridSpan w:val="7"/>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bCs/>
                <w:sz w:val="18"/>
              </w:rPr>
            </w:pPr>
            <w:r>
              <w:rPr>
                <w:b/>
                <w:bCs/>
                <w:sz w:val="18"/>
              </w:rPr>
              <w:t xml:space="preserve">13. ABSTRACT (maximum </w:t>
            </w:r>
            <w:r w:rsidRPr="00795413">
              <w:rPr>
                <w:b/>
                <w:sz w:val="18"/>
              </w:rPr>
              <w:t>200</w:t>
            </w:r>
            <w:r>
              <w:rPr>
                <w:b/>
                <w:bCs/>
                <w:sz w:val="18"/>
              </w:rPr>
              <w:t xml:space="preserve"> </w:t>
            </w:r>
            <w:r w:rsidRPr="00795413">
              <w:rPr>
                <w:b/>
                <w:sz w:val="18"/>
              </w:rPr>
              <w:t>words</w:t>
            </w:r>
            <w:r>
              <w:rPr>
                <w:b/>
                <w:bCs/>
                <w:sz w:val="18"/>
              </w:rPr>
              <w:t xml:space="preserve">) </w:t>
            </w:r>
          </w:p>
          <w:p w:rsidR="00702FBA" w:rsidRPr="008F37F4" w:rsidRDefault="00702FBA" w:rsidP="00927F1A">
            <w:pPr>
              <w:keepNext/>
              <w:keepLines/>
              <w:rPr>
                <w:bCs/>
                <w:sz w:val="20"/>
                <w:szCs w:val="20"/>
              </w:rPr>
            </w:pPr>
            <w:r w:rsidRPr="008F37F4">
              <w:rPr>
                <w:bCs/>
                <w:sz w:val="20"/>
                <w:szCs w:val="20"/>
              </w:rPr>
              <w:t>Insert abstract here.</w:t>
            </w: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Pr="008F37F4" w:rsidRDefault="00702FBA" w:rsidP="00927F1A">
            <w:pPr>
              <w:keepNext/>
              <w:keepLines/>
              <w:ind w:firstLine="720"/>
              <w:rPr>
                <w:bCs/>
                <w:sz w:val="20"/>
                <w:szCs w:val="20"/>
              </w:rPr>
            </w:pPr>
          </w:p>
          <w:p w:rsidR="00702FBA" w:rsidRDefault="00702FBA" w:rsidP="00927F1A">
            <w:pPr>
              <w:keepNext/>
              <w:keepLines/>
              <w:ind w:firstLine="720"/>
              <w:rPr>
                <w:bCs/>
                <w:sz w:val="18"/>
              </w:rPr>
            </w:pPr>
          </w:p>
          <w:p w:rsidR="00702FBA" w:rsidRDefault="00702FBA" w:rsidP="00927F1A">
            <w:pPr>
              <w:keepNext/>
              <w:keepLines/>
              <w:rPr>
                <w:sz w:val="20"/>
              </w:rPr>
            </w:pPr>
          </w:p>
        </w:tc>
      </w:tr>
      <w:tr w:rsidR="00702FBA" w:rsidTr="004A29BF">
        <w:trPr>
          <w:cantSplit/>
          <w:trHeight w:val="468"/>
        </w:trPr>
        <w:tc>
          <w:tcPr>
            <w:tcW w:w="7650" w:type="dxa"/>
            <w:gridSpan w:val="6"/>
            <w:vMerge w:val="restart"/>
            <w:tcBorders>
              <w:top w:val="single" w:sz="18" w:space="0" w:color="000000"/>
              <w:left w:val="single" w:sz="18" w:space="0" w:color="000000"/>
              <w:bottom w:val="single" w:sz="18" w:space="0" w:color="000000"/>
              <w:right w:val="single" w:sz="18" w:space="0" w:color="000000"/>
            </w:tcBorders>
          </w:tcPr>
          <w:p w:rsidR="00702FBA" w:rsidRDefault="00702FBA" w:rsidP="00FB5C56">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14. SUBJECT TERMS</w:t>
            </w:r>
            <w:r>
              <w:rPr>
                <w:sz w:val="18"/>
              </w:rPr>
              <w:t xml:space="preserve"> </w:t>
            </w:r>
            <w:r w:rsidR="00FB5C56">
              <w:rPr>
                <w:sz w:val="18"/>
              </w:rPr>
              <w:t xml:space="preserve">Model Based Systems Engineering, MBSE, Survivability, </w:t>
            </w:r>
            <w:r>
              <w:rPr>
                <w:sz w:val="18"/>
              </w:rPr>
              <w:t xml:space="preserve"> </w:t>
            </w:r>
            <w:r w:rsidR="00393C86">
              <w:rPr>
                <w:sz w:val="18"/>
              </w:rPr>
              <w:t xml:space="preserve">Ground Vehicle, Combat Vehicle, </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15. NUMBER OF PAGES</w:t>
            </w:r>
            <w:r>
              <w:rPr>
                <w:sz w:val="18"/>
              </w:rPr>
              <w:t xml:space="preserve"> </w:t>
            </w:r>
          </w:p>
          <w:p w:rsidR="00702FBA" w:rsidRDefault="00FB5C56"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sz w:val="18"/>
              </w:rPr>
            </w:pPr>
            <w:r>
              <w:rPr>
                <w:sz w:val="18"/>
              </w:rPr>
              <w:t>XXX</w:t>
            </w:r>
          </w:p>
        </w:tc>
      </w:tr>
      <w:tr w:rsidR="00702FBA" w:rsidTr="004A29BF">
        <w:trPr>
          <w:cantSplit/>
          <w:trHeight w:val="279"/>
        </w:trPr>
        <w:tc>
          <w:tcPr>
            <w:tcW w:w="7650" w:type="dxa"/>
            <w:gridSpan w:val="6"/>
            <w:vMerge/>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sz w:val="18"/>
              </w:rPr>
            </w:pP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16. PRICE CODE</w:t>
            </w:r>
          </w:p>
        </w:tc>
      </w:tr>
      <w:tr w:rsidR="00702FBA" w:rsidTr="004A29BF">
        <w:trPr>
          <w:trHeight w:val="306"/>
        </w:trPr>
        <w:tc>
          <w:tcPr>
            <w:tcW w:w="261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sz w:val="18"/>
              </w:rPr>
            </w:pPr>
            <w:r>
              <w:rPr>
                <w:b/>
                <w:sz w:val="18"/>
              </w:rPr>
              <w:t>17. SECURITY CLASSIFICATION OF REPORT</w:t>
            </w:r>
          </w:p>
          <w:p w:rsidR="00702FBA" w:rsidRDefault="00702FBA" w:rsidP="00927F1A">
            <w:pPr>
              <w:keepNext/>
              <w:keepLines/>
              <w:ind w:left="60"/>
              <w:jc w:val="center"/>
              <w:rPr>
                <w:sz w:val="18"/>
              </w:rPr>
            </w:pPr>
            <w:r>
              <w:rPr>
                <w:sz w:val="18"/>
              </w:rPr>
              <w:t>Unclassified</w:t>
            </w:r>
          </w:p>
        </w:tc>
        <w:tc>
          <w:tcPr>
            <w:tcW w:w="2880" w:type="dxa"/>
            <w:gridSpan w:val="2"/>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18. SECURITY CLASSIFICATION OF THIS PAGE</w:t>
            </w:r>
          </w:p>
          <w:p w:rsidR="00702FBA" w:rsidRDefault="00702FBA" w:rsidP="00927F1A">
            <w:pPr>
              <w:keepNext/>
              <w:keepLines/>
              <w:jc w:val="center"/>
              <w:rPr>
                <w:sz w:val="18"/>
              </w:rPr>
            </w:pPr>
            <w:r>
              <w:rPr>
                <w:sz w:val="18"/>
              </w:rPr>
              <w:t>Unclassified</w:t>
            </w:r>
          </w:p>
        </w:tc>
        <w:tc>
          <w:tcPr>
            <w:tcW w:w="2160" w:type="dxa"/>
            <w:gridSpan w:val="3"/>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19. SECURITY CLASSIFICATION OF ABSTRACT</w:t>
            </w:r>
          </w:p>
          <w:p w:rsidR="00702FBA" w:rsidRDefault="00702FBA" w:rsidP="00927F1A">
            <w:pPr>
              <w:keepNext/>
              <w:keepLines/>
              <w:jc w:val="center"/>
              <w:rPr>
                <w:sz w:val="18"/>
              </w:rPr>
            </w:pPr>
            <w:r>
              <w:rPr>
                <w:sz w:val="18"/>
              </w:rPr>
              <w:t>Unclassified</w:t>
            </w:r>
          </w:p>
        </w:tc>
        <w:tc>
          <w:tcPr>
            <w:tcW w:w="2070" w:type="dxa"/>
            <w:tcBorders>
              <w:top w:val="single" w:sz="18" w:space="0" w:color="000000"/>
              <w:left w:val="single" w:sz="18" w:space="0" w:color="000000"/>
              <w:bottom w:val="single" w:sz="18" w:space="0" w:color="000000"/>
              <w:right w:val="single" w:sz="18" w:space="0" w:color="000000"/>
            </w:tcBorders>
          </w:tcPr>
          <w:p w:rsidR="00702FBA" w:rsidRDefault="00702FBA" w:rsidP="00927F1A">
            <w:pPr>
              <w:keepNext/>
              <w:keepLines/>
              <w:tabs>
                <w:tab w:val="left" w:pos="600"/>
                <w:tab w:val="left" w:pos="1320"/>
                <w:tab w:val="left" w:pos="2040"/>
                <w:tab w:val="left" w:pos="2760"/>
                <w:tab w:val="left" w:pos="3480"/>
                <w:tab w:val="left" w:pos="4200"/>
                <w:tab w:val="left" w:pos="4920"/>
                <w:tab w:val="left" w:pos="5640"/>
                <w:tab w:val="left" w:pos="6360"/>
              </w:tabs>
              <w:suppressAutoHyphens/>
              <w:ind w:left="-30"/>
              <w:jc w:val="left"/>
              <w:rPr>
                <w:b/>
                <w:sz w:val="18"/>
              </w:rPr>
            </w:pPr>
            <w:r>
              <w:rPr>
                <w:b/>
                <w:sz w:val="18"/>
              </w:rPr>
              <w:t>20. LIMITATION OF ABSTRACT</w:t>
            </w:r>
          </w:p>
          <w:p w:rsidR="00702FBA" w:rsidRDefault="00702FBA" w:rsidP="00927F1A">
            <w:pPr>
              <w:keepNext/>
              <w:keepLines/>
              <w:jc w:val="left"/>
              <w:rPr>
                <w:b/>
                <w:sz w:val="18"/>
              </w:rPr>
            </w:pPr>
          </w:p>
          <w:p w:rsidR="00702FBA" w:rsidRDefault="00702FBA" w:rsidP="00927F1A">
            <w:pPr>
              <w:keepNext/>
              <w:keepLines/>
              <w:jc w:val="center"/>
              <w:rPr>
                <w:sz w:val="18"/>
              </w:rPr>
            </w:pPr>
            <w:r>
              <w:rPr>
                <w:sz w:val="18"/>
              </w:rPr>
              <w:t>UU</w:t>
            </w:r>
          </w:p>
        </w:tc>
      </w:tr>
    </w:tbl>
    <w:p w:rsidR="00702FBA" w:rsidRDefault="00702FBA" w:rsidP="00927F1A">
      <w:pPr>
        <w:keepNext/>
        <w:keepLines/>
        <w:tabs>
          <w:tab w:val="left" w:pos="7020"/>
        </w:tabs>
        <w:suppressAutoHyphens/>
        <w:ind w:left="-270" w:right="-810"/>
        <w:rPr>
          <w:sz w:val="16"/>
        </w:rPr>
      </w:pPr>
      <w:r>
        <w:rPr>
          <w:sz w:val="16"/>
        </w:rPr>
        <w:t>NSN 7540-01-280-5500</w:t>
      </w:r>
      <w:r>
        <w:rPr>
          <w:sz w:val="16"/>
        </w:rPr>
        <w:tab/>
      </w:r>
      <w:r>
        <w:rPr>
          <w:sz w:val="18"/>
        </w:rPr>
        <w:t>S</w:t>
      </w:r>
      <w:r>
        <w:rPr>
          <w:sz w:val="16"/>
        </w:rPr>
        <w:t xml:space="preserve">tandard Form 298 (Rev. 2-89) </w:t>
      </w:r>
    </w:p>
    <w:p w:rsidR="00702FBA" w:rsidRDefault="00702FBA" w:rsidP="00927F1A">
      <w:pPr>
        <w:keepNext/>
        <w:keepLines/>
        <w:tabs>
          <w:tab w:val="left" w:pos="7020"/>
        </w:tabs>
        <w:suppressAutoHyphens/>
        <w:ind w:left="-270" w:right="-810"/>
      </w:pPr>
      <w:r>
        <w:rPr>
          <w:sz w:val="16"/>
        </w:rPr>
        <w:tab/>
        <w:t>Prescribed by ANSI Std. 239-18</w:t>
      </w:r>
    </w:p>
    <w:p w:rsidR="00702FBA" w:rsidRPr="00F81A22" w:rsidRDefault="00702FBA" w:rsidP="00945AF9">
      <w:pPr>
        <w:pStyle w:val="BLANKPAGE"/>
      </w:pPr>
      <w:r>
        <w:br w:type="page"/>
      </w:r>
      <w:r w:rsidRPr="00F81A22">
        <w:lastRenderedPageBreak/>
        <w:t>THIS PAGE INTENTIONALLY LEFT BLANK</w:t>
      </w:r>
    </w:p>
    <w:p w:rsidR="00702FBA" w:rsidRPr="001D4377" w:rsidRDefault="00702FBA" w:rsidP="00C02F1D">
      <w:pPr>
        <w:jc w:val="center"/>
        <w:rPr>
          <w:b/>
        </w:rPr>
      </w:pPr>
      <w:r>
        <w:br w:type="page"/>
      </w:r>
      <w:r w:rsidR="00C02F1D" w:rsidRPr="004E1D49">
        <w:rPr>
          <w:b/>
        </w:rPr>
        <w:lastRenderedPageBreak/>
        <w:t>Distribution authorized to U.S. Government Agencies and their Contractors (Administrative or Operational Use) (1 June 2012). Other requests for this document must be referred to President, Code 261, Naval Postgraduate School, Monterey, CA 93943-5000 or RDECOM, Aberdeen Proving Ground, Aberdeen, Maryland via the Defense Technical Information Center, 8725 John J. Kingman Rd., STE 0944, Ft. Belvoir, VA 22060-6218</w:t>
      </w:r>
    </w:p>
    <w:p w:rsidR="00702FBA" w:rsidRDefault="00702FBA" w:rsidP="00C944B6">
      <w:pPr>
        <w:jc w:val="center"/>
      </w:pPr>
    </w:p>
    <w:p w:rsidR="00C02F1D" w:rsidRPr="00C944B6" w:rsidRDefault="00C02F1D" w:rsidP="00C944B6">
      <w:pPr>
        <w:jc w:val="center"/>
      </w:pPr>
    </w:p>
    <w:p w:rsidR="00C02F1D" w:rsidRDefault="00C02F1D" w:rsidP="00C02F1D">
      <w:pPr>
        <w:jc w:val="center"/>
        <w:rPr>
          <w:b/>
        </w:rPr>
      </w:pPr>
      <w:r w:rsidRPr="005B00DF">
        <w:rPr>
          <w:b/>
        </w:rPr>
        <w:t>G</w:t>
      </w:r>
      <w:r>
        <w:rPr>
          <w:b/>
        </w:rPr>
        <w:t>ROUND</w:t>
      </w:r>
      <w:r w:rsidRPr="005B00DF">
        <w:rPr>
          <w:b/>
        </w:rPr>
        <w:t xml:space="preserve"> C</w:t>
      </w:r>
      <w:r>
        <w:rPr>
          <w:b/>
        </w:rPr>
        <w:t>OMBAT</w:t>
      </w:r>
      <w:r w:rsidRPr="005B00DF">
        <w:rPr>
          <w:b/>
        </w:rPr>
        <w:t xml:space="preserve"> V</w:t>
      </w:r>
      <w:r>
        <w:rPr>
          <w:b/>
        </w:rPr>
        <w:t>EHICLE SURVIVABILITY ROBUSTNESS</w:t>
      </w:r>
      <w:r w:rsidRPr="005B00DF">
        <w:rPr>
          <w:b/>
        </w:rPr>
        <w:t xml:space="preserve"> A</w:t>
      </w:r>
      <w:r>
        <w:rPr>
          <w:b/>
        </w:rPr>
        <w:t>NALYSIS THROUGH</w:t>
      </w:r>
      <w:r w:rsidRPr="005B00DF">
        <w:rPr>
          <w:b/>
        </w:rPr>
        <w:t xml:space="preserve"> M</w:t>
      </w:r>
      <w:r>
        <w:rPr>
          <w:b/>
        </w:rPr>
        <w:t>ODEL BASED SYSTEMS ENGINEERING</w:t>
      </w:r>
      <w:r w:rsidRPr="005B00DF">
        <w:rPr>
          <w:b/>
        </w:rPr>
        <w:t xml:space="preserve"> (MBSE)</w:t>
      </w:r>
    </w:p>
    <w:p w:rsidR="00702FBA" w:rsidRPr="00C944B6" w:rsidRDefault="00702FBA" w:rsidP="00C944B6">
      <w:pPr>
        <w:jc w:val="center"/>
        <w:rPr>
          <w:b/>
        </w:rPr>
      </w:pPr>
    </w:p>
    <w:p w:rsidR="00702FBA" w:rsidRPr="00C944B6" w:rsidRDefault="00702FBA" w:rsidP="00C944B6">
      <w:pPr>
        <w:jc w:val="center"/>
      </w:pPr>
    </w:p>
    <w:p w:rsidR="00702FBA" w:rsidRPr="00C944B6" w:rsidRDefault="00C02F1D" w:rsidP="00C944B6">
      <w:pPr>
        <w:jc w:val="center"/>
      </w:pPr>
      <w:r>
        <w:t>SE311-114G Vehicle Survivability</w:t>
      </w:r>
    </w:p>
    <w:p w:rsidR="00702FBA" w:rsidRPr="00C944B6" w:rsidRDefault="00702FBA" w:rsidP="00C944B6">
      <w:pPr>
        <w:jc w:val="center"/>
      </w:pPr>
    </w:p>
    <w:p w:rsidR="00702FBA" w:rsidRPr="00C944B6" w:rsidRDefault="00702FBA" w:rsidP="00C944B6">
      <w:pPr>
        <w:jc w:val="center"/>
      </w:pPr>
    </w:p>
    <w:p w:rsidR="00C02F1D" w:rsidRPr="00C02F1D" w:rsidRDefault="00C02F1D" w:rsidP="00C02F1D">
      <w:pPr>
        <w:jc w:val="center"/>
      </w:pPr>
      <w:r w:rsidRPr="00C02F1D">
        <w:t>David L. Basala;</w:t>
      </w:r>
      <w:r w:rsidRPr="00C02F1D">
        <w:tab/>
      </w:r>
      <w:r>
        <w:tab/>
      </w:r>
      <w:bookmarkStart w:id="5" w:name="OLE_LINK17"/>
      <w:bookmarkStart w:id="6" w:name="OLE_LINK18"/>
      <w:r>
        <w:t>Louis W. Berklich</w:t>
      </w:r>
      <w:bookmarkEnd w:id="5"/>
      <w:bookmarkEnd w:id="6"/>
      <w:r w:rsidRPr="00C02F1D">
        <w:tab/>
      </w:r>
      <w:r>
        <w:tab/>
        <w:t>Christine K. Brennan</w:t>
      </w:r>
    </w:p>
    <w:p w:rsidR="00C02F1D" w:rsidRDefault="00C02F1D" w:rsidP="00C02F1D">
      <w:pPr>
        <w:jc w:val="center"/>
      </w:pPr>
      <w:r w:rsidRPr="00C02F1D">
        <w:t>Steven P. Mazza</w:t>
      </w:r>
      <w:r w:rsidRPr="00C02F1D">
        <w:tab/>
      </w:r>
      <w:r>
        <w:tab/>
      </w:r>
      <w:r w:rsidRPr="00C02F1D">
        <w:t>Joseph J. Rambousek</w:t>
      </w:r>
      <w:r>
        <w:tab/>
      </w:r>
      <w:r>
        <w:tab/>
      </w:r>
      <w:r w:rsidR="000325E9">
        <w:t xml:space="preserve"> </w:t>
      </w:r>
      <w:r w:rsidRPr="00C02F1D">
        <w:t xml:space="preserve">Donna A. </w:t>
      </w:r>
      <w:r>
        <w:t>Ray</w:t>
      </w:r>
      <w:r>
        <w:tab/>
      </w:r>
      <w:r>
        <w:tab/>
      </w:r>
    </w:p>
    <w:p w:rsidR="00C02F1D" w:rsidRPr="00C02F1D" w:rsidRDefault="00C02F1D" w:rsidP="00C02F1D">
      <w:pPr>
        <w:jc w:val="center"/>
      </w:pPr>
      <w:r w:rsidRPr="00C02F1D">
        <w:t>Daniel Torres</w:t>
      </w:r>
    </w:p>
    <w:p w:rsidR="00702FBA" w:rsidRPr="00C02F1D" w:rsidRDefault="00702FBA" w:rsidP="00C944B6">
      <w:pPr>
        <w:jc w:val="center"/>
      </w:pPr>
    </w:p>
    <w:p w:rsidR="00702FBA" w:rsidRPr="00C944B6" w:rsidRDefault="00702FBA" w:rsidP="00C944B6">
      <w:pPr>
        <w:jc w:val="center"/>
      </w:pPr>
    </w:p>
    <w:p w:rsidR="00702FBA" w:rsidRPr="00C944B6" w:rsidRDefault="00702FBA" w:rsidP="00C944B6">
      <w:pPr>
        <w:jc w:val="center"/>
      </w:pPr>
      <w:r w:rsidRPr="00C944B6">
        <w:t>Submitted in partial fulfillment of the</w:t>
      </w:r>
    </w:p>
    <w:p w:rsidR="00702FBA" w:rsidRPr="00C944B6" w:rsidRDefault="00702FBA" w:rsidP="00C944B6">
      <w:pPr>
        <w:jc w:val="center"/>
      </w:pPr>
      <w:r w:rsidRPr="00C944B6">
        <w:t>requirements for the degree of</w:t>
      </w:r>
    </w:p>
    <w:p w:rsidR="00702FBA" w:rsidRPr="00C944B6" w:rsidRDefault="00702FBA" w:rsidP="00C944B6">
      <w:pPr>
        <w:jc w:val="center"/>
      </w:pPr>
    </w:p>
    <w:p w:rsidR="00702FBA" w:rsidRDefault="00702FBA" w:rsidP="00C944B6">
      <w:pPr>
        <w:jc w:val="center"/>
      </w:pPr>
    </w:p>
    <w:p w:rsidR="00702FBA" w:rsidRPr="008D38BB" w:rsidRDefault="007B0414" w:rsidP="00C944B6">
      <w:pPr>
        <w:jc w:val="center"/>
        <w:rPr>
          <w:b/>
        </w:rPr>
      </w:pPr>
      <w:r>
        <w:rPr>
          <w:b/>
        </w:rPr>
        <w:t>MASTER OF</w:t>
      </w:r>
      <w:r w:rsidR="00702FBA" w:rsidRPr="008D38BB">
        <w:rPr>
          <w:b/>
        </w:rPr>
        <w:t xml:space="preserve"> SCIENCE IN</w:t>
      </w:r>
      <w:r w:rsidR="00702FBA">
        <w:rPr>
          <w:b/>
        </w:rPr>
        <w:t xml:space="preserve"> </w:t>
      </w:r>
      <w:r>
        <w:rPr>
          <w:b/>
        </w:rPr>
        <w:t>SYSTEMS ENGINEERING</w:t>
      </w:r>
    </w:p>
    <w:p w:rsidR="00702FBA" w:rsidRPr="00C944B6" w:rsidRDefault="00702FBA" w:rsidP="00C944B6">
      <w:pPr>
        <w:jc w:val="center"/>
      </w:pPr>
    </w:p>
    <w:p w:rsidR="00702FBA" w:rsidRPr="00C944B6" w:rsidRDefault="00702FBA" w:rsidP="00C944B6">
      <w:pPr>
        <w:jc w:val="center"/>
      </w:pPr>
      <w:r w:rsidRPr="00C944B6">
        <w:t>from the</w:t>
      </w:r>
    </w:p>
    <w:p w:rsidR="00702FBA" w:rsidRPr="00C944B6" w:rsidRDefault="00702FBA" w:rsidP="00C944B6">
      <w:pPr>
        <w:jc w:val="center"/>
      </w:pPr>
    </w:p>
    <w:p w:rsidR="00702FBA" w:rsidRPr="00C944B6" w:rsidRDefault="00702FBA" w:rsidP="00C944B6">
      <w:pPr>
        <w:jc w:val="center"/>
        <w:rPr>
          <w:b/>
        </w:rPr>
      </w:pPr>
      <w:r w:rsidRPr="00C944B6">
        <w:rPr>
          <w:b/>
        </w:rPr>
        <w:t>NAVAL POSTGRADUATE SCHOOL</w:t>
      </w:r>
    </w:p>
    <w:p w:rsidR="00702FBA" w:rsidRPr="00C944B6" w:rsidRDefault="007B0414" w:rsidP="00C944B6">
      <w:pPr>
        <w:jc w:val="center"/>
        <w:rPr>
          <w:b/>
        </w:rPr>
      </w:pPr>
      <w:r>
        <w:rPr>
          <w:b/>
        </w:rPr>
        <w:t>JUNE 2013</w:t>
      </w:r>
    </w:p>
    <w:p w:rsidR="004E3CD0" w:rsidRDefault="004E3CD0" w:rsidP="004E3CD0"/>
    <w:p w:rsidR="004E3CD0" w:rsidRDefault="007B0414" w:rsidP="004E3CD0">
      <w:r>
        <w:t xml:space="preserve">Lead Editor: </w:t>
      </w:r>
      <w:r w:rsidRPr="007B0414">
        <w:t xml:space="preserve"> </w:t>
      </w:r>
      <w:r>
        <w:t>Louis W. Berklich</w:t>
      </w:r>
    </w:p>
    <w:p w:rsidR="004E3CD0" w:rsidRDefault="004E3CD0" w:rsidP="004E3CD0"/>
    <w:p w:rsidR="004E3CD0" w:rsidRDefault="004E3CD0" w:rsidP="004E3CD0">
      <w:r>
        <w:t>Reviewed By:</w:t>
      </w:r>
    </w:p>
    <w:p w:rsidR="004E3CD0" w:rsidRDefault="004E3CD0" w:rsidP="004E3CD0"/>
    <w:p w:rsidR="004E3CD0" w:rsidRDefault="004E3CD0" w:rsidP="004E3CD0">
      <w:r>
        <w:t>____________________</w:t>
      </w:r>
      <w:r>
        <w:tab/>
        <w:t>____________________</w:t>
      </w:r>
      <w:r>
        <w:tab/>
      </w:r>
    </w:p>
    <w:p w:rsidR="004E3CD0" w:rsidRDefault="00632961" w:rsidP="004E3CD0">
      <w:r>
        <w:t xml:space="preserve">Dr. Douglas </w:t>
      </w:r>
      <w:r w:rsidR="006D6C57">
        <w:t>H</w:t>
      </w:r>
      <w:r>
        <w:t>. Nelson</w:t>
      </w:r>
      <w:r w:rsidR="004E3CD0">
        <w:tab/>
      </w:r>
      <w:r>
        <w:t xml:space="preserve">Dr. </w:t>
      </w:r>
      <w:r w:rsidRPr="005331A9">
        <w:rPr>
          <w:bCs/>
        </w:rPr>
        <w:t>Eugene P. Paulo</w:t>
      </w:r>
      <w:r w:rsidR="004E3CD0">
        <w:tab/>
      </w:r>
      <w:r w:rsidR="004E3CD0">
        <w:tab/>
      </w:r>
      <w:r w:rsidR="004E3CD0">
        <w:tab/>
      </w:r>
    </w:p>
    <w:p w:rsidR="004E3CD0" w:rsidRDefault="004E3CD0" w:rsidP="004E3CD0">
      <w:r>
        <w:t>Capstone Project Advisor</w:t>
      </w:r>
      <w:r>
        <w:tab/>
        <w:t>Project Advisor</w:t>
      </w:r>
      <w:r>
        <w:tab/>
      </w:r>
      <w:r>
        <w:tab/>
      </w:r>
    </w:p>
    <w:p w:rsidR="004E3CD0" w:rsidRDefault="004E3CD0" w:rsidP="004E3CD0"/>
    <w:p w:rsidR="004E3CD0" w:rsidRDefault="004E3CD0" w:rsidP="004E3CD0">
      <w:r>
        <w:t>Accepted By:</w:t>
      </w:r>
    </w:p>
    <w:p w:rsidR="004E3CD0" w:rsidRDefault="004E3CD0" w:rsidP="004E3CD0"/>
    <w:p w:rsidR="004E3CD0" w:rsidRDefault="00632961" w:rsidP="004E3CD0">
      <w:r>
        <w:t>____________________</w:t>
      </w:r>
      <w:r>
        <w:tab/>
      </w:r>
      <w:r>
        <w:tab/>
      </w:r>
    </w:p>
    <w:p w:rsidR="004E3CD0" w:rsidRDefault="004E3CD0" w:rsidP="004E3CD0">
      <w:r>
        <w:t>Cliff Whitcomb</w:t>
      </w:r>
      <w:r>
        <w:tab/>
      </w:r>
      <w:r>
        <w:tab/>
      </w:r>
      <w:r>
        <w:tab/>
      </w:r>
      <w:r>
        <w:tab/>
      </w:r>
      <w:r>
        <w:tab/>
      </w:r>
    </w:p>
    <w:p w:rsidR="004E3CD0" w:rsidRDefault="004E3CD0" w:rsidP="004E3CD0">
      <w:r>
        <w:t>Systems Engineering Department</w:t>
      </w:r>
      <w:r>
        <w:tab/>
      </w:r>
      <w:r>
        <w:tab/>
      </w:r>
      <w:r>
        <w:tab/>
      </w:r>
    </w:p>
    <w:bookmarkEnd w:id="0"/>
    <w:bookmarkEnd w:id="1"/>
    <w:p w:rsidR="00702FBA" w:rsidRDefault="00702FBA" w:rsidP="00173488">
      <w:pPr>
        <w:pStyle w:val="BLANKPAGE"/>
      </w:pPr>
      <w:r>
        <w:br w:type="page"/>
      </w:r>
      <w:r>
        <w:lastRenderedPageBreak/>
        <w:t>THIS PAGE INTENTIONALLY LEFT BLANK</w:t>
      </w:r>
    </w:p>
    <w:p w:rsidR="00702FBA" w:rsidRDefault="00702FBA" w:rsidP="008234A2">
      <w:pPr>
        <w:pStyle w:val="CoverPageHeading"/>
      </w:pPr>
      <w:r>
        <w:br w:type="page"/>
      </w:r>
      <w:r>
        <w:lastRenderedPageBreak/>
        <w:t>ABSTRACT</w:t>
      </w:r>
    </w:p>
    <w:p w:rsidR="001D4377" w:rsidRDefault="00C94135" w:rsidP="001D4377">
      <w:pPr>
        <w:jc w:val="center"/>
        <w:rPr>
          <w:b/>
        </w:rPr>
      </w:pPr>
      <w:r>
        <w:rPr>
          <w:b/>
        </w:rPr>
        <w:t>G</w:t>
      </w:r>
      <w:r w:rsidR="001D4377">
        <w:rPr>
          <w:b/>
        </w:rPr>
        <w:t>ROUND</w:t>
      </w:r>
      <w:r w:rsidR="001D4377" w:rsidRPr="005B00DF">
        <w:rPr>
          <w:b/>
        </w:rPr>
        <w:t xml:space="preserve"> C</w:t>
      </w:r>
      <w:r w:rsidR="001D4377">
        <w:rPr>
          <w:b/>
        </w:rPr>
        <w:t>OMBAT</w:t>
      </w:r>
      <w:r w:rsidR="001D4377" w:rsidRPr="005B00DF">
        <w:rPr>
          <w:b/>
        </w:rPr>
        <w:t xml:space="preserve"> V</w:t>
      </w:r>
      <w:r w:rsidR="001D4377">
        <w:rPr>
          <w:b/>
        </w:rPr>
        <w:t>EHICLE SURVIVABILITY ROBUSTNESS</w:t>
      </w:r>
      <w:r w:rsidR="001D4377" w:rsidRPr="005B00DF">
        <w:rPr>
          <w:b/>
        </w:rPr>
        <w:t xml:space="preserve"> A</w:t>
      </w:r>
      <w:r w:rsidR="001D4377">
        <w:rPr>
          <w:b/>
        </w:rPr>
        <w:t>NALYSIS THROUGH</w:t>
      </w:r>
      <w:r w:rsidR="001D4377" w:rsidRPr="005B00DF">
        <w:rPr>
          <w:b/>
        </w:rPr>
        <w:t xml:space="preserve"> M</w:t>
      </w:r>
      <w:r w:rsidR="001D4377">
        <w:rPr>
          <w:b/>
        </w:rPr>
        <w:t>ODEL BASED SYSTEMS ENGINEERING</w:t>
      </w:r>
      <w:r w:rsidR="001D4377" w:rsidRPr="005B00DF">
        <w:rPr>
          <w:b/>
        </w:rPr>
        <w:t xml:space="preserve"> (MBSE)</w:t>
      </w:r>
    </w:p>
    <w:p w:rsidR="001D4377" w:rsidRPr="001D4377" w:rsidRDefault="001D4377" w:rsidP="001D4377">
      <w:pPr>
        <w:jc w:val="center"/>
        <w:rPr>
          <w:b/>
        </w:rPr>
      </w:pPr>
      <w:r w:rsidRPr="001D4377">
        <w:rPr>
          <w:b/>
        </w:rPr>
        <w:t>SE311-114G Vehicle Survivability–June 2013</w:t>
      </w:r>
    </w:p>
    <w:p w:rsidR="001D4377" w:rsidRPr="001D4377" w:rsidRDefault="001D4377" w:rsidP="001D4377">
      <w:pPr>
        <w:jc w:val="center"/>
        <w:rPr>
          <w:b/>
        </w:rPr>
      </w:pPr>
      <w:r w:rsidRPr="001D4377">
        <w:rPr>
          <w:b/>
        </w:rPr>
        <w:t>Masters of Science in Systems Engineering</w:t>
      </w:r>
    </w:p>
    <w:p w:rsidR="001D4377" w:rsidRPr="005903F9" w:rsidRDefault="001D4377" w:rsidP="00C94135">
      <w:pPr>
        <w:pStyle w:val="Default"/>
        <w:rPr>
          <w:b/>
        </w:rPr>
      </w:pPr>
      <w:r w:rsidRPr="005903F9">
        <w:rPr>
          <w:b/>
        </w:rPr>
        <w:t xml:space="preserve">Advisor:  </w:t>
      </w:r>
      <w:r w:rsidR="00C94135" w:rsidRPr="005903F9">
        <w:rPr>
          <w:b/>
        </w:rPr>
        <w:t xml:space="preserve">Dr. </w:t>
      </w:r>
      <w:r w:rsidR="006D6C57">
        <w:rPr>
          <w:b/>
        </w:rPr>
        <w:t>Douglas H</w:t>
      </w:r>
      <w:r w:rsidRPr="005903F9">
        <w:rPr>
          <w:b/>
        </w:rPr>
        <w:t>. Nelson</w:t>
      </w:r>
      <w:r w:rsidR="00C94135" w:rsidRPr="005903F9">
        <w:rPr>
          <w:b/>
        </w:rPr>
        <w:t xml:space="preserve">   </w:t>
      </w:r>
      <w:r w:rsidR="005903F9" w:rsidRPr="005903F9">
        <w:rPr>
          <w:b/>
        </w:rPr>
        <w:t xml:space="preserve">       </w:t>
      </w:r>
      <w:r w:rsidR="00495142">
        <w:rPr>
          <w:b/>
        </w:rPr>
        <w:tab/>
      </w:r>
      <w:r w:rsidR="00C94135" w:rsidRPr="005903F9">
        <w:rPr>
          <w:b/>
        </w:rPr>
        <w:t>Systems Engineering Department</w:t>
      </w:r>
      <w:r w:rsidR="005903F9" w:rsidRPr="005903F9">
        <w:rPr>
          <w:b/>
        </w:rPr>
        <w:t xml:space="preserve">, </w:t>
      </w:r>
      <w:r w:rsidR="0020019A">
        <w:rPr>
          <w:b/>
        </w:rPr>
        <w:t>N</w:t>
      </w:r>
      <w:r w:rsidR="005903F9" w:rsidRPr="005903F9">
        <w:rPr>
          <w:b/>
        </w:rPr>
        <w:t xml:space="preserve">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t>Postgraduate School</w:t>
      </w:r>
    </w:p>
    <w:p w:rsidR="001D4377" w:rsidRPr="005903F9" w:rsidRDefault="0020019A" w:rsidP="00C94135">
      <w:pPr>
        <w:pStyle w:val="Default"/>
        <w:rPr>
          <w:b/>
        </w:rPr>
      </w:pPr>
      <w:r>
        <w:rPr>
          <w:b/>
        </w:rPr>
        <w:t>Advisor</w:t>
      </w:r>
      <w:r w:rsidR="001D4377" w:rsidRPr="005903F9">
        <w:rPr>
          <w:b/>
        </w:rPr>
        <w:t xml:space="preserve">: </w:t>
      </w:r>
      <w:r w:rsidR="00C94135" w:rsidRPr="005903F9">
        <w:rPr>
          <w:b/>
        </w:rPr>
        <w:t xml:space="preserve"> </w:t>
      </w:r>
      <w:r w:rsidR="001D4377" w:rsidRPr="005903F9">
        <w:rPr>
          <w:b/>
        </w:rPr>
        <w:t xml:space="preserve">Dr. </w:t>
      </w:r>
      <w:r w:rsidR="005903F9" w:rsidRPr="005903F9">
        <w:rPr>
          <w:b/>
          <w:bCs/>
        </w:rPr>
        <w:t xml:space="preserve">Eugene P. Paulo    </w:t>
      </w:r>
      <w:r w:rsidR="00495142">
        <w:rPr>
          <w:b/>
          <w:bCs/>
        </w:rPr>
        <w:tab/>
      </w:r>
      <w:r w:rsidR="00495142">
        <w:rPr>
          <w:b/>
          <w:bCs/>
        </w:rPr>
        <w:tab/>
      </w:r>
      <w:r w:rsidR="005903F9" w:rsidRPr="005903F9">
        <w:rPr>
          <w:b/>
        </w:rPr>
        <w:t xml:space="preserve">Systems Engineering Department, Naval </w:t>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sidR="005903F9" w:rsidRPr="005903F9">
        <w:rPr>
          <w:b/>
        </w:rPr>
        <w:tab/>
      </w:r>
      <w:r>
        <w:rPr>
          <w:b/>
        </w:rPr>
        <w:tab/>
      </w:r>
      <w:r w:rsidR="005903F9" w:rsidRPr="005903F9">
        <w:rPr>
          <w:b/>
        </w:rPr>
        <w:t>Postgraduate School</w:t>
      </w:r>
    </w:p>
    <w:p w:rsidR="001D4377" w:rsidRPr="005903F9" w:rsidRDefault="001D4377" w:rsidP="008234A2">
      <w:pPr>
        <w:pStyle w:val="2nd3rdOrderPara"/>
      </w:pPr>
    </w:p>
    <w:p w:rsidR="001D4377" w:rsidRDefault="001D4377" w:rsidP="008234A2">
      <w:pPr>
        <w:pStyle w:val="2nd3rdOrderPara"/>
      </w:pP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TABLE OF CONTENTS</w:t>
      </w:r>
    </w:p>
    <w:p w:rsidR="002A6E08" w:rsidRDefault="002C532E">
      <w:pPr>
        <w:pStyle w:val="TOC1"/>
        <w:rPr>
          <w:rFonts w:asciiTheme="minorHAnsi" w:eastAsiaTheme="minorEastAsia" w:hAnsiTheme="minorHAnsi" w:cstheme="minorBidi"/>
          <w:b w:val="0"/>
          <w:caps w:val="0"/>
          <w:color w:val="auto"/>
          <w:sz w:val="22"/>
          <w:szCs w:val="22"/>
          <w:lang w:eastAsia="en-US"/>
        </w:rPr>
      </w:pPr>
      <w:r>
        <w:rPr>
          <w:b w:val="0"/>
          <w:caps w:val="0"/>
          <w:sz w:val="28"/>
        </w:rPr>
        <w:fldChar w:fldCharType="begin"/>
      </w:r>
      <w:r w:rsidR="00702FBA">
        <w:rPr>
          <w:b w:val="0"/>
          <w:caps w:val="0"/>
          <w:sz w:val="28"/>
        </w:rPr>
        <w:instrText xml:space="preserve"> TOC \o "1-4" </w:instrText>
      </w:r>
      <w:r>
        <w:rPr>
          <w:b w:val="0"/>
          <w:caps w:val="0"/>
          <w:sz w:val="28"/>
        </w:rPr>
        <w:fldChar w:fldCharType="separate"/>
      </w:r>
      <w:r w:rsidR="002A6E08" w:rsidRPr="007A0F60">
        <w:rPr>
          <w:caps w:val="0"/>
        </w:rPr>
        <w:t>I.</w:t>
      </w:r>
      <w:r w:rsidR="002A6E08">
        <w:rPr>
          <w:rFonts w:asciiTheme="minorHAnsi" w:eastAsiaTheme="minorEastAsia" w:hAnsiTheme="minorHAnsi" w:cstheme="minorBidi"/>
          <w:b w:val="0"/>
          <w:caps w:val="0"/>
          <w:color w:val="auto"/>
          <w:sz w:val="22"/>
          <w:szCs w:val="22"/>
          <w:lang w:eastAsia="en-US"/>
        </w:rPr>
        <w:tab/>
      </w:r>
      <w:r w:rsidR="002A6E08" w:rsidRPr="007A0F60">
        <w:rPr>
          <w:caps w:val="0"/>
        </w:rPr>
        <w:t>INTRODUCTION</w:t>
      </w:r>
      <w:r w:rsidR="002A6E08">
        <w:tab/>
      </w:r>
      <w:r>
        <w:fldChar w:fldCharType="begin"/>
      </w:r>
      <w:r w:rsidR="002A6E08">
        <w:instrText xml:space="preserve"> PAGEREF _Toc354660571 \h </w:instrText>
      </w:r>
      <w:r>
        <w:fldChar w:fldCharType="separate"/>
      </w:r>
      <w:r w:rsidR="002A6E08">
        <w:t>1</w:t>
      </w:r>
      <w:r>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BACKGROUND</w:t>
      </w:r>
      <w:r>
        <w:tab/>
      </w:r>
      <w:r w:rsidR="002C532E">
        <w:fldChar w:fldCharType="begin"/>
      </w:r>
      <w:r>
        <w:instrText xml:space="preserve"> PAGEREF _Toc354660572 \h </w:instrText>
      </w:r>
      <w:r w:rsidR="002C532E">
        <w:fldChar w:fldCharType="separate"/>
      </w:r>
      <w:r>
        <w:t>3</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PROBLEM STATEMENT</w:t>
      </w:r>
      <w:r>
        <w:tab/>
      </w:r>
      <w:r w:rsidR="002C532E">
        <w:fldChar w:fldCharType="begin"/>
      </w:r>
      <w:r>
        <w:instrText xml:space="preserve"> PAGEREF _Toc354660573 \h </w:instrText>
      </w:r>
      <w:r w:rsidR="002C532E">
        <w:fldChar w:fldCharType="separate"/>
      </w:r>
      <w:r>
        <w:t>4</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RESEARCH QUESTIONS</w:t>
      </w:r>
      <w:r>
        <w:tab/>
      </w:r>
      <w:r w:rsidR="002C532E">
        <w:fldChar w:fldCharType="begin"/>
      </w:r>
      <w:r>
        <w:instrText xml:space="preserve"> PAGEREF _Toc354660574 \h </w:instrText>
      </w:r>
      <w:r w:rsidR="002C532E">
        <w:fldChar w:fldCharType="separate"/>
      </w:r>
      <w:r>
        <w:t>4</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 xml:space="preserve">D.  </w:t>
      </w:r>
      <w:r>
        <w:rPr>
          <w:rFonts w:asciiTheme="minorHAnsi" w:eastAsiaTheme="minorEastAsia" w:hAnsiTheme="minorHAnsi" w:cstheme="minorBidi"/>
          <w:b w:val="0"/>
          <w:caps w:val="0"/>
          <w:color w:val="auto"/>
          <w:sz w:val="22"/>
          <w:szCs w:val="22"/>
          <w:lang w:eastAsia="en-US"/>
        </w:rPr>
        <w:tab/>
      </w:r>
      <w:r>
        <w:t>Problem Space Boundaries</w:t>
      </w:r>
      <w:r>
        <w:tab/>
      </w:r>
      <w:r w:rsidR="002C532E">
        <w:fldChar w:fldCharType="begin"/>
      </w:r>
      <w:r>
        <w:instrText xml:space="preserve"> PAGEREF _Toc354660575 \h </w:instrText>
      </w:r>
      <w:r w:rsidR="002C532E">
        <w:fldChar w:fldCharType="separate"/>
      </w:r>
      <w:r>
        <w:t>5</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 xml:space="preserve">E. </w:t>
      </w:r>
      <w:r>
        <w:rPr>
          <w:rFonts w:asciiTheme="minorHAnsi" w:eastAsiaTheme="minorEastAsia" w:hAnsiTheme="minorHAnsi" w:cstheme="minorBidi"/>
          <w:b w:val="0"/>
          <w:caps w:val="0"/>
          <w:color w:val="auto"/>
          <w:sz w:val="22"/>
          <w:szCs w:val="22"/>
          <w:lang w:eastAsia="en-US"/>
        </w:rPr>
        <w:tab/>
      </w:r>
      <w:r>
        <w:t>MBSE Methodology</w:t>
      </w:r>
      <w:r>
        <w:tab/>
      </w:r>
      <w:r w:rsidR="002C532E">
        <w:fldChar w:fldCharType="begin"/>
      </w:r>
      <w:r>
        <w:instrText xml:space="preserve"> PAGEREF _Toc354660576 \h </w:instrText>
      </w:r>
      <w:r w:rsidR="002C532E">
        <w:fldChar w:fldCharType="separate"/>
      </w:r>
      <w:r>
        <w:t>6</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 xml:space="preserve">F. </w:t>
      </w:r>
      <w:r>
        <w:rPr>
          <w:rFonts w:asciiTheme="minorHAnsi" w:eastAsiaTheme="minorEastAsia" w:hAnsiTheme="minorHAnsi" w:cstheme="minorBidi"/>
          <w:b w:val="0"/>
          <w:caps w:val="0"/>
          <w:color w:val="auto"/>
          <w:sz w:val="22"/>
          <w:szCs w:val="22"/>
          <w:lang w:eastAsia="en-US"/>
        </w:rPr>
        <w:tab/>
      </w:r>
      <w:r>
        <w:t>Related Research</w:t>
      </w:r>
      <w:r>
        <w:tab/>
      </w:r>
      <w:r w:rsidR="002C532E">
        <w:fldChar w:fldCharType="begin"/>
      </w:r>
      <w:r>
        <w:instrText xml:space="preserve"> PAGEREF _Toc354660577 \h </w:instrText>
      </w:r>
      <w:r w:rsidR="002C532E">
        <w:fldChar w:fldCharType="separate"/>
      </w:r>
      <w:r>
        <w:t>7</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1. System of systems analysis toolset (SoSAT)</w:t>
      </w:r>
      <w:r>
        <w:tab/>
      </w:r>
      <w:r w:rsidR="002C532E">
        <w:fldChar w:fldCharType="begin"/>
      </w:r>
      <w:r>
        <w:instrText xml:space="preserve"> PAGEREF _Toc354660578 \h </w:instrText>
      </w:r>
      <w:r w:rsidR="002C532E">
        <w:fldChar w:fldCharType="separate"/>
      </w:r>
      <w:r>
        <w:t>8</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2. Capability Portfolio Analysis Tool (CPAT)</w:t>
      </w:r>
      <w:r>
        <w:tab/>
      </w:r>
      <w:r w:rsidR="002C532E">
        <w:fldChar w:fldCharType="begin"/>
      </w:r>
      <w:r>
        <w:instrText xml:space="preserve"> PAGEREF _Toc354660579 \h </w:instrText>
      </w:r>
      <w:r w:rsidR="002C532E">
        <w:fldChar w:fldCharType="separate"/>
      </w:r>
      <w:r>
        <w:t>8</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3. WSTAT</w:t>
      </w:r>
      <w:r>
        <w:tab/>
      </w:r>
      <w:r w:rsidR="002C532E">
        <w:fldChar w:fldCharType="begin"/>
      </w:r>
      <w:r>
        <w:instrText xml:space="preserve"> PAGEREF _Toc354660580 \h </w:instrText>
      </w:r>
      <w:r w:rsidR="002C532E">
        <w:fldChar w:fldCharType="separate"/>
      </w:r>
      <w:r>
        <w:t>9</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 xml:space="preserve">II. </w:t>
      </w:r>
      <w:r>
        <w:rPr>
          <w:rFonts w:asciiTheme="minorHAnsi" w:eastAsiaTheme="minorEastAsia" w:hAnsiTheme="minorHAnsi" w:cstheme="minorBidi"/>
          <w:b w:val="0"/>
          <w:caps w:val="0"/>
          <w:color w:val="auto"/>
          <w:sz w:val="22"/>
          <w:szCs w:val="22"/>
          <w:lang w:eastAsia="en-US"/>
        </w:rPr>
        <w:tab/>
      </w:r>
      <w:r>
        <w:t>Process Development</w:t>
      </w:r>
      <w:r>
        <w:tab/>
      </w:r>
      <w:r w:rsidR="002C532E">
        <w:fldChar w:fldCharType="begin"/>
      </w:r>
      <w:r>
        <w:instrText xml:space="preserve"> PAGEREF _Toc354660581 \h </w:instrText>
      </w:r>
      <w:r w:rsidR="002C532E">
        <w:fldChar w:fldCharType="separate"/>
      </w:r>
      <w:r>
        <w:t>11</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 xml:space="preserve">III. </w:t>
      </w:r>
      <w:r>
        <w:rPr>
          <w:rFonts w:asciiTheme="minorHAnsi" w:eastAsiaTheme="minorEastAsia" w:hAnsiTheme="minorHAnsi" w:cstheme="minorBidi"/>
          <w:b w:val="0"/>
          <w:caps w:val="0"/>
          <w:color w:val="auto"/>
          <w:sz w:val="22"/>
          <w:szCs w:val="22"/>
          <w:lang w:eastAsia="en-US"/>
        </w:rPr>
        <w:tab/>
      </w:r>
      <w:r>
        <w:t>Operational Analysis</w:t>
      </w:r>
      <w:r>
        <w:tab/>
      </w:r>
      <w:r w:rsidR="002C532E">
        <w:fldChar w:fldCharType="begin"/>
      </w:r>
      <w:r>
        <w:instrText xml:space="preserve"> PAGEREF _Toc354660582 \h </w:instrText>
      </w:r>
      <w:r w:rsidR="002C532E">
        <w:fldChar w:fldCharType="separate"/>
      </w:r>
      <w:r>
        <w:t>15</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 xml:space="preserve">A. </w:t>
      </w:r>
      <w:r>
        <w:rPr>
          <w:rFonts w:asciiTheme="minorHAnsi" w:eastAsiaTheme="minorEastAsia" w:hAnsiTheme="minorHAnsi" w:cstheme="minorBidi"/>
          <w:b w:val="0"/>
          <w:caps w:val="0"/>
          <w:color w:val="auto"/>
          <w:sz w:val="22"/>
          <w:szCs w:val="22"/>
          <w:lang w:eastAsia="en-US"/>
        </w:rPr>
        <w:tab/>
      </w:r>
      <w:r>
        <w:t>Stakeholders</w:t>
      </w:r>
      <w:r>
        <w:tab/>
      </w:r>
      <w:r w:rsidR="002C532E">
        <w:fldChar w:fldCharType="begin"/>
      </w:r>
      <w:r>
        <w:instrText xml:space="preserve"> PAGEREF _Toc354660583 \h </w:instrText>
      </w:r>
      <w:r w:rsidR="002C532E">
        <w:fldChar w:fldCharType="separate"/>
      </w:r>
      <w:r>
        <w:t>17</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 xml:space="preserve">1. </w:t>
      </w:r>
      <w:r>
        <w:rPr>
          <w:rFonts w:asciiTheme="minorHAnsi" w:eastAsiaTheme="minorEastAsia" w:hAnsiTheme="minorHAnsi" w:cstheme="minorBidi"/>
          <w:b w:val="0"/>
          <w:color w:val="auto"/>
          <w:sz w:val="22"/>
          <w:szCs w:val="22"/>
          <w:lang w:eastAsia="en-US"/>
        </w:rPr>
        <w:tab/>
      </w:r>
      <w:r>
        <w:t>Stakeholder Identification</w:t>
      </w:r>
      <w:r>
        <w:tab/>
      </w:r>
      <w:r w:rsidR="002C532E">
        <w:fldChar w:fldCharType="begin"/>
      </w:r>
      <w:r>
        <w:instrText xml:space="preserve"> PAGEREF _Toc354660584 \h </w:instrText>
      </w:r>
      <w:r w:rsidR="002C532E">
        <w:fldChar w:fldCharType="separate"/>
      </w:r>
      <w:r>
        <w:t>17</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Stakeholder Analysis</w:t>
      </w:r>
      <w:r>
        <w:tab/>
      </w:r>
      <w:r w:rsidR="002C532E">
        <w:fldChar w:fldCharType="begin"/>
      </w:r>
      <w:r>
        <w:instrText xml:space="preserve"> PAGEREF _Toc354660585 \h </w:instrText>
      </w:r>
      <w:r w:rsidR="002C532E">
        <w:fldChar w:fldCharType="separate"/>
      </w:r>
      <w:r>
        <w:t>18</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 xml:space="preserve">B. </w:t>
      </w:r>
      <w:r>
        <w:rPr>
          <w:rFonts w:asciiTheme="minorHAnsi" w:eastAsiaTheme="minorEastAsia" w:hAnsiTheme="minorHAnsi" w:cstheme="minorBidi"/>
          <w:b w:val="0"/>
          <w:caps w:val="0"/>
          <w:color w:val="auto"/>
          <w:sz w:val="22"/>
          <w:szCs w:val="22"/>
          <w:lang w:eastAsia="en-US"/>
        </w:rPr>
        <w:tab/>
      </w:r>
      <w:r>
        <w:t>Capability needs statement</w:t>
      </w:r>
      <w:r>
        <w:tab/>
      </w:r>
      <w:r w:rsidR="002C532E">
        <w:fldChar w:fldCharType="begin"/>
      </w:r>
      <w:r>
        <w:instrText xml:space="preserve"> PAGEREF _Toc354660586 \h </w:instrText>
      </w:r>
      <w:r w:rsidR="002C532E">
        <w:fldChar w:fldCharType="separate"/>
      </w:r>
      <w:r>
        <w:t>19</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 xml:space="preserve">C. </w:t>
      </w:r>
      <w:r>
        <w:rPr>
          <w:rFonts w:asciiTheme="minorHAnsi" w:eastAsiaTheme="minorEastAsia" w:hAnsiTheme="minorHAnsi" w:cstheme="minorBidi"/>
          <w:b w:val="0"/>
          <w:caps w:val="0"/>
          <w:color w:val="auto"/>
          <w:sz w:val="22"/>
          <w:szCs w:val="22"/>
          <w:lang w:eastAsia="en-US"/>
        </w:rPr>
        <w:tab/>
      </w:r>
      <w:r>
        <w:t>Top level system functions and Requirements</w:t>
      </w:r>
      <w:r>
        <w:tab/>
      </w:r>
      <w:r w:rsidR="002C532E">
        <w:fldChar w:fldCharType="begin"/>
      </w:r>
      <w:r>
        <w:instrText xml:space="preserve"> PAGEREF _Toc354660587 \h </w:instrText>
      </w:r>
      <w:r w:rsidR="002C532E">
        <w:fldChar w:fldCharType="separate"/>
      </w:r>
      <w:r>
        <w:t>19</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D.</w:t>
      </w:r>
      <w:r>
        <w:rPr>
          <w:rFonts w:asciiTheme="minorHAnsi" w:eastAsiaTheme="minorEastAsia" w:hAnsiTheme="minorHAnsi" w:cstheme="minorBidi"/>
          <w:b w:val="0"/>
          <w:caps w:val="0"/>
          <w:color w:val="auto"/>
          <w:sz w:val="22"/>
          <w:szCs w:val="22"/>
          <w:lang w:eastAsia="en-US"/>
        </w:rPr>
        <w:tab/>
      </w:r>
      <w:r>
        <w:t>Operational Concept and Scenario</w:t>
      </w:r>
      <w:r>
        <w:tab/>
      </w:r>
      <w:r w:rsidR="002C532E">
        <w:fldChar w:fldCharType="begin"/>
      </w:r>
      <w:r>
        <w:instrText xml:space="preserve"> PAGEREF _Toc354660588 \h </w:instrText>
      </w:r>
      <w:r w:rsidR="002C532E">
        <w:fldChar w:fldCharType="separate"/>
      </w:r>
      <w:r>
        <w:t>21</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Baseline Mission Scenario</w:t>
      </w:r>
      <w:r>
        <w:tab/>
      </w:r>
      <w:r w:rsidR="002C532E">
        <w:fldChar w:fldCharType="begin"/>
      </w:r>
      <w:r>
        <w:instrText xml:space="preserve"> PAGEREF _Toc354660589 \h </w:instrText>
      </w:r>
      <w:r w:rsidR="002C532E">
        <w:fldChar w:fldCharType="separate"/>
      </w:r>
      <w:r>
        <w:t>21</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Initial Order of Battle</w:t>
      </w:r>
      <w:r>
        <w:tab/>
      </w:r>
      <w:r w:rsidR="002C532E">
        <w:fldChar w:fldCharType="begin"/>
      </w:r>
      <w:r>
        <w:instrText xml:space="preserve"> PAGEREF _Toc354660590 \h </w:instrText>
      </w:r>
      <w:r w:rsidR="002C532E">
        <w:fldChar w:fldCharType="separate"/>
      </w:r>
      <w:r>
        <w:t>22</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Initial Force Disposition</w:t>
      </w:r>
      <w:r>
        <w:tab/>
      </w:r>
      <w:r w:rsidR="002C532E">
        <w:fldChar w:fldCharType="begin"/>
      </w:r>
      <w:r>
        <w:instrText xml:space="preserve"> PAGEREF _Toc354660591 \h </w:instrText>
      </w:r>
      <w:r w:rsidR="002C532E">
        <w:fldChar w:fldCharType="separate"/>
      </w:r>
      <w:r>
        <w:t>23</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Terrain and Red Force Composition and Disposition</w:t>
      </w:r>
      <w:r>
        <w:tab/>
      </w:r>
      <w:r w:rsidR="002C532E">
        <w:fldChar w:fldCharType="begin"/>
      </w:r>
      <w:r>
        <w:instrText xml:space="preserve"> PAGEREF _Toc354660592 \h </w:instrText>
      </w:r>
      <w:r w:rsidR="002C532E">
        <w:fldChar w:fldCharType="separate"/>
      </w:r>
      <w:r>
        <w:t>23</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E.</w:t>
      </w:r>
      <w:r>
        <w:rPr>
          <w:rFonts w:asciiTheme="minorHAnsi" w:eastAsiaTheme="minorEastAsia" w:hAnsiTheme="minorHAnsi" w:cstheme="minorBidi"/>
          <w:b w:val="0"/>
          <w:caps w:val="0"/>
          <w:color w:val="auto"/>
          <w:sz w:val="22"/>
          <w:szCs w:val="22"/>
          <w:lang w:eastAsia="en-US"/>
        </w:rPr>
        <w:tab/>
      </w:r>
      <w:r>
        <w:t>Measures of Effectiveness and Measures of suitability</w:t>
      </w:r>
      <w:r>
        <w:tab/>
      </w:r>
      <w:r w:rsidR="002C532E">
        <w:fldChar w:fldCharType="begin"/>
      </w:r>
      <w:r>
        <w:instrText xml:space="preserve"> PAGEREF _Toc354660593 \h </w:instrText>
      </w:r>
      <w:r w:rsidR="002C532E">
        <w:fldChar w:fldCharType="separate"/>
      </w:r>
      <w:r>
        <w:t>25</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IV.</w:t>
      </w:r>
      <w:r>
        <w:rPr>
          <w:rFonts w:asciiTheme="minorHAnsi" w:eastAsiaTheme="minorEastAsia" w:hAnsiTheme="minorHAnsi" w:cstheme="minorBidi"/>
          <w:b w:val="0"/>
          <w:caps w:val="0"/>
          <w:color w:val="auto"/>
          <w:sz w:val="22"/>
          <w:szCs w:val="22"/>
          <w:lang w:eastAsia="en-US"/>
        </w:rPr>
        <w:tab/>
      </w:r>
      <w:r>
        <w:t xml:space="preserve"> Systems Architecture</w:t>
      </w:r>
      <w:r>
        <w:tab/>
      </w:r>
      <w:r w:rsidR="002C532E">
        <w:fldChar w:fldCharType="begin"/>
      </w:r>
      <w:r>
        <w:instrText xml:space="preserve"> PAGEREF _Toc354660594 \h </w:instrText>
      </w:r>
      <w:r w:rsidR="002C532E">
        <w:fldChar w:fldCharType="separate"/>
      </w:r>
      <w:r>
        <w:t>27</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Functional decomposition</w:t>
      </w:r>
      <w:r>
        <w:tab/>
      </w:r>
      <w:r w:rsidR="002C532E">
        <w:fldChar w:fldCharType="begin"/>
      </w:r>
      <w:r>
        <w:instrText xml:space="preserve"> PAGEREF _Toc354660595 \h </w:instrText>
      </w:r>
      <w:r w:rsidR="002C532E">
        <w:fldChar w:fldCharType="separate"/>
      </w:r>
      <w:r>
        <w:t>31</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Physical decomposition</w:t>
      </w:r>
      <w:r>
        <w:tab/>
      </w:r>
      <w:r w:rsidR="002C532E">
        <w:fldChar w:fldCharType="begin"/>
      </w:r>
      <w:r>
        <w:instrText xml:space="preserve"> PAGEREF _Toc354660596 \h </w:instrText>
      </w:r>
      <w:r w:rsidR="002C532E">
        <w:fldChar w:fldCharType="separate"/>
      </w:r>
      <w:r>
        <w:t>31</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V.</w:t>
      </w:r>
      <w:r>
        <w:rPr>
          <w:rFonts w:asciiTheme="minorHAnsi" w:eastAsiaTheme="minorEastAsia" w:hAnsiTheme="minorHAnsi" w:cstheme="minorBidi"/>
          <w:b w:val="0"/>
          <w:caps w:val="0"/>
          <w:color w:val="auto"/>
          <w:sz w:val="22"/>
          <w:szCs w:val="22"/>
          <w:lang w:eastAsia="en-US"/>
        </w:rPr>
        <w:tab/>
      </w:r>
      <w:r>
        <w:t xml:space="preserve"> Systems Analysis</w:t>
      </w:r>
      <w:r>
        <w:tab/>
      </w:r>
      <w:r w:rsidR="002C532E">
        <w:fldChar w:fldCharType="begin"/>
      </w:r>
      <w:r>
        <w:instrText xml:space="preserve"> PAGEREF _Toc354660597 \h </w:instrText>
      </w:r>
      <w:r w:rsidR="002C532E">
        <w:fldChar w:fldCharType="separate"/>
      </w:r>
      <w:r>
        <w:t>32</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 xml:space="preserve">VI. </w:t>
      </w:r>
      <w:r>
        <w:rPr>
          <w:rFonts w:asciiTheme="minorHAnsi" w:eastAsiaTheme="minorEastAsia" w:hAnsiTheme="minorHAnsi" w:cstheme="minorBidi"/>
          <w:b w:val="0"/>
          <w:caps w:val="0"/>
          <w:color w:val="auto"/>
          <w:sz w:val="22"/>
          <w:szCs w:val="22"/>
          <w:lang w:eastAsia="en-US"/>
        </w:rPr>
        <w:tab/>
      </w:r>
      <w:r>
        <w:t>Model Development</w:t>
      </w:r>
      <w:r>
        <w:tab/>
      </w:r>
      <w:r w:rsidR="002C532E">
        <w:fldChar w:fldCharType="begin"/>
      </w:r>
      <w:r>
        <w:instrText xml:space="preserve"> PAGEREF _Toc354660598 \h </w:instrText>
      </w:r>
      <w:r w:rsidR="002C532E">
        <w:fldChar w:fldCharType="separate"/>
      </w:r>
      <w:r>
        <w:t>35</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A. Variables and Factors</w:t>
      </w:r>
      <w:r>
        <w:tab/>
      </w:r>
      <w:r w:rsidR="002C532E">
        <w:fldChar w:fldCharType="begin"/>
      </w:r>
      <w:r>
        <w:instrText xml:space="preserve"> PAGEREF _Toc354660599 \h </w:instrText>
      </w:r>
      <w:r w:rsidR="002C532E">
        <w:fldChar w:fldCharType="separate"/>
      </w:r>
      <w:r>
        <w:t>38</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1. Variables of Interest</w:t>
      </w:r>
      <w:r>
        <w:tab/>
      </w:r>
      <w:r w:rsidR="002C532E">
        <w:fldChar w:fldCharType="begin"/>
      </w:r>
      <w:r>
        <w:instrText xml:space="preserve"> PAGEREF _Toc354660600 \h </w:instrText>
      </w:r>
      <w:r w:rsidR="002C532E">
        <w:fldChar w:fldCharType="separate"/>
      </w:r>
      <w:r>
        <w:t>38</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2. Inputs and Outputs</w:t>
      </w:r>
      <w:r>
        <w:tab/>
      </w:r>
      <w:r w:rsidR="002C532E">
        <w:fldChar w:fldCharType="begin"/>
      </w:r>
      <w:r>
        <w:instrText xml:space="preserve"> PAGEREF _Toc354660601 \h </w:instrText>
      </w:r>
      <w:r w:rsidR="002C532E">
        <w:fldChar w:fldCharType="separate"/>
      </w:r>
      <w:r>
        <w:t>38</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 xml:space="preserve">VII. </w:t>
      </w:r>
      <w:r>
        <w:rPr>
          <w:rFonts w:asciiTheme="minorHAnsi" w:eastAsiaTheme="minorEastAsia" w:hAnsiTheme="minorHAnsi" w:cstheme="minorBidi"/>
          <w:b w:val="0"/>
          <w:caps w:val="0"/>
          <w:color w:val="auto"/>
          <w:sz w:val="22"/>
          <w:szCs w:val="22"/>
          <w:lang w:eastAsia="en-US"/>
        </w:rPr>
        <w:tab/>
      </w:r>
      <w:r>
        <w:t>Model Execution</w:t>
      </w:r>
      <w:r>
        <w:tab/>
      </w:r>
      <w:r w:rsidR="002C532E">
        <w:fldChar w:fldCharType="begin"/>
      </w:r>
      <w:r>
        <w:instrText xml:space="preserve"> PAGEREF _Toc354660602 \h </w:instrText>
      </w:r>
      <w:r w:rsidR="002C532E">
        <w:fldChar w:fldCharType="separate"/>
      </w:r>
      <w:r>
        <w:t>40</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Analysis Tools</w:t>
      </w:r>
      <w:r>
        <w:tab/>
      </w:r>
      <w:r w:rsidR="002C532E">
        <w:fldChar w:fldCharType="begin"/>
      </w:r>
      <w:r>
        <w:instrText xml:space="preserve"> PAGEREF _Toc354660603 \h </w:instrText>
      </w:r>
      <w:r w:rsidR="002C532E">
        <w:fldChar w:fldCharType="separate"/>
      </w:r>
      <w:r>
        <w:t>40</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 xml:space="preserve"> Design of Experiments Planning</w:t>
      </w:r>
      <w:r>
        <w:tab/>
      </w:r>
      <w:r w:rsidR="002C532E">
        <w:fldChar w:fldCharType="begin"/>
      </w:r>
      <w:r>
        <w:instrText xml:space="preserve"> PAGEREF _Toc354660604 \h </w:instrText>
      </w:r>
      <w:r w:rsidR="002C532E">
        <w:fldChar w:fldCharType="separate"/>
      </w:r>
      <w:r>
        <w:t>42</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a.</w:t>
      </w:r>
      <w:r>
        <w:rPr>
          <w:rFonts w:asciiTheme="minorHAnsi" w:eastAsiaTheme="minorEastAsia" w:hAnsiTheme="minorHAnsi" w:cstheme="minorBidi"/>
          <w:b w:val="0"/>
          <w:i w:val="0"/>
          <w:color w:val="auto"/>
          <w:sz w:val="22"/>
          <w:szCs w:val="22"/>
          <w:lang w:eastAsia="en-US"/>
        </w:rPr>
        <w:tab/>
      </w:r>
      <w:r>
        <w:t>Model Data References and Definitions</w:t>
      </w:r>
      <w:r>
        <w:tab/>
      </w:r>
      <w:r w:rsidR="002C532E">
        <w:fldChar w:fldCharType="begin"/>
      </w:r>
      <w:r>
        <w:instrText xml:space="preserve"> PAGEREF _Toc354660605 \h </w:instrText>
      </w:r>
      <w:r w:rsidR="002C532E">
        <w:fldChar w:fldCharType="separate"/>
      </w:r>
      <w:r>
        <w:t>42</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b.</w:t>
      </w:r>
      <w:r>
        <w:rPr>
          <w:rFonts w:asciiTheme="minorHAnsi" w:eastAsiaTheme="minorEastAsia" w:hAnsiTheme="minorHAnsi" w:cstheme="minorBidi"/>
          <w:b w:val="0"/>
          <w:i w:val="0"/>
          <w:color w:val="auto"/>
          <w:sz w:val="22"/>
          <w:szCs w:val="22"/>
          <w:lang w:eastAsia="en-US"/>
        </w:rPr>
        <w:tab/>
      </w:r>
      <w:r>
        <w:t>Factor Levels and Probability Distributions</w:t>
      </w:r>
      <w:r>
        <w:tab/>
      </w:r>
      <w:r w:rsidR="002C532E">
        <w:fldChar w:fldCharType="begin"/>
      </w:r>
      <w:r>
        <w:instrText xml:space="preserve"> PAGEREF _Toc354660606 \h </w:instrText>
      </w:r>
      <w:r w:rsidR="002C532E">
        <w:fldChar w:fldCharType="separate"/>
      </w:r>
      <w:r>
        <w:t>42</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c.</w:t>
      </w:r>
      <w:r>
        <w:rPr>
          <w:rFonts w:asciiTheme="minorHAnsi" w:eastAsiaTheme="minorEastAsia" w:hAnsiTheme="minorHAnsi" w:cstheme="minorBidi"/>
          <w:b w:val="0"/>
          <w:i w:val="0"/>
          <w:color w:val="auto"/>
          <w:sz w:val="22"/>
          <w:szCs w:val="22"/>
          <w:lang w:eastAsia="en-US"/>
        </w:rPr>
        <w:tab/>
      </w:r>
      <w:r>
        <w:t>Probability Model</w:t>
      </w:r>
      <w:r>
        <w:tab/>
      </w:r>
      <w:r w:rsidR="002C532E">
        <w:fldChar w:fldCharType="begin"/>
      </w:r>
      <w:r>
        <w:instrText xml:space="preserve"> PAGEREF _Toc354660607 \h </w:instrText>
      </w:r>
      <w:r w:rsidR="002C532E">
        <w:fldChar w:fldCharType="separate"/>
      </w:r>
      <w:r>
        <w:t>42</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d.</w:t>
      </w:r>
      <w:r>
        <w:rPr>
          <w:rFonts w:asciiTheme="minorHAnsi" w:eastAsiaTheme="minorEastAsia" w:hAnsiTheme="minorHAnsi" w:cstheme="minorBidi"/>
          <w:b w:val="0"/>
          <w:i w:val="0"/>
          <w:color w:val="auto"/>
          <w:sz w:val="22"/>
          <w:szCs w:val="22"/>
          <w:lang w:eastAsia="en-US"/>
        </w:rPr>
        <w:tab/>
      </w:r>
      <w:r>
        <w:t>Factorial Design</w:t>
      </w:r>
      <w:r>
        <w:tab/>
      </w:r>
      <w:r w:rsidR="002C532E">
        <w:fldChar w:fldCharType="begin"/>
      </w:r>
      <w:r>
        <w:instrText xml:space="preserve"> PAGEREF _Toc354660608 \h </w:instrText>
      </w:r>
      <w:r w:rsidR="002C532E">
        <w:fldChar w:fldCharType="separate"/>
      </w:r>
      <w:r>
        <w:t>42</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e.</w:t>
      </w:r>
      <w:r>
        <w:rPr>
          <w:rFonts w:asciiTheme="minorHAnsi" w:eastAsiaTheme="minorEastAsia" w:hAnsiTheme="minorHAnsi" w:cstheme="minorBidi"/>
          <w:b w:val="0"/>
          <w:i w:val="0"/>
          <w:color w:val="auto"/>
          <w:sz w:val="22"/>
          <w:szCs w:val="22"/>
          <w:lang w:eastAsia="en-US"/>
        </w:rPr>
        <w:tab/>
      </w:r>
      <w:r>
        <w:t>OMOE for Cost As Independent Variable</w:t>
      </w:r>
      <w:r>
        <w:tab/>
      </w:r>
      <w:r w:rsidR="002C532E">
        <w:fldChar w:fldCharType="begin"/>
      </w:r>
      <w:r>
        <w:instrText xml:space="preserve"> PAGEREF _Toc354660609 \h </w:instrText>
      </w:r>
      <w:r w:rsidR="002C532E">
        <w:fldChar w:fldCharType="separate"/>
      </w:r>
      <w:r>
        <w:t>43</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lastRenderedPageBreak/>
        <w:t>C.</w:t>
      </w:r>
      <w:r>
        <w:rPr>
          <w:rFonts w:asciiTheme="minorHAnsi" w:eastAsiaTheme="minorEastAsia" w:hAnsiTheme="minorHAnsi" w:cstheme="minorBidi"/>
          <w:b w:val="0"/>
          <w:caps w:val="0"/>
          <w:color w:val="auto"/>
          <w:sz w:val="22"/>
          <w:szCs w:val="22"/>
          <w:lang w:eastAsia="en-US"/>
        </w:rPr>
        <w:tab/>
      </w:r>
      <w:r>
        <w:t>Simulations</w:t>
      </w:r>
      <w:r>
        <w:tab/>
      </w:r>
      <w:r w:rsidR="002C532E">
        <w:fldChar w:fldCharType="begin"/>
      </w:r>
      <w:r>
        <w:instrText xml:space="preserve"> PAGEREF _Toc354660610 \h </w:instrText>
      </w:r>
      <w:r w:rsidR="002C532E">
        <w:fldChar w:fldCharType="separate"/>
      </w:r>
      <w:r>
        <w:t>43</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Approach</w:t>
      </w:r>
      <w:r>
        <w:tab/>
      </w:r>
      <w:r w:rsidR="002C532E">
        <w:fldChar w:fldCharType="begin"/>
      </w:r>
      <w:r>
        <w:instrText xml:space="preserve"> PAGEREF _Toc354660611 \h </w:instrText>
      </w:r>
      <w:r w:rsidR="002C532E">
        <w:fldChar w:fldCharType="separate"/>
      </w:r>
      <w:r>
        <w:t>43</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 xml:space="preserve">a. </w:t>
      </w:r>
      <w:r>
        <w:rPr>
          <w:rFonts w:asciiTheme="minorHAnsi" w:eastAsiaTheme="minorEastAsia" w:hAnsiTheme="minorHAnsi" w:cstheme="minorBidi"/>
          <w:b w:val="0"/>
          <w:i w:val="0"/>
          <w:color w:val="auto"/>
          <w:sz w:val="22"/>
          <w:szCs w:val="22"/>
          <w:lang w:eastAsia="en-US"/>
        </w:rPr>
        <w:tab/>
      </w:r>
      <w:r>
        <w:t>Agent-based simulations</w:t>
      </w:r>
      <w:r>
        <w:tab/>
      </w:r>
      <w:r w:rsidR="002C532E">
        <w:fldChar w:fldCharType="begin"/>
      </w:r>
      <w:r>
        <w:instrText xml:space="preserve"> PAGEREF _Toc354660612 \h </w:instrText>
      </w:r>
      <w:r w:rsidR="002C532E">
        <w:fldChar w:fldCharType="separate"/>
      </w:r>
      <w:r>
        <w:t>44</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rPr>
          <w:lang w:eastAsia="en-US"/>
        </w:rPr>
        <w:t xml:space="preserve">b. </w:t>
      </w:r>
      <w:r>
        <w:rPr>
          <w:rFonts w:asciiTheme="minorHAnsi" w:eastAsiaTheme="minorEastAsia" w:hAnsiTheme="minorHAnsi" w:cstheme="minorBidi"/>
          <w:b w:val="0"/>
          <w:i w:val="0"/>
          <w:color w:val="auto"/>
          <w:sz w:val="22"/>
          <w:szCs w:val="22"/>
          <w:lang w:eastAsia="en-US"/>
        </w:rPr>
        <w:tab/>
      </w:r>
      <w:r>
        <w:rPr>
          <w:lang w:eastAsia="en-US"/>
        </w:rPr>
        <w:t>Map Aware Non-Uniform Automata (MANA)</w:t>
      </w:r>
      <w:r>
        <w:tab/>
      </w:r>
      <w:r w:rsidR="002C532E">
        <w:fldChar w:fldCharType="begin"/>
      </w:r>
      <w:r>
        <w:instrText xml:space="preserve"> PAGEREF _Toc354660613 \h </w:instrText>
      </w:r>
      <w:r w:rsidR="002C532E">
        <w:fldChar w:fldCharType="separate"/>
      </w:r>
      <w:r>
        <w:t>44</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rPr>
          <w:lang w:eastAsia="en-US"/>
        </w:rPr>
        <w:t xml:space="preserve">c.  </w:t>
      </w:r>
      <w:r>
        <w:rPr>
          <w:rFonts w:asciiTheme="minorHAnsi" w:eastAsiaTheme="minorEastAsia" w:hAnsiTheme="minorHAnsi" w:cstheme="minorBidi"/>
          <w:b w:val="0"/>
          <w:i w:val="0"/>
          <w:color w:val="auto"/>
          <w:sz w:val="22"/>
          <w:szCs w:val="22"/>
          <w:lang w:eastAsia="en-US"/>
        </w:rPr>
        <w:tab/>
      </w:r>
      <w:r>
        <w:rPr>
          <w:lang w:eastAsia="en-US"/>
        </w:rPr>
        <w:t>Squad properties</w:t>
      </w:r>
      <w:r>
        <w:tab/>
      </w:r>
      <w:r w:rsidR="002C532E">
        <w:fldChar w:fldCharType="begin"/>
      </w:r>
      <w:r>
        <w:instrText xml:space="preserve"> PAGEREF _Toc354660614 \h </w:instrText>
      </w:r>
      <w:r w:rsidR="002C532E">
        <w:fldChar w:fldCharType="separate"/>
      </w:r>
      <w:r>
        <w:t>45</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Process</w:t>
      </w:r>
      <w:r>
        <w:tab/>
      </w:r>
      <w:r w:rsidR="002C532E">
        <w:fldChar w:fldCharType="begin"/>
      </w:r>
      <w:r>
        <w:instrText xml:space="preserve"> PAGEREF _Toc354660615 \h </w:instrText>
      </w:r>
      <w:r w:rsidR="002C532E">
        <w:fldChar w:fldCharType="separate"/>
      </w:r>
      <w:r>
        <w:t>46</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 xml:space="preserve">a. </w:t>
      </w:r>
      <w:r>
        <w:rPr>
          <w:rFonts w:asciiTheme="minorHAnsi" w:eastAsiaTheme="minorEastAsia" w:hAnsiTheme="minorHAnsi" w:cstheme="minorBidi"/>
          <w:b w:val="0"/>
          <w:i w:val="0"/>
          <w:color w:val="auto"/>
          <w:sz w:val="22"/>
          <w:szCs w:val="22"/>
          <w:lang w:eastAsia="en-US"/>
        </w:rPr>
        <w:tab/>
      </w:r>
      <w:r>
        <w:t>Nearly Orthogonal Latin Hypercubes</w:t>
      </w:r>
      <w:r>
        <w:tab/>
      </w:r>
      <w:r w:rsidR="002C532E">
        <w:fldChar w:fldCharType="begin"/>
      </w:r>
      <w:r>
        <w:instrText xml:space="preserve"> PAGEREF _Toc354660616 \h </w:instrText>
      </w:r>
      <w:r w:rsidR="002C532E">
        <w:fldChar w:fldCharType="separate"/>
      </w:r>
      <w:r>
        <w:t>47</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 xml:space="preserve">b. </w:t>
      </w:r>
      <w:r>
        <w:rPr>
          <w:rFonts w:asciiTheme="minorHAnsi" w:eastAsiaTheme="minorEastAsia" w:hAnsiTheme="minorHAnsi" w:cstheme="minorBidi"/>
          <w:b w:val="0"/>
          <w:i w:val="0"/>
          <w:color w:val="auto"/>
          <w:sz w:val="22"/>
          <w:szCs w:val="22"/>
          <w:lang w:eastAsia="en-US"/>
        </w:rPr>
        <w:tab/>
      </w:r>
      <w:r>
        <w:t>Baseline model</w:t>
      </w:r>
      <w:r>
        <w:tab/>
      </w:r>
      <w:r w:rsidR="002C532E">
        <w:fldChar w:fldCharType="begin"/>
      </w:r>
      <w:r>
        <w:instrText xml:space="preserve"> PAGEREF _Toc354660617 \h </w:instrText>
      </w:r>
      <w:r w:rsidR="002C532E">
        <w:fldChar w:fldCharType="separate"/>
      </w:r>
      <w:r>
        <w:t>47</w:t>
      </w:r>
      <w:r w:rsidR="002C532E">
        <w:fldChar w:fldCharType="end"/>
      </w:r>
    </w:p>
    <w:p w:rsidR="002A6E08" w:rsidRDefault="002A6E08">
      <w:pPr>
        <w:pStyle w:val="TOC4"/>
        <w:rPr>
          <w:rFonts w:asciiTheme="minorHAnsi" w:eastAsiaTheme="minorEastAsia" w:hAnsiTheme="minorHAnsi" w:cstheme="minorBidi"/>
          <w:b w:val="0"/>
          <w:i w:val="0"/>
          <w:color w:val="auto"/>
          <w:sz w:val="22"/>
          <w:szCs w:val="22"/>
          <w:lang w:eastAsia="en-US"/>
        </w:rPr>
      </w:pPr>
      <w:r>
        <w:t xml:space="preserve">c. </w:t>
      </w:r>
      <w:r>
        <w:rPr>
          <w:rFonts w:asciiTheme="minorHAnsi" w:eastAsiaTheme="minorEastAsia" w:hAnsiTheme="minorHAnsi" w:cstheme="minorBidi"/>
          <w:b w:val="0"/>
          <w:i w:val="0"/>
          <w:color w:val="auto"/>
          <w:sz w:val="22"/>
          <w:szCs w:val="22"/>
          <w:lang w:eastAsia="en-US"/>
        </w:rPr>
        <w:tab/>
      </w:r>
      <w:r>
        <w:t>Non-materiel change configurations</w:t>
      </w:r>
      <w:r>
        <w:tab/>
      </w:r>
      <w:r w:rsidR="002C532E">
        <w:fldChar w:fldCharType="begin"/>
      </w:r>
      <w:r>
        <w:instrText xml:space="preserve"> PAGEREF _Toc354660618 \h </w:instrText>
      </w:r>
      <w:r w:rsidR="002C532E">
        <w:fldChar w:fldCharType="separate"/>
      </w:r>
      <w:r>
        <w:t>50</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VIII.</w:t>
      </w:r>
      <w:r>
        <w:rPr>
          <w:rFonts w:asciiTheme="minorHAnsi" w:eastAsiaTheme="minorEastAsia" w:hAnsiTheme="minorHAnsi" w:cstheme="minorBidi"/>
          <w:b w:val="0"/>
          <w:caps w:val="0"/>
          <w:color w:val="auto"/>
          <w:sz w:val="22"/>
          <w:szCs w:val="22"/>
          <w:lang w:eastAsia="en-US"/>
        </w:rPr>
        <w:tab/>
      </w:r>
      <w:r>
        <w:t>Results</w:t>
      </w:r>
      <w:r>
        <w:tab/>
      </w:r>
      <w:r w:rsidR="002C532E">
        <w:fldChar w:fldCharType="begin"/>
      </w:r>
      <w:r>
        <w:instrText xml:space="preserve"> PAGEREF _Toc354660619 \h </w:instrText>
      </w:r>
      <w:r w:rsidR="002C532E">
        <w:fldChar w:fldCharType="separate"/>
      </w:r>
      <w:r>
        <w:t>53</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Regression Analysis and CAIV Results</w:t>
      </w:r>
      <w:r>
        <w:tab/>
      </w:r>
      <w:r w:rsidR="002C532E">
        <w:fldChar w:fldCharType="begin"/>
      </w:r>
      <w:r>
        <w:instrText xml:space="preserve"> PAGEREF _Toc354660620 \h </w:instrText>
      </w:r>
      <w:r w:rsidR="002C532E">
        <w:fldChar w:fldCharType="separate"/>
      </w:r>
      <w:r>
        <w:t>53</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Baseline Analysis</w:t>
      </w:r>
      <w:r>
        <w:tab/>
      </w:r>
      <w:r w:rsidR="002C532E">
        <w:fldChar w:fldCharType="begin"/>
      </w:r>
      <w:r>
        <w:instrText xml:space="preserve"> PAGEREF _Toc354660621 \h </w:instrText>
      </w:r>
      <w:r w:rsidR="002C532E">
        <w:fldChar w:fldCharType="separate"/>
      </w:r>
      <w:r>
        <w:t>53</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Alternative Configuration Analysis</w:t>
      </w:r>
      <w:r>
        <w:tab/>
      </w:r>
      <w:r w:rsidR="002C532E">
        <w:fldChar w:fldCharType="begin"/>
      </w:r>
      <w:r>
        <w:instrText xml:space="preserve"> PAGEREF _Toc354660622 \h </w:instrText>
      </w:r>
      <w:r w:rsidR="002C532E">
        <w:fldChar w:fldCharType="separate"/>
      </w:r>
      <w:r>
        <w:t>53</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XI.</w:t>
      </w:r>
      <w:r>
        <w:rPr>
          <w:rFonts w:asciiTheme="minorHAnsi" w:eastAsiaTheme="minorEastAsia" w:hAnsiTheme="minorHAnsi" w:cstheme="minorBidi"/>
          <w:b w:val="0"/>
          <w:caps w:val="0"/>
          <w:color w:val="auto"/>
          <w:sz w:val="22"/>
          <w:szCs w:val="22"/>
          <w:lang w:eastAsia="en-US"/>
        </w:rPr>
        <w:tab/>
      </w:r>
      <w:r>
        <w:t>Summary and Recommendations</w:t>
      </w:r>
      <w:r>
        <w:tab/>
      </w:r>
      <w:r w:rsidR="002C532E">
        <w:fldChar w:fldCharType="begin"/>
      </w:r>
      <w:r>
        <w:instrText xml:space="preserve"> PAGEREF _Toc354660623 \h </w:instrText>
      </w:r>
      <w:r w:rsidR="002C532E">
        <w:fldChar w:fldCharType="separate"/>
      </w:r>
      <w:r>
        <w:t>54</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A.</w:t>
      </w:r>
      <w:r>
        <w:rPr>
          <w:rFonts w:asciiTheme="minorHAnsi" w:eastAsiaTheme="minorEastAsia" w:hAnsiTheme="minorHAnsi" w:cstheme="minorBidi"/>
          <w:b w:val="0"/>
          <w:caps w:val="0"/>
          <w:color w:val="auto"/>
          <w:sz w:val="22"/>
          <w:szCs w:val="22"/>
          <w:lang w:eastAsia="en-US"/>
        </w:rPr>
        <w:tab/>
      </w:r>
      <w:r>
        <w:t>Challenges</w:t>
      </w:r>
      <w:r>
        <w:tab/>
      </w:r>
      <w:r w:rsidR="002C532E">
        <w:fldChar w:fldCharType="begin"/>
      </w:r>
      <w:r>
        <w:instrText xml:space="preserve"> PAGEREF _Toc354660624 \h </w:instrText>
      </w:r>
      <w:r w:rsidR="002C532E">
        <w:fldChar w:fldCharType="separate"/>
      </w:r>
      <w:r>
        <w:t>54</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B.</w:t>
      </w:r>
      <w:r>
        <w:rPr>
          <w:rFonts w:asciiTheme="minorHAnsi" w:eastAsiaTheme="minorEastAsia" w:hAnsiTheme="minorHAnsi" w:cstheme="minorBidi"/>
          <w:b w:val="0"/>
          <w:caps w:val="0"/>
          <w:color w:val="auto"/>
          <w:sz w:val="22"/>
          <w:szCs w:val="22"/>
          <w:lang w:eastAsia="en-US"/>
        </w:rPr>
        <w:tab/>
      </w:r>
      <w:r>
        <w:t>Follow-on Work</w:t>
      </w:r>
      <w:r>
        <w:tab/>
      </w:r>
      <w:r w:rsidR="002C532E">
        <w:fldChar w:fldCharType="begin"/>
      </w:r>
      <w:r>
        <w:instrText xml:space="preserve"> PAGEREF _Toc354660625 \h </w:instrText>
      </w:r>
      <w:r w:rsidR="002C532E">
        <w:fldChar w:fldCharType="separate"/>
      </w:r>
      <w:r>
        <w:t>54</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1.</w:t>
      </w:r>
      <w:r>
        <w:rPr>
          <w:rFonts w:asciiTheme="minorHAnsi" w:eastAsiaTheme="minorEastAsia" w:hAnsiTheme="minorHAnsi" w:cstheme="minorBidi"/>
          <w:b w:val="0"/>
          <w:color w:val="auto"/>
          <w:sz w:val="22"/>
          <w:szCs w:val="22"/>
          <w:lang w:eastAsia="en-US"/>
        </w:rPr>
        <w:tab/>
      </w:r>
      <w:r>
        <w:t>Dashboard</w:t>
      </w:r>
      <w:r>
        <w:tab/>
      </w:r>
      <w:r w:rsidR="002C532E">
        <w:fldChar w:fldCharType="begin"/>
      </w:r>
      <w:r>
        <w:instrText xml:space="preserve"> PAGEREF _Toc354660626 \h </w:instrText>
      </w:r>
      <w:r w:rsidR="002C532E">
        <w:fldChar w:fldCharType="separate"/>
      </w:r>
      <w:r>
        <w:t>54</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2.</w:t>
      </w:r>
      <w:r>
        <w:rPr>
          <w:rFonts w:asciiTheme="minorHAnsi" w:eastAsiaTheme="minorEastAsia" w:hAnsiTheme="minorHAnsi" w:cstheme="minorBidi"/>
          <w:b w:val="0"/>
          <w:color w:val="auto"/>
          <w:sz w:val="22"/>
          <w:szCs w:val="22"/>
          <w:lang w:eastAsia="en-US"/>
        </w:rPr>
        <w:tab/>
      </w:r>
      <w:r>
        <w:t>Closer modeling of 2</w:t>
      </w:r>
      <w:r w:rsidRPr="007A0F60">
        <w:rPr>
          <w:vertAlign w:val="superscript"/>
        </w:rPr>
        <w:t>nd</w:t>
      </w:r>
      <w:r>
        <w:t xml:space="preserve"> order effects</w:t>
      </w:r>
      <w:r>
        <w:tab/>
      </w:r>
      <w:r w:rsidR="002C532E">
        <w:fldChar w:fldCharType="begin"/>
      </w:r>
      <w:r>
        <w:instrText xml:space="preserve"> PAGEREF _Toc354660627 \h </w:instrText>
      </w:r>
      <w:r w:rsidR="002C532E">
        <w:fldChar w:fldCharType="separate"/>
      </w:r>
      <w:r>
        <w:t>54</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3.</w:t>
      </w:r>
      <w:r>
        <w:rPr>
          <w:rFonts w:asciiTheme="minorHAnsi" w:eastAsiaTheme="minorEastAsia" w:hAnsiTheme="minorHAnsi" w:cstheme="minorBidi"/>
          <w:b w:val="0"/>
          <w:color w:val="auto"/>
          <w:sz w:val="22"/>
          <w:szCs w:val="22"/>
          <w:lang w:eastAsia="en-US"/>
        </w:rPr>
        <w:tab/>
      </w:r>
      <w:r>
        <w:t>Investigation of emerging technologies</w:t>
      </w:r>
      <w:r>
        <w:tab/>
      </w:r>
      <w:r w:rsidR="002C532E">
        <w:fldChar w:fldCharType="begin"/>
      </w:r>
      <w:r>
        <w:instrText xml:space="preserve"> PAGEREF _Toc354660628 \h </w:instrText>
      </w:r>
      <w:r w:rsidR="002C532E">
        <w:fldChar w:fldCharType="separate"/>
      </w:r>
      <w:r>
        <w:t>55</w:t>
      </w:r>
      <w:r w:rsidR="002C532E">
        <w:fldChar w:fldCharType="end"/>
      </w:r>
    </w:p>
    <w:p w:rsidR="002A6E08" w:rsidRDefault="002A6E08">
      <w:pPr>
        <w:pStyle w:val="TOC3"/>
        <w:rPr>
          <w:rFonts w:asciiTheme="minorHAnsi" w:eastAsiaTheme="minorEastAsia" w:hAnsiTheme="minorHAnsi" w:cstheme="minorBidi"/>
          <w:b w:val="0"/>
          <w:color w:val="auto"/>
          <w:sz w:val="22"/>
          <w:szCs w:val="22"/>
          <w:lang w:eastAsia="en-US"/>
        </w:rPr>
      </w:pPr>
      <w:r>
        <w:t>4.</w:t>
      </w:r>
      <w:r>
        <w:rPr>
          <w:rFonts w:asciiTheme="minorHAnsi" w:eastAsiaTheme="minorEastAsia" w:hAnsiTheme="minorHAnsi" w:cstheme="minorBidi"/>
          <w:b w:val="0"/>
          <w:color w:val="auto"/>
          <w:sz w:val="22"/>
          <w:szCs w:val="22"/>
          <w:lang w:eastAsia="en-US"/>
        </w:rPr>
        <w:tab/>
      </w:r>
      <w:r>
        <w:t>Broadening of the trade space</w:t>
      </w:r>
      <w:r>
        <w:tab/>
      </w:r>
      <w:r w:rsidR="002C532E">
        <w:fldChar w:fldCharType="begin"/>
      </w:r>
      <w:r>
        <w:instrText xml:space="preserve"> PAGEREF _Toc354660629 \h </w:instrText>
      </w:r>
      <w:r w:rsidR="002C532E">
        <w:fldChar w:fldCharType="separate"/>
      </w:r>
      <w:r>
        <w:t>55</w:t>
      </w:r>
      <w:r w:rsidR="002C532E">
        <w:fldChar w:fldCharType="end"/>
      </w:r>
    </w:p>
    <w:p w:rsidR="002A6E08" w:rsidRDefault="002A6E08">
      <w:pPr>
        <w:pStyle w:val="TOC2"/>
        <w:rPr>
          <w:rFonts w:asciiTheme="minorHAnsi" w:eastAsiaTheme="minorEastAsia" w:hAnsiTheme="minorHAnsi" w:cstheme="minorBidi"/>
          <w:b w:val="0"/>
          <w:caps w:val="0"/>
          <w:color w:val="auto"/>
          <w:sz w:val="22"/>
          <w:szCs w:val="22"/>
          <w:lang w:eastAsia="en-US"/>
        </w:rPr>
      </w:pPr>
      <w:r>
        <w:t>C.</w:t>
      </w:r>
      <w:r>
        <w:rPr>
          <w:rFonts w:asciiTheme="minorHAnsi" w:eastAsiaTheme="minorEastAsia" w:hAnsiTheme="minorHAnsi" w:cstheme="minorBidi"/>
          <w:b w:val="0"/>
          <w:caps w:val="0"/>
          <w:color w:val="auto"/>
          <w:sz w:val="22"/>
          <w:szCs w:val="22"/>
          <w:lang w:eastAsia="en-US"/>
        </w:rPr>
        <w:tab/>
      </w:r>
      <w:r>
        <w:t>Recommendations</w:t>
      </w:r>
      <w:r>
        <w:tab/>
      </w:r>
      <w:r w:rsidR="002C532E">
        <w:fldChar w:fldCharType="begin"/>
      </w:r>
      <w:r>
        <w:instrText xml:space="preserve"> PAGEREF _Toc354660630 \h </w:instrText>
      </w:r>
      <w:r w:rsidR="002C532E">
        <w:fldChar w:fldCharType="separate"/>
      </w:r>
      <w:r>
        <w:t>55</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Appendix A: Reference Models for Simulations</w:t>
      </w:r>
      <w:r>
        <w:tab/>
      </w:r>
      <w:r w:rsidR="002C532E">
        <w:fldChar w:fldCharType="begin"/>
      </w:r>
      <w:r>
        <w:instrText xml:space="preserve"> PAGEREF _Toc354660631 \h </w:instrText>
      </w:r>
      <w:r w:rsidR="002C532E">
        <w:fldChar w:fldCharType="separate"/>
      </w:r>
      <w:r>
        <w:t>56</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Appendix B: Simulation Output Data</w:t>
      </w:r>
      <w:r>
        <w:tab/>
      </w:r>
      <w:r w:rsidR="002C532E">
        <w:fldChar w:fldCharType="begin"/>
      </w:r>
      <w:r>
        <w:instrText xml:space="preserve"> PAGEREF _Toc354660632 \h </w:instrText>
      </w:r>
      <w:r w:rsidR="002C532E">
        <w:fldChar w:fldCharType="separate"/>
      </w:r>
      <w:r>
        <w:t>57</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LIST OF REFERENCES</w:t>
      </w:r>
      <w:r>
        <w:tab/>
      </w:r>
      <w:r w:rsidR="002C532E">
        <w:fldChar w:fldCharType="begin"/>
      </w:r>
      <w:r>
        <w:instrText xml:space="preserve"> PAGEREF _Toc354660633 \h </w:instrText>
      </w:r>
      <w:r w:rsidR="002C532E">
        <w:fldChar w:fldCharType="separate"/>
      </w:r>
      <w:r>
        <w:t>58</w:t>
      </w:r>
      <w:r w:rsidR="002C532E">
        <w:fldChar w:fldCharType="end"/>
      </w:r>
    </w:p>
    <w:p w:rsidR="002A6E08" w:rsidRDefault="002A6E08">
      <w:pPr>
        <w:pStyle w:val="TOC1"/>
        <w:rPr>
          <w:rFonts w:asciiTheme="minorHAnsi" w:eastAsiaTheme="minorEastAsia" w:hAnsiTheme="minorHAnsi" w:cstheme="minorBidi"/>
          <w:b w:val="0"/>
          <w:caps w:val="0"/>
          <w:color w:val="auto"/>
          <w:sz w:val="22"/>
          <w:szCs w:val="22"/>
          <w:lang w:eastAsia="en-US"/>
        </w:rPr>
      </w:pPr>
      <w:r>
        <w:t>INITIAL DISTRIBUTION LIST</w:t>
      </w:r>
      <w:r>
        <w:tab/>
      </w:r>
      <w:r w:rsidR="002C532E">
        <w:fldChar w:fldCharType="begin"/>
      </w:r>
      <w:r>
        <w:instrText xml:space="preserve"> PAGEREF _Toc354660634 \h </w:instrText>
      </w:r>
      <w:r w:rsidR="002C532E">
        <w:fldChar w:fldCharType="separate"/>
      </w:r>
      <w:r>
        <w:t>62</w:t>
      </w:r>
      <w:r w:rsidR="002C532E">
        <w:fldChar w:fldCharType="end"/>
      </w:r>
    </w:p>
    <w:p w:rsidR="00702FBA" w:rsidRDefault="002C532E" w:rsidP="008234A2">
      <w:pPr>
        <w:pStyle w:val="TOC1"/>
      </w:pPr>
      <w:r>
        <w:rPr>
          <w:b w:val="0"/>
          <w:caps w:val="0"/>
          <w:sz w:val="28"/>
        </w:rPr>
        <w:fldChar w:fldCharType="end"/>
      </w:r>
    </w:p>
    <w:p w:rsidR="009A27C6" w:rsidRDefault="005903F9" w:rsidP="002A6E08">
      <w:pPr>
        <w:pStyle w:val="TableofFigures"/>
      </w:pPr>
      <w:r>
        <w:br w:type="page"/>
      </w:r>
    </w:p>
    <w:p w:rsidR="00702FBA" w:rsidRDefault="00702FBA" w:rsidP="003A2AA2">
      <w:pPr>
        <w:pStyle w:val="BLANKPAGE"/>
      </w:pPr>
      <w:r>
        <w:lastRenderedPageBreak/>
        <w:t xml:space="preserve">THIS PAGE INTENTIONALLY LEFT BLANK </w:t>
      </w:r>
    </w:p>
    <w:p w:rsidR="00702FBA" w:rsidRDefault="00702FBA" w:rsidP="008234A2">
      <w:pPr>
        <w:pStyle w:val="CoverPageHeading"/>
      </w:pPr>
      <w:r>
        <w:br w:type="page"/>
      </w:r>
      <w:r>
        <w:lastRenderedPageBreak/>
        <w:t xml:space="preserve">LIST OF </w:t>
      </w:r>
      <w:commentRangeStart w:id="7"/>
      <w:r>
        <w:t>FIGURES</w:t>
      </w:r>
      <w:commentRangeEnd w:id="7"/>
      <w:r w:rsidR="00637FAE">
        <w:rPr>
          <w:rStyle w:val="CommentReference"/>
          <w:b w:val="0"/>
          <w:szCs w:val="20"/>
        </w:rPr>
        <w:commentReference w:id="7"/>
      </w:r>
    </w:p>
    <w:p w:rsidR="002A6E08" w:rsidRDefault="002C532E" w:rsidP="002A6E08">
      <w:pPr>
        <w:pStyle w:val="TableofFigures"/>
        <w:rPr>
          <w:rFonts w:asciiTheme="minorHAnsi" w:eastAsiaTheme="minorEastAsia" w:hAnsiTheme="minorHAnsi" w:cstheme="minorBidi"/>
          <w:color w:val="auto"/>
          <w:sz w:val="22"/>
          <w:szCs w:val="22"/>
          <w:lang w:eastAsia="en-US"/>
        </w:rPr>
      </w:pPr>
      <w:r w:rsidRPr="002C532E">
        <w:fldChar w:fldCharType="begin"/>
      </w:r>
      <w:r w:rsidR="009A27C6">
        <w:instrText xml:space="preserve"> TOC \h \z \c "Figure" </w:instrText>
      </w:r>
      <w:r w:rsidRPr="002C532E">
        <w:fldChar w:fldCharType="separate"/>
      </w:r>
      <w:hyperlink w:anchor="_Toc354660635" w:history="1">
        <w:r w:rsidR="002A6E08" w:rsidRPr="002B4C8C">
          <w:rPr>
            <w:rStyle w:val="Hyperlink"/>
          </w:rPr>
          <w:t>Figure 1 Army survivability project using MBSE process (from Professor Gene Paulo)</w:t>
        </w:r>
        <w:r w:rsidR="002A6E08">
          <w:rPr>
            <w:webHidden/>
          </w:rPr>
          <w:tab/>
        </w:r>
        <w:r>
          <w:rPr>
            <w:webHidden/>
          </w:rPr>
          <w:fldChar w:fldCharType="begin"/>
        </w:r>
        <w:r w:rsidR="002A6E08">
          <w:rPr>
            <w:webHidden/>
          </w:rPr>
          <w:instrText xml:space="preserve"> PAGEREF _Toc354660635 \h </w:instrText>
        </w:r>
        <w:r>
          <w:rPr>
            <w:webHidden/>
          </w:rPr>
        </w:r>
        <w:r>
          <w:rPr>
            <w:webHidden/>
          </w:rPr>
          <w:fldChar w:fldCharType="separate"/>
        </w:r>
        <w:r w:rsidR="002A6E08">
          <w:rPr>
            <w:webHidden/>
          </w:rPr>
          <w:t>11</w:t>
        </w:r>
        <w:r>
          <w:rPr>
            <w:webHidden/>
          </w:rPr>
          <w:fldChar w:fldCharType="end"/>
        </w:r>
      </w:hyperlink>
    </w:p>
    <w:p w:rsidR="002A6E08" w:rsidRDefault="002C532E" w:rsidP="002A6E08">
      <w:pPr>
        <w:pStyle w:val="TableofFigures"/>
        <w:rPr>
          <w:rFonts w:asciiTheme="minorHAnsi" w:eastAsiaTheme="minorEastAsia" w:hAnsiTheme="minorHAnsi" w:cstheme="minorBidi"/>
          <w:color w:val="auto"/>
          <w:sz w:val="22"/>
          <w:szCs w:val="22"/>
          <w:lang w:eastAsia="en-US"/>
        </w:rPr>
      </w:pPr>
      <w:hyperlink w:anchor="_Toc354660636" w:history="1">
        <w:r w:rsidR="002A6E08" w:rsidRPr="002B4C8C">
          <w:rPr>
            <w:rStyle w:val="Hyperlink"/>
          </w:rPr>
          <w:t>Figure 2 SoS SE elements and relationships (from (Systems Engineering Guide for Systems of Systems, 2008, p. 30)</w:t>
        </w:r>
        <w:r w:rsidR="002A6E08">
          <w:rPr>
            <w:webHidden/>
          </w:rPr>
          <w:tab/>
        </w:r>
        <w:r>
          <w:rPr>
            <w:webHidden/>
          </w:rPr>
          <w:fldChar w:fldCharType="begin"/>
        </w:r>
        <w:r w:rsidR="002A6E08">
          <w:rPr>
            <w:webHidden/>
          </w:rPr>
          <w:instrText xml:space="preserve"> PAGEREF _Toc354660636 \h </w:instrText>
        </w:r>
        <w:r>
          <w:rPr>
            <w:webHidden/>
          </w:rPr>
        </w:r>
        <w:r>
          <w:rPr>
            <w:webHidden/>
          </w:rPr>
          <w:fldChar w:fldCharType="separate"/>
        </w:r>
        <w:r w:rsidR="002A6E08">
          <w:rPr>
            <w:webHidden/>
          </w:rPr>
          <w:t>12</w:t>
        </w:r>
        <w:r>
          <w:rPr>
            <w:webHidden/>
          </w:rPr>
          <w:fldChar w:fldCharType="end"/>
        </w:r>
      </w:hyperlink>
    </w:p>
    <w:p w:rsidR="002A6E08" w:rsidRDefault="002C532E" w:rsidP="002A6E08">
      <w:pPr>
        <w:pStyle w:val="TableofFigures"/>
        <w:rPr>
          <w:rFonts w:asciiTheme="minorHAnsi" w:eastAsiaTheme="minorEastAsia" w:hAnsiTheme="minorHAnsi" w:cstheme="minorBidi"/>
          <w:color w:val="auto"/>
          <w:sz w:val="22"/>
          <w:szCs w:val="22"/>
          <w:lang w:eastAsia="en-US"/>
        </w:rPr>
      </w:pPr>
      <w:hyperlink w:anchor="_Toc354660637" w:history="1">
        <w:r w:rsidR="002A6E08" w:rsidRPr="002B4C8C">
          <w:rPr>
            <w:rStyle w:val="Hyperlink"/>
          </w:rPr>
          <w:t>Figure 3 MBSE process for ground systems survivability robustness</w:t>
        </w:r>
        <w:r w:rsidR="002A6E08">
          <w:rPr>
            <w:webHidden/>
          </w:rPr>
          <w:tab/>
        </w:r>
        <w:r>
          <w:rPr>
            <w:webHidden/>
          </w:rPr>
          <w:fldChar w:fldCharType="begin"/>
        </w:r>
        <w:r w:rsidR="002A6E08">
          <w:rPr>
            <w:webHidden/>
          </w:rPr>
          <w:instrText xml:space="preserve"> PAGEREF _Toc354660637 \h </w:instrText>
        </w:r>
        <w:r>
          <w:rPr>
            <w:webHidden/>
          </w:rPr>
        </w:r>
        <w:r>
          <w:rPr>
            <w:webHidden/>
          </w:rPr>
          <w:fldChar w:fldCharType="separate"/>
        </w:r>
        <w:r w:rsidR="002A6E08">
          <w:rPr>
            <w:webHidden/>
          </w:rPr>
          <w:t>14</w:t>
        </w:r>
        <w:r>
          <w:rPr>
            <w:webHidden/>
          </w:rPr>
          <w:fldChar w:fldCharType="end"/>
        </w:r>
      </w:hyperlink>
    </w:p>
    <w:p w:rsidR="002A6E08" w:rsidRDefault="002C532E" w:rsidP="002A6E08">
      <w:pPr>
        <w:pStyle w:val="TableofFigures"/>
        <w:rPr>
          <w:rFonts w:asciiTheme="minorHAnsi" w:eastAsiaTheme="minorEastAsia" w:hAnsiTheme="minorHAnsi" w:cstheme="minorBidi"/>
          <w:color w:val="auto"/>
          <w:sz w:val="22"/>
          <w:szCs w:val="22"/>
          <w:lang w:eastAsia="en-US"/>
        </w:rPr>
      </w:pPr>
      <w:hyperlink w:anchor="_Toc354660638" w:history="1">
        <w:r w:rsidR="002A6E08" w:rsidRPr="002B4C8C">
          <w:rPr>
            <w:rStyle w:val="Hyperlink"/>
          </w:rPr>
          <w:t>Figure 4 Stakeholder values</w:t>
        </w:r>
        <w:r w:rsidR="002A6E08">
          <w:rPr>
            <w:webHidden/>
          </w:rPr>
          <w:tab/>
        </w:r>
        <w:r>
          <w:rPr>
            <w:webHidden/>
          </w:rPr>
          <w:fldChar w:fldCharType="begin"/>
        </w:r>
        <w:r w:rsidR="002A6E08">
          <w:rPr>
            <w:webHidden/>
          </w:rPr>
          <w:instrText xml:space="preserve"> PAGEREF _Toc354660638 \h </w:instrText>
        </w:r>
        <w:r>
          <w:rPr>
            <w:webHidden/>
          </w:rPr>
        </w:r>
        <w:r>
          <w:rPr>
            <w:webHidden/>
          </w:rPr>
          <w:fldChar w:fldCharType="separate"/>
        </w:r>
        <w:r w:rsidR="002A6E08">
          <w:rPr>
            <w:webHidden/>
          </w:rPr>
          <w:t>19</w:t>
        </w:r>
        <w:r>
          <w:rPr>
            <w:webHidden/>
          </w:rPr>
          <w:fldChar w:fldCharType="end"/>
        </w:r>
      </w:hyperlink>
    </w:p>
    <w:p w:rsidR="002A6E08" w:rsidRDefault="002C532E" w:rsidP="002A6E08">
      <w:pPr>
        <w:pStyle w:val="TableofFigures"/>
        <w:rPr>
          <w:rFonts w:asciiTheme="minorHAnsi" w:eastAsiaTheme="minorEastAsia" w:hAnsiTheme="minorHAnsi" w:cstheme="minorBidi"/>
          <w:color w:val="auto"/>
          <w:sz w:val="22"/>
          <w:szCs w:val="22"/>
          <w:lang w:eastAsia="en-US"/>
        </w:rPr>
      </w:pPr>
      <w:hyperlink w:anchor="_Toc354660639" w:history="1">
        <w:r w:rsidR="002A6E08" w:rsidRPr="002B4C8C">
          <w:rPr>
            <w:rStyle w:val="Hyperlink"/>
          </w:rPr>
          <w:t>Figure 5 Initial order of battle</w:t>
        </w:r>
        <w:r w:rsidR="002A6E08">
          <w:rPr>
            <w:webHidden/>
          </w:rPr>
          <w:tab/>
        </w:r>
        <w:r>
          <w:rPr>
            <w:webHidden/>
          </w:rPr>
          <w:fldChar w:fldCharType="begin"/>
        </w:r>
        <w:r w:rsidR="002A6E08">
          <w:rPr>
            <w:webHidden/>
          </w:rPr>
          <w:instrText xml:space="preserve"> PAGEREF _Toc354660639 \h </w:instrText>
        </w:r>
        <w:r>
          <w:rPr>
            <w:webHidden/>
          </w:rPr>
        </w:r>
        <w:r>
          <w:rPr>
            <w:webHidden/>
          </w:rPr>
          <w:fldChar w:fldCharType="separate"/>
        </w:r>
        <w:r w:rsidR="002A6E08">
          <w:rPr>
            <w:webHidden/>
          </w:rPr>
          <w:t>22</w:t>
        </w:r>
        <w:r>
          <w:rPr>
            <w:webHidden/>
          </w:rPr>
          <w:fldChar w:fldCharType="end"/>
        </w:r>
      </w:hyperlink>
    </w:p>
    <w:p w:rsidR="002A6E08" w:rsidRDefault="002C532E" w:rsidP="002A6E08">
      <w:pPr>
        <w:pStyle w:val="TableofFigures"/>
        <w:rPr>
          <w:rFonts w:asciiTheme="minorHAnsi" w:eastAsiaTheme="minorEastAsia" w:hAnsiTheme="minorHAnsi" w:cstheme="minorBidi"/>
          <w:color w:val="auto"/>
          <w:sz w:val="22"/>
          <w:szCs w:val="22"/>
          <w:lang w:eastAsia="en-US"/>
        </w:rPr>
      </w:pPr>
      <w:hyperlink w:anchor="_Toc354660640" w:history="1">
        <w:r w:rsidR="002A6E08" w:rsidRPr="002B4C8C">
          <w:rPr>
            <w:rStyle w:val="Hyperlink"/>
          </w:rPr>
          <w:t>Figure 6 OV-1 Initial force disposition (after Treml)</w:t>
        </w:r>
        <w:r w:rsidR="002A6E08">
          <w:rPr>
            <w:webHidden/>
          </w:rPr>
          <w:tab/>
        </w:r>
        <w:r>
          <w:rPr>
            <w:webHidden/>
          </w:rPr>
          <w:fldChar w:fldCharType="begin"/>
        </w:r>
        <w:r w:rsidR="002A6E08">
          <w:rPr>
            <w:webHidden/>
          </w:rPr>
          <w:instrText xml:space="preserve"> PAGEREF _Toc354660640 \h </w:instrText>
        </w:r>
        <w:r>
          <w:rPr>
            <w:webHidden/>
          </w:rPr>
        </w:r>
        <w:r>
          <w:rPr>
            <w:webHidden/>
          </w:rPr>
          <w:fldChar w:fldCharType="separate"/>
        </w:r>
        <w:r w:rsidR="002A6E08">
          <w:rPr>
            <w:webHidden/>
          </w:rPr>
          <w:t>23</w:t>
        </w:r>
        <w:r>
          <w:rPr>
            <w:webHidden/>
          </w:rPr>
          <w:fldChar w:fldCharType="end"/>
        </w:r>
      </w:hyperlink>
    </w:p>
    <w:p w:rsidR="002A6E08" w:rsidRDefault="002C532E" w:rsidP="002A6E08">
      <w:pPr>
        <w:pStyle w:val="TableofFigures"/>
        <w:rPr>
          <w:rFonts w:asciiTheme="minorHAnsi" w:eastAsiaTheme="minorEastAsia" w:hAnsiTheme="minorHAnsi" w:cstheme="minorBidi"/>
          <w:color w:val="auto"/>
          <w:sz w:val="22"/>
          <w:szCs w:val="22"/>
          <w:lang w:eastAsia="en-US"/>
        </w:rPr>
      </w:pPr>
      <w:hyperlink w:anchor="_Toc354660641" w:history="1">
        <w:r w:rsidR="002A6E08" w:rsidRPr="002B4C8C">
          <w:rPr>
            <w:rStyle w:val="Hyperlink"/>
          </w:rPr>
          <w:t>Figure 7 Red force defensive positions (from (Treml))</w:t>
        </w:r>
        <w:r w:rsidR="002A6E08">
          <w:rPr>
            <w:webHidden/>
          </w:rPr>
          <w:tab/>
        </w:r>
        <w:r>
          <w:rPr>
            <w:webHidden/>
          </w:rPr>
          <w:fldChar w:fldCharType="begin"/>
        </w:r>
        <w:r w:rsidR="002A6E08">
          <w:rPr>
            <w:webHidden/>
          </w:rPr>
          <w:instrText xml:space="preserve"> PAGEREF _Toc354660641 \h </w:instrText>
        </w:r>
        <w:r>
          <w:rPr>
            <w:webHidden/>
          </w:rPr>
        </w:r>
        <w:r>
          <w:rPr>
            <w:webHidden/>
          </w:rPr>
          <w:fldChar w:fldCharType="separate"/>
        </w:r>
        <w:r w:rsidR="002A6E08">
          <w:rPr>
            <w:webHidden/>
          </w:rPr>
          <w:t>25</w:t>
        </w:r>
        <w:r>
          <w:rPr>
            <w:webHidden/>
          </w:rPr>
          <w:fldChar w:fldCharType="end"/>
        </w:r>
      </w:hyperlink>
    </w:p>
    <w:p w:rsidR="00702FBA" w:rsidRDefault="002C532E" w:rsidP="009A27C6">
      <w:pPr>
        <w:pStyle w:val="BLANKPAGE"/>
      </w:pPr>
      <w:r>
        <w:fldChar w:fldCharType="end"/>
      </w:r>
      <w:r w:rsidR="00702FBA">
        <w:br w:type="page"/>
      </w:r>
      <w:r w:rsidR="00702FBA">
        <w:lastRenderedPageBreak/>
        <w:t>THIS PAGE INTENTIONALLY LEFT BLANK</w:t>
      </w:r>
    </w:p>
    <w:p w:rsidR="00702FBA" w:rsidRDefault="00702FBA" w:rsidP="008234A2">
      <w:pPr>
        <w:pStyle w:val="CoverPageHeading"/>
      </w:pPr>
      <w:r>
        <w:br w:type="page"/>
      </w:r>
      <w:r>
        <w:lastRenderedPageBreak/>
        <w:t>LIST OF TABLES</w:t>
      </w:r>
    </w:p>
    <w:p w:rsidR="00F956DA" w:rsidRDefault="002C532E" w:rsidP="002A6E08">
      <w:pPr>
        <w:pStyle w:val="TableofFigures"/>
        <w:rPr>
          <w:rFonts w:asciiTheme="minorHAnsi" w:eastAsiaTheme="minorEastAsia" w:hAnsiTheme="minorHAnsi" w:cstheme="minorBidi"/>
          <w:color w:val="auto"/>
          <w:sz w:val="22"/>
          <w:szCs w:val="22"/>
          <w:lang w:eastAsia="en-US"/>
        </w:rPr>
      </w:pPr>
      <w:r>
        <w:fldChar w:fldCharType="begin"/>
      </w:r>
      <w:r w:rsidR="00F956DA">
        <w:instrText xml:space="preserve"> TOC \p " " \t "Table Caption,1" \c "Table" </w:instrText>
      </w:r>
      <w:r>
        <w:fldChar w:fldCharType="separate"/>
      </w:r>
      <w:r w:rsidR="00F956DA">
        <w:t xml:space="preserve">Table 1 Stakeholders and users </w:t>
      </w:r>
      <w:r>
        <w:fldChar w:fldCharType="begin"/>
      </w:r>
      <w:r w:rsidR="00F956DA">
        <w:instrText xml:space="preserve"> PAGEREF _Toc354430138 \h </w:instrText>
      </w:r>
      <w:r>
        <w:fldChar w:fldCharType="separate"/>
      </w:r>
      <w:r w:rsidR="00F956DA">
        <w:t>16</w:t>
      </w:r>
      <w:r>
        <w:fldChar w:fldCharType="end"/>
      </w:r>
    </w:p>
    <w:p w:rsidR="00702FBA" w:rsidRDefault="002C532E" w:rsidP="008234A2">
      <w:pPr>
        <w:pStyle w:val="BLANKPAGE"/>
      </w:pPr>
      <w:r>
        <w:rPr>
          <w:rFonts w:eastAsia="Arial Unicode MS"/>
          <w:noProof/>
          <w:lang w:eastAsia="ko-KR"/>
        </w:rPr>
        <w:fldChar w:fldCharType="end"/>
      </w:r>
      <w:r w:rsidR="00702FBA">
        <w:br w:type="page"/>
      </w:r>
      <w:r w:rsidR="00702FBA">
        <w:lastRenderedPageBreak/>
        <w:t>THIS PAGE INTENTIONALLY LEFT BLANK</w:t>
      </w:r>
    </w:p>
    <w:p w:rsidR="00702FBA" w:rsidRDefault="00702FBA" w:rsidP="008234A2">
      <w:pPr>
        <w:pStyle w:val="CoverPageHeading"/>
      </w:pPr>
      <w:r>
        <w:br w:type="page"/>
      </w:r>
      <w:r>
        <w:lastRenderedPageBreak/>
        <w:t>LIST OF ACRONYMS AND ABBREVIATIONS</w:t>
      </w:r>
    </w:p>
    <w:p w:rsidR="008447B5" w:rsidRPr="00AF2995" w:rsidRDefault="008447B5" w:rsidP="008447B5">
      <w:pPr>
        <w:tabs>
          <w:tab w:val="left" w:pos="3600"/>
        </w:tabs>
        <w:rPr>
          <w:b/>
          <w:u w:val="single"/>
        </w:rPr>
      </w:pPr>
      <w:r w:rsidRPr="00AF2995">
        <w:rPr>
          <w:b/>
          <w:u w:val="single"/>
        </w:rPr>
        <w:t>A</w:t>
      </w:r>
      <w:r>
        <w:rPr>
          <w:b/>
          <w:u w:val="single"/>
        </w:rPr>
        <w:t>cronym</w:t>
      </w:r>
      <w:r>
        <w:rPr>
          <w:b/>
          <w:u w:val="single"/>
        </w:rPr>
        <w:tab/>
      </w:r>
      <w:r w:rsidRPr="00AF2995">
        <w:rPr>
          <w:b/>
          <w:u w:val="single"/>
        </w:rPr>
        <w:t>Definition</w:t>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r w:rsidRPr="00AF2995">
        <w:rPr>
          <w:b/>
          <w:u w:val="single"/>
        </w:rPr>
        <w:tab/>
      </w:r>
    </w:p>
    <w:p w:rsidR="008447B5" w:rsidRPr="00A96C03" w:rsidRDefault="008447B5" w:rsidP="008447B5">
      <w:pPr>
        <w:tabs>
          <w:tab w:val="left" w:pos="3600"/>
        </w:tabs>
      </w:pPr>
      <w:r w:rsidRPr="00A96C03">
        <w:t>AMC</w:t>
      </w:r>
      <w:r w:rsidRPr="00A96C03">
        <w:tab/>
        <w:t>Army Materiel Command</w:t>
      </w:r>
    </w:p>
    <w:p w:rsidR="008447B5" w:rsidRPr="00A96C03" w:rsidRDefault="008447B5" w:rsidP="008447B5">
      <w:pPr>
        <w:tabs>
          <w:tab w:val="left" w:pos="3600"/>
        </w:tabs>
      </w:pPr>
      <w:r w:rsidRPr="00A96C03">
        <w:t xml:space="preserve">AUTL </w:t>
      </w:r>
      <w:r w:rsidRPr="00A96C03">
        <w:tab/>
        <w:t>Army Universal Task List</w:t>
      </w:r>
    </w:p>
    <w:p w:rsidR="007F6847" w:rsidRDefault="007F6847" w:rsidP="008447B5">
      <w:pPr>
        <w:tabs>
          <w:tab w:val="left" w:pos="3600"/>
        </w:tabs>
      </w:pPr>
      <w:r w:rsidRPr="00A96C03">
        <w:t>Bn</w:t>
      </w:r>
      <w:r w:rsidRPr="00A96C03">
        <w:tab/>
        <w:t>Battalion</w:t>
      </w:r>
    </w:p>
    <w:p w:rsidR="005707AB" w:rsidRDefault="005707AB" w:rsidP="005707AB">
      <w:pPr>
        <w:tabs>
          <w:tab w:val="left" w:pos="3600"/>
        </w:tabs>
      </w:pPr>
      <w:r>
        <w:t>BoE</w:t>
      </w:r>
      <w:r>
        <w:tab/>
        <w:t xml:space="preserve">Back of the envelope </w:t>
      </w:r>
    </w:p>
    <w:p w:rsidR="00094683" w:rsidRDefault="00094683" w:rsidP="008447B5">
      <w:pPr>
        <w:tabs>
          <w:tab w:val="left" w:pos="3600"/>
        </w:tabs>
      </w:pPr>
      <w:r>
        <w:rPr>
          <w:lang w:eastAsia="en-US"/>
        </w:rPr>
        <w:t>CAB</w:t>
      </w:r>
      <w:r>
        <w:tab/>
      </w:r>
      <w:r w:rsidRPr="00BC0AA0">
        <w:rPr>
          <w:lang w:eastAsia="en-US"/>
        </w:rPr>
        <w:t>Combined Arms Battalion</w:t>
      </w:r>
      <w:r>
        <w:rPr>
          <w:lang w:eastAsia="en-US"/>
        </w:rPr>
        <w:t xml:space="preserve"> </w:t>
      </w:r>
    </w:p>
    <w:p w:rsidR="008447B5" w:rsidRPr="0099092B" w:rsidRDefault="008447B5" w:rsidP="008447B5">
      <w:pPr>
        <w:tabs>
          <w:tab w:val="left" w:pos="3600"/>
        </w:tabs>
      </w:pPr>
      <w:r w:rsidRPr="0099092B">
        <w:t>CAP</w:t>
      </w:r>
      <w:r w:rsidRPr="0099092B">
        <w:tab/>
        <w:t>Corrective Action Plan</w:t>
      </w:r>
    </w:p>
    <w:p w:rsidR="008447B5" w:rsidRPr="0099092B" w:rsidRDefault="008447B5" w:rsidP="008447B5">
      <w:pPr>
        <w:tabs>
          <w:tab w:val="left" w:pos="3600"/>
        </w:tabs>
      </w:pPr>
      <w:r w:rsidRPr="0099092B">
        <w:t>CDD</w:t>
      </w:r>
      <w:r w:rsidRPr="0099092B">
        <w:tab/>
        <w:t>Capability Development Document</w:t>
      </w:r>
    </w:p>
    <w:p w:rsidR="008447B5" w:rsidRPr="0099092B" w:rsidRDefault="008447B5" w:rsidP="008447B5">
      <w:pPr>
        <w:tabs>
          <w:tab w:val="left" w:pos="3600"/>
        </w:tabs>
      </w:pPr>
      <w:r w:rsidRPr="0099092B">
        <w:t>CMP</w:t>
      </w:r>
      <w:r w:rsidRPr="0099092B">
        <w:tab/>
        <w:t>Configuration Management Plan</w:t>
      </w:r>
    </w:p>
    <w:p w:rsidR="008447B5" w:rsidRPr="0099092B" w:rsidRDefault="008447B5" w:rsidP="008447B5">
      <w:pPr>
        <w:tabs>
          <w:tab w:val="left" w:pos="3600"/>
        </w:tabs>
      </w:pPr>
      <w:r w:rsidRPr="0099092B">
        <w:t>CONOPS</w:t>
      </w:r>
      <w:r w:rsidRPr="0099092B">
        <w:tab/>
        <w:t>Concept of Operations</w:t>
      </w:r>
    </w:p>
    <w:p w:rsidR="008447B5" w:rsidRPr="0099092B" w:rsidRDefault="008447B5" w:rsidP="008447B5">
      <w:pPr>
        <w:tabs>
          <w:tab w:val="left" w:pos="3600"/>
        </w:tabs>
      </w:pPr>
      <w:r w:rsidRPr="0099092B">
        <w:t>DAG</w:t>
      </w:r>
      <w:r w:rsidRPr="0099092B">
        <w:tab/>
        <w:t>Defense Acquisition Guidebook</w:t>
      </w:r>
    </w:p>
    <w:p w:rsidR="008447B5" w:rsidRDefault="008447B5" w:rsidP="008447B5">
      <w:pPr>
        <w:tabs>
          <w:tab w:val="left" w:pos="3600"/>
        </w:tabs>
      </w:pPr>
      <w:r w:rsidRPr="0099092B">
        <w:t xml:space="preserve">DM </w:t>
      </w:r>
      <w:r w:rsidRPr="0099092B">
        <w:tab/>
        <w:t>Data Management</w:t>
      </w:r>
    </w:p>
    <w:p w:rsidR="008447B5" w:rsidRDefault="008447B5" w:rsidP="008447B5">
      <w:pPr>
        <w:tabs>
          <w:tab w:val="left" w:pos="3600"/>
        </w:tabs>
      </w:pPr>
      <w:r>
        <w:t>DoD</w:t>
      </w:r>
      <w:r>
        <w:tab/>
        <w:t>Department of Defense</w:t>
      </w:r>
    </w:p>
    <w:p w:rsidR="005707AB" w:rsidRDefault="005707AB" w:rsidP="008447B5">
      <w:pPr>
        <w:tabs>
          <w:tab w:val="left" w:pos="3600"/>
        </w:tabs>
      </w:pPr>
      <w:r>
        <w:t>DoE</w:t>
      </w:r>
      <w:r>
        <w:tab/>
        <w:t>Design of experiment</w:t>
      </w:r>
    </w:p>
    <w:p w:rsidR="008447B5" w:rsidRDefault="006659BD" w:rsidP="008447B5">
      <w:pPr>
        <w:tabs>
          <w:tab w:val="left" w:pos="3600"/>
        </w:tabs>
      </w:pPr>
      <w:r>
        <w:t>Do</w:t>
      </w:r>
      <w:r w:rsidR="008447B5">
        <w:t>DAF</w:t>
      </w:r>
      <w:r w:rsidR="008447B5">
        <w:tab/>
        <w:t>Depart of Defense Architecture Framework</w:t>
      </w:r>
    </w:p>
    <w:p w:rsidR="000B78B1" w:rsidRDefault="008447B5" w:rsidP="008447B5">
      <w:pPr>
        <w:tabs>
          <w:tab w:val="left" w:pos="3600"/>
        </w:tabs>
      </w:pPr>
      <w:r>
        <w:t>DREN</w:t>
      </w:r>
      <w:r>
        <w:tab/>
        <w:t>Defense Research and Engineering Network</w:t>
      </w:r>
    </w:p>
    <w:p w:rsidR="00BA6F9D" w:rsidRDefault="00BA6F9D" w:rsidP="008447B5">
      <w:pPr>
        <w:tabs>
          <w:tab w:val="left" w:pos="3600"/>
        </w:tabs>
      </w:pPr>
      <w:r>
        <w:t>EFP</w:t>
      </w:r>
      <w:r>
        <w:tab/>
      </w:r>
      <w:r>
        <w:rPr>
          <w:rFonts w:eastAsia="MS PGothic"/>
          <w:iCs/>
        </w:rPr>
        <w:t>Explosively Formed Penetrators</w:t>
      </w:r>
    </w:p>
    <w:p w:rsidR="008447B5" w:rsidRDefault="008447B5" w:rsidP="008447B5">
      <w:pPr>
        <w:tabs>
          <w:tab w:val="left" w:pos="3600"/>
        </w:tabs>
      </w:pPr>
      <w:r>
        <w:t>FFBD</w:t>
      </w:r>
      <w:r>
        <w:tab/>
        <w:t>Functional Flow Block Diagram</w:t>
      </w:r>
    </w:p>
    <w:p w:rsidR="000B78B1" w:rsidRDefault="000B78B1" w:rsidP="008447B5">
      <w:pPr>
        <w:tabs>
          <w:tab w:val="left" w:pos="3600"/>
        </w:tabs>
      </w:pPr>
      <w:r>
        <w:t>FER</w:t>
      </w:r>
      <w:r>
        <w:tab/>
        <w:t>Force (or Fractional) Exchange Ratio</w:t>
      </w:r>
    </w:p>
    <w:p w:rsidR="008447B5" w:rsidRDefault="008447B5" w:rsidP="008447B5">
      <w:pPr>
        <w:tabs>
          <w:tab w:val="left" w:pos="3600"/>
        </w:tabs>
      </w:pPr>
      <w:r>
        <w:t>FOUO</w:t>
      </w:r>
      <w:r>
        <w:tab/>
        <w:t>For Official Use Only</w:t>
      </w:r>
    </w:p>
    <w:p w:rsidR="00BA6F9D" w:rsidRDefault="00BA6F9D" w:rsidP="008447B5">
      <w:pPr>
        <w:tabs>
          <w:tab w:val="left" w:pos="3600"/>
        </w:tabs>
      </w:pPr>
      <w:r>
        <w:t>FRG</w:t>
      </w:r>
      <w:r>
        <w:tab/>
        <w:t>Federal Republic of Germany</w:t>
      </w:r>
    </w:p>
    <w:p w:rsidR="008447B5" w:rsidRDefault="00A96C03" w:rsidP="008447B5">
      <w:pPr>
        <w:tabs>
          <w:tab w:val="left" w:pos="3600"/>
        </w:tabs>
      </w:pPr>
      <w:r>
        <w:t>GCV</w:t>
      </w:r>
      <w:r w:rsidR="008447B5">
        <w:tab/>
        <w:t>Ground Combat Vehicle</w:t>
      </w:r>
    </w:p>
    <w:p w:rsidR="008447B5" w:rsidRDefault="008447B5" w:rsidP="008447B5">
      <w:pPr>
        <w:tabs>
          <w:tab w:val="left" w:pos="3600"/>
        </w:tabs>
      </w:pPr>
      <w:r>
        <w:t>GVSO</w:t>
      </w:r>
      <w:r>
        <w:tab/>
        <w:t>Ground Vehicle Survivability Optimization</w:t>
      </w:r>
    </w:p>
    <w:p w:rsidR="008447B5" w:rsidRDefault="008447B5" w:rsidP="008447B5">
      <w:pPr>
        <w:tabs>
          <w:tab w:val="left" w:pos="3600"/>
        </w:tabs>
      </w:pPr>
      <w:r>
        <w:t>HOQ</w:t>
      </w:r>
      <w:r>
        <w:tab/>
        <w:t>House of Quality</w:t>
      </w:r>
    </w:p>
    <w:p w:rsidR="00632961" w:rsidRDefault="00632961" w:rsidP="008447B5">
      <w:pPr>
        <w:tabs>
          <w:tab w:val="left" w:pos="3600"/>
        </w:tabs>
      </w:pPr>
      <w:r w:rsidRPr="00630DA9">
        <w:rPr>
          <w:lang w:eastAsia="en-US"/>
        </w:rPr>
        <w:t>HQ</w:t>
      </w:r>
      <w:r>
        <w:rPr>
          <w:lang w:eastAsia="en-US"/>
        </w:rPr>
        <w:t xml:space="preserve"> </w:t>
      </w:r>
      <w:r>
        <w:rPr>
          <w:lang w:eastAsia="en-US"/>
        </w:rPr>
        <w:tab/>
        <w:t>Headquarters</w:t>
      </w:r>
    </w:p>
    <w:p w:rsidR="008447B5" w:rsidRDefault="008447B5" w:rsidP="008447B5">
      <w:pPr>
        <w:tabs>
          <w:tab w:val="left" w:pos="3600"/>
        </w:tabs>
      </w:pPr>
      <w:r>
        <w:t>IDEF</w:t>
      </w:r>
      <w:r>
        <w:tab/>
        <w:t>Integration Definition for Function Modeling</w:t>
      </w:r>
    </w:p>
    <w:p w:rsidR="00BA6F9D" w:rsidRDefault="00BA6F9D" w:rsidP="008447B5">
      <w:pPr>
        <w:tabs>
          <w:tab w:val="left" w:pos="3600"/>
        </w:tabs>
      </w:pPr>
      <w:r>
        <w:t>IED</w:t>
      </w:r>
      <w:r>
        <w:tab/>
      </w:r>
      <w:r>
        <w:rPr>
          <w:rFonts w:eastAsia="MS PGothic"/>
          <w:iCs/>
        </w:rPr>
        <w:t>Improvised Explosive Devices</w:t>
      </w:r>
    </w:p>
    <w:p w:rsidR="008447B5" w:rsidRDefault="008447B5" w:rsidP="008447B5">
      <w:pPr>
        <w:tabs>
          <w:tab w:val="left" w:pos="3600"/>
        </w:tabs>
      </w:pPr>
      <w:r>
        <w:t>IMS</w:t>
      </w:r>
      <w:r>
        <w:tab/>
        <w:t>Integrated Master Schedule</w:t>
      </w:r>
    </w:p>
    <w:p w:rsidR="008447B5" w:rsidRDefault="008447B5" w:rsidP="008447B5">
      <w:pPr>
        <w:tabs>
          <w:tab w:val="left" w:pos="3600"/>
        </w:tabs>
      </w:pPr>
      <w:r>
        <w:t>IPT</w:t>
      </w:r>
      <w:r>
        <w:tab/>
        <w:t>Integrated Product Team</w:t>
      </w:r>
    </w:p>
    <w:p w:rsidR="008447B5" w:rsidRDefault="008447B5" w:rsidP="008447B5">
      <w:pPr>
        <w:tabs>
          <w:tab w:val="left" w:pos="3600"/>
        </w:tabs>
      </w:pPr>
      <w:r>
        <w:t>JCIDS</w:t>
      </w:r>
      <w:r>
        <w:tab/>
        <w:t>Joint Capabilities Integration Development System</w:t>
      </w:r>
    </w:p>
    <w:p w:rsidR="008447B5" w:rsidRDefault="008447B5" w:rsidP="008447B5">
      <w:pPr>
        <w:tabs>
          <w:tab w:val="left" w:pos="3600"/>
        </w:tabs>
      </w:pPr>
      <w:r>
        <w:t>MANA</w:t>
      </w:r>
      <w:r>
        <w:tab/>
        <w:t>Map Aware Non-uniform Automata</w:t>
      </w:r>
    </w:p>
    <w:p w:rsidR="007963D9" w:rsidRDefault="007963D9" w:rsidP="008447B5">
      <w:pPr>
        <w:tabs>
          <w:tab w:val="left" w:pos="3600"/>
        </w:tabs>
      </w:pPr>
      <w:r>
        <w:t>MANPAD</w:t>
      </w:r>
      <w:r w:rsidR="00BA6F9D">
        <w:t>S</w:t>
      </w:r>
      <w:r w:rsidR="00BA6F9D">
        <w:tab/>
      </w:r>
      <w:r w:rsidR="00BA6F9D" w:rsidRPr="00BA6F9D">
        <w:t>Man-portable air-defense systems</w:t>
      </w:r>
    </w:p>
    <w:p w:rsidR="005707AB" w:rsidRDefault="005707AB" w:rsidP="005707AB">
      <w:pPr>
        <w:tabs>
          <w:tab w:val="left" w:pos="3600"/>
        </w:tabs>
      </w:pPr>
      <w:r>
        <w:t>MBSE</w:t>
      </w:r>
      <w:r>
        <w:tab/>
        <w:t>Model-based Systems Engineering</w:t>
      </w:r>
    </w:p>
    <w:p w:rsidR="005707AB" w:rsidRDefault="005707AB" w:rsidP="005707AB">
      <w:pPr>
        <w:tabs>
          <w:tab w:val="left" w:pos="3600"/>
        </w:tabs>
      </w:pPr>
      <w:r>
        <w:t>MBT</w:t>
      </w:r>
      <w:r>
        <w:tab/>
        <w:t xml:space="preserve">Main battle tank </w:t>
      </w:r>
    </w:p>
    <w:p w:rsidR="005707AB" w:rsidRDefault="005707AB" w:rsidP="005707AB">
      <w:pPr>
        <w:tabs>
          <w:tab w:val="left" w:pos="3600"/>
        </w:tabs>
      </w:pPr>
      <w:r>
        <w:t>MCoE</w:t>
      </w:r>
      <w:r>
        <w:tab/>
        <w:t>Maneuver Center of Excellence</w:t>
      </w:r>
    </w:p>
    <w:p w:rsidR="00D928F6" w:rsidRDefault="00D928F6" w:rsidP="005707AB">
      <w:pPr>
        <w:tabs>
          <w:tab w:val="left" w:pos="3600"/>
        </w:tabs>
      </w:pPr>
      <w:r>
        <w:t>METT-TC</w:t>
      </w:r>
      <w:r>
        <w:tab/>
        <w:t xml:space="preserve">Mission, </w:t>
      </w:r>
      <w:r w:rsidRPr="00D928F6">
        <w:t>enemy, terrain troops and time</w:t>
      </w:r>
      <w:r>
        <w:t xml:space="preserve"> and</w:t>
      </w:r>
      <w:r w:rsidRPr="00D928F6">
        <w:t xml:space="preserve"> </w:t>
      </w:r>
      <w:r>
        <w:t xml:space="preserve">civil </w:t>
      </w:r>
    </w:p>
    <w:p w:rsidR="00AB54A9" w:rsidRDefault="00AB54A9" w:rsidP="005707AB">
      <w:pPr>
        <w:tabs>
          <w:tab w:val="left" w:pos="3600"/>
        </w:tabs>
      </w:pPr>
      <w:r>
        <w:t>MOE</w:t>
      </w:r>
      <w:r>
        <w:tab/>
        <w:t>Measures of Effectiveness</w:t>
      </w:r>
    </w:p>
    <w:p w:rsidR="00BA6F9D" w:rsidRDefault="00BA6F9D" w:rsidP="008447B5">
      <w:pPr>
        <w:tabs>
          <w:tab w:val="left" w:pos="3600"/>
        </w:tabs>
      </w:pPr>
      <w:r>
        <w:t>MRAP</w:t>
      </w:r>
      <w:r>
        <w:tab/>
        <w:t>Mine Resistant Armor Protected vehicle</w:t>
      </w:r>
    </w:p>
    <w:p w:rsidR="007963D9" w:rsidRDefault="007963D9" w:rsidP="007963D9">
      <w:pPr>
        <w:tabs>
          <w:tab w:val="left" w:pos="3600"/>
        </w:tabs>
      </w:pPr>
      <w:r>
        <w:t>M&amp;S</w:t>
      </w:r>
      <w:r>
        <w:tab/>
        <w:t>Modeling and Simulation</w:t>
      </w:r>
    </w:p>
    <w:p w:rsidR="008447B5" w:rsidRDefault="008447B5" w:rsidP="008447B5">
      <w:pPr>
        <w:tabs>
          <w:tab w:val="left" w:pos="3600"/>
        </w:tabs>
      </w:pPr>
      <w:r>
        <w:t>MSSE</w:t>
      </w:r>
      <w:r>
        <w:tab/>
        <w:t>Masters Science Systems Engineering</w:t>
      </w:r>
    </w:p>
    <w:p w:rsidR="00B6574E" w:rsidRDefault="00B6574E" w:rsidP="008447B5">
      <w:pPr>
        <w:tabs>
          <w:tab w:val="left" w:pos="3600"/>
        </w:tabs>
      </w:pPr>
      <w:r>
        <w:t>NOLH</w:t>
      </w:r>
      <w:r>
        <w:tab/>
        <w:t>Nearly orthogonal latin hypercube</w:t>
      </w:r>
    </w:p>
    <w:p w:rsidR="008447B5" w:rsidRDefault="008447B5" w:rsidP="008447B5">
      <w:pPr>
        <w:tabs>
          <w:tab w:val="left" w:pos="3600"/>
        </w:tabs>
      </w:pPr>
      <w:r>
        <w:t>NPS</w:t>
      </w:r>
      <w:r>
        <w:tab/>
        <w:t>Naval Postgraduate School</w:t>
      </w:r>
    </w:p>
    <w:p w:rsidR="00DF1E49" w:rsidRDefault="00DF1E49" w:rsidP="008447B5">
      <w:pPr>
        <w:tabs>
          <w:tab w:val="left" w:pos="3600"/>
        </w:tabs>
      </w:pPr>
      <w:r w:rsidRPr="00DF1E49">
        <w:lastRenderedPageBreak/>
        <w:t>OEM</w:t>
      </w:r>
      <w:r w:rsidRPr="00DF1E49">
        <w:tab/>
        <w:t>Original Equipment Manufacturer</w:t>
      </w:r>
    </w:p>
    <w:p w:rsidR="008447B5" w:rsidRDefault="008447B5" w:rsidP="008447B5">
      <w:pPr>
        <w:tabs>
          <w:tab w:val="left" w:pos="3600"/>
        </w:tabs>
      </w:pPr>
      <w:r>
        <w:t>OR</w:t>
      </w:r>
      <w:r>
        <w:tab/>
        <w:t xml:space="preserve">Operations Research </w:t>
      </w:r>
    </w:p>
    <w:p w:rsidR="008447B5" w:rsidRDefault="008447B5" w:rsidP="008447B5">
      <w:pPr>
        <w:tabs>
          <w:tab w:val="left" w:pos="3600"/>
        </w:tabs>
      </w:pPr>
      <w:r>
        <w:t>OSP</w:t>
      </w:r>
      <w:r>
        <w:tab/>
        <w:t>Operational Standard Procedure</w:t>
      </w:r>
    </w:p>
    <w:p w:rsidR="008447B5" w:rsidRDefault="008447B5" w:rsidP="008447B5">
      <w:pPr>
        <w:tabs>
          <w:tab w:val="left" w:pos="3600"/>
        </w:tabs>
      </w:pPr>
      <w:r>
        <w:t>PA</w:t>
      </w:r>
      <w:r>
        <w:tab/>
        <w:t>Process Assurance</w:t>
      </w:r>
    </w:p>
    <w:p w:rsidR="008447B5" w:rsidRDefault="008447B5" w:rsidP="008447B5">
      <w:pPr>
        <w:tabs>
          <w:tab w:val="left" w:pos="3600"/>
        </w:tabs>
      </w:pPr>
      <w:r>
        <w:t>PL</w:t>
      </w:r>
      <w:r>
        <w:tab/>
        <w:t>Programmatic Lead</w:t>
      </w:r>
    </w:p>
    <w:p w:rsidR="008447B5" w:rsidRDefault="008447B5" w:rsidP="008447B5">
      <w:pPr>
        <w:tabs>
          <w:tab w:val="left" w:pos="3600"/>
        </w:tabs>
      </w:pPr>
      <w:r>
        <w:t>PM</w:t>
      </w:r>
      <w:r>
        <w:tab/>
        <w:t>Program Manager</w:t>
      </w:r>
    </w:p>
    <w:p w:rsidR="008447B5" w:rsidRDefault="008447B5" w:rsidP="008447B5">
      <w:pPr>
        <w:tabs>
          <w:tab w:val="left" w:pos="3600"/>
        </w:tabs>
      </w:pPr>
      <w:r>
        <w:t xml:space="preserve">PTL </w:t>
      </w:r>
      <w:r>
        <w:tab/>
        <w:t>Project Team Lead</w:t>
      </w:r>
    </w:p>
    <w:p w:rsidR="008447B5" w:rsidRDefault="008447B5" w:rsidP="008447B5">
      <w:pPr>
        <w:tabs>
          <w:tab w:val="left" w:pos="3600"/>
        </w:tabs>
      </w:pPr>
      <w:r>
        <w:t>QFD</w:t>
      </w:r>
      <w:r>
        <w:tab/>
        <w:t>Quality Functional Deployment</w:t>
      </w:r>
    </w:p>
    <w:p w:rsidR="008447B5" w:rsidRDefault="008447B5" w:rsidP="00B66EEF">
      <w:pPr>
        <w:tabs>
          <w:tab w:val="left" w:pos="3600"/>
        </w:tabs>
        <w:ind w:left="3600" w:hanging="3600"/>
      </w:pPr>
      <w:r>
        <w:t>PEO CS &amp; CCS</w:t>
      </w:r>
      <w:r>
        <w:tab/>
        <w:t>Program Executive Office Combat Support and Combat Service Support</w:t>
      </w:r>
    </w:p>
    <w:p w:rsidR="008447B5" w:rsidRDefault="008447B5" w:rsidP="008447B5">
      <w:pPr>
        <w:tabs>
          <w:tab w:val="left" w:pos="3600"/>
        </w:tabs>
      </w:pPr>
      <w:r>
        <w:t>PEO GCS</w:t>
      </w:r>
      <w:r>
        <w:tab/>
      </w:r>
      <w:bookmarkStart w:id="8" w:name="OLE_LINK6"/>
      <w:bookmarkStart w:id="9" w:name="OLE_LINK7"/>
      <w:r>
        <w:t>Program Executive Office</w:t>
      </w:r>
      <w:bookmarkEnd w:id="8"/>
      <w:bookmarkEnd w:id="9"/>
      <w:r>
        <w:t xml:space="preserve"> Ground Combat Systems</w:t>
      </w:r>
    </w:p>
    <w:p w:rsidR="008447B5" w:rsidRDefault="008447B5" w:rsidP="008447B5">
      <w:pPr>
        <w:tabs>
          <w:tab w:val="left" w:pos="3600"/>
        </w:tabs>
      </w:pPr>
      <w:r>
        <w:t>RDECOM</w:t>
      </w:r>
      <w:r>
        <w:tab/>
        <w:t>Research, Development and Engineering Command</w:t>
      </w:r>
    </w:p>
    <w:p w:rsidR="008447B5" w:rsidRDefault="008447B5" w:rsidP="008447B5">
      <w:pPr>
        <w:tabs>
          <w:tab w:val="left" w:pos="3600"/>
        </w:tabs>
      </w:pPr>
      <w:r>
        <w:t>RIA</w:t>
      </w:r>
      <w:r>
        <w:tab/>
        <w:t>Rock Island Arsenal</w:t>
      </w:r>
    </w:p>
    <w:p w:rsidR="001574CB" w:rsidRDefault="001574CB" w:rsidP="001574CB">
      <w:pPr>
        <w:tabs>
          <w:tab w:val="left" w:pos="3600"/>
        </w:tabs>
        <w:rPr>
          <w:rFonts w:eastAsia="MS PGothic"/>
          <w:iCs/>
        </w:rPr>
      </w:pPr>
      <w:r>
        <w:rPr>
          <w:rFonts w:eastAsia="MS PGothic"/>
          <w:iCs/>
        </w:rPr>
        <w:t>ROI</w:t>
      </w:r>
      <w:r>
        <w:rPr>
          <w:rFonts w:eastAsia="MS PGothic"/>
          <w:iCs/>
        </w:rPr>
        <w:tab/>
        <w:t>Return on investment</w:t>
      </w:r>
    </w:p>
    <w:p w:rsidR="00BA6F9D" w:rsidRDefault="00BA6F9D" w:rsidP="008447B5">
      <w:pPr>
        <w:tabs>
          <w:tab w:val="left" w:pos="3600"/>
        </w:tabs>
        <w:rPr>
          <w:rFonts w:eastAsia="MS PGothic"/>
          <w:iCs/>
        </w:rPr>
      </w:pPr>
      <w:r>
        <w:rPr>
          <w:rFonts w:eastAsia="MS PGothic"/>
          <w:iCs/>
        </w:rPr>
        <w:t>RPG</w:t>
      </w:r>
      <w:r>
        <w:rPr>
          <w:rFonts w:eastAsia="MS PGothic"/>
          <w:iCs/>
        </w:rPr>
        <w:tab/>
        <w:t>Rocket Propelled Grenade</w:t>
      </w:r>
    </w:p>
    <w:p w:rsidR="00632961" w:rsidRDefault="00632961" w:rsidP="008447B5">
      <w:pPr>
        <w:tabs>
          <w:tab w:val="left" w:pos="3600"/>
        </w:tabs>
      </w:pPr>
      <w:r>
        <w:rPr>
          <w:lang w:eastAsia="en-US"/>
        </w:rPr>
        <w:t>SAM</w:t>
      </w:r>
      <w:r w:rsidRPr="00630DA9">
        <w:rPr>
          <w:lang w:eastAsia="en-US"/>
        </w:rPr>
        <w:t xml:space="preserve"> </w:t>
      </w:r>
      <w:r>
        <w:rPr>
          <w:lang w:eastAsia="en-US"/>
        </w:rPr>
        <w:tab/>
      </w:r>
      <w:r w:rsidRPr="00630DA9">
        <w:rPr>
          <w:lang w:eastAsia="en-US"/>
        </w:rPr>
        <w:t>S</w:t>
      </w:r>
      <w:r>
        <w:rPr>
          <w:lang w:eastAsia="en-US"/>
        </w:rPr>
        <w:t>urface</w:t>
      </w:r>
      <w:r w:rsidR="005C3925">
        <w:rPr>
          <w:lang w:eastAsia="en-US"/>
        </w:rPr>
        <w:t>-</w:t>
      </w:r>
      <w:r>
        <w:rPr>
          <w:lang w:eastAsia="en-US"/>
        </w:rPr>
        <w:t>to</w:t>
      </w:r>
      <w:r w:rsidR="005C3925">
        <w:rPr>
          <w:lang w:eastAsia="en-US"/>
        </w:rPr>
        <w:t>-</w:t>
      </w:r>
      <w:r w:rsidRPr="00630DA9">
        <w:rPr>
          <w:lang w:eastAsia="en-US"/>
        </w:rPr>
        <w:t>A</w:t>
      </w:r>
      <w:r>
        <w:rPr>
          <w:lang w:eastAsia="en-US"/>
        </w:rPr>
        <w:t xml:space="preserve">ir </w:t>
      </w:r>
      <w:r w:rsidRPr="00630DA9">
        <w:rPr>
          <w:lang w:eastAsia="en-US"/>
        </w:rPr>
        <w:t>M</w:t>
      </w:r>
      <w:r>
        <w:rPr>
          <w:lang w:eastAsia="en-US"/>
        </w:rPr>
        <w:t>issile</w:t>
      </w:r>
    </w:p>
    <w:p w:rsidR="008447B5" w:rsidRDefault="008447B5" w:rsidP="008447B5">
      <w:pPr>
        <w:tabs>
          <w:tab w:val="left" w:pos="3600"/>
        </w:tabs>
      </w:pPr>
      <w:r>
        <w:t>S&amp;T</w:t>
      </w:r>
      <w:r>
        <w:tab/>
        <w:t>Science and Technology</w:t>
      </w:r>
    </w:p>
    <w:p w:rsidR="008447B5" w:rsidRDefault="008447B5" w:rsidP="008447B5">
      <w:pPr>
        <w:tabs>
          <w:tab w:val="left" w:pos="3600"/>
        </w:tabs>
      </w:pPr>
      <w:r>
        <w:t>SCAD</w:t>
      </w:r>
      <w:r>
        <w:tab/>
        <w:t>Simulation Concept Architecture Design</w:t>
      </w:r>
    </w:p>
    <w:p w:rsidR="008447B5" w:rsidRDefault="008447B5" w:rsidP="008447B5">
      <w:pPr>
        <w:tabs>
          <w:tab w:val="left" w:pos="3600"/>
        </w:tabs>
      </w:pPr>
      <w:r>
        <w:t>SE</w:t>
      </w:r>
      <w:r>
        <w:tab/>
        <w:t>Systems Engineering</w:t>
      </w:r>
    </w:p>
    <w:p w:rsidR="008447B5" w:rsidRDefault="008447B5" w:rsidP="008447B5">
      <w:pPr>
        <w:tabs>
          <w:tab w:val="left" w:pos="3600"/>
        </w:tabs>
      </w:pPr>
      <w:r>
        <w:t>SEED</w:t>
      </w:r>
      <w:r>
        <w:tab/>
        <w:t xml:space="preserve">Simulation </w:t>
      </w:r>
      <w:r w:rsidRPr="0036690A">
        <w:t>and Efficient Experimental Design</w:t>
      </w:r>
    </w:p>
    <w:p w:rsidR="008447B5" w:rsidRDefault="008447B5" w:rsidP="00B66EEF">
      <w:pPr>
        <w:tabs>
          <w:tab w:val="left" w:pos="3600"/>
        </w:tabs>
        <w:ind w:left="3600" w:hanging="3600"/>
      </w:pPr>
      <w:r>
        <w:t>SE-WIPT</w:t>
      </w:r>
      <w:r>
        <w:tab/>
        <w:t xml:space="preserve">Systems Engineering Working-level Integrated </w:t>
      </w:r>
      <w:r w:rsidR="001574CB">
        <w:t xml:space="preserve">   </w:t>
      </w:r>
      <w:r>
        <w:t>Product Team</w:t>
      </w:r>
    </w:p>
    <w:p w:rsidR="00DF1E49" w:rsidRDefault="00DF1E49" w:rsidP="00B66EEF">
      <w:pPr>
        <w:tabs>
          <w:tab w:val="left" w:pos="3600"/>
        </w:tabs>
        <w:ind w:left="3600" w:hanging="3600"/>
      </w:pPr>
      <w:r w:rsidRPr="00DF1E49">
        <w:t>SME</w:t>
      </w:r>
      <w:r w:rsidRPr="00DF1E49">
        <w:tab/>
        <w:t>Subject Matter Expert</w:t>
      </w:r>
    </w:p>
    <w:p w:rsidR="00BA6F9D" w:rsidRDefault="00BA6F9D" w:rsidP="008447B5">
      <w:pPr>
        <w:tabs>
          <w:tab w:val="left" w:pos="3600"/>
        </w:tabs>
      </w:pPr>
      <w:r>
        <w:t>SoS</w:t>
      </w:r>
      <w:r>
        <w:tab/>
        <w:t>System of Systems</w:t>
      </w:r>
    </w:p>
    <w:p w:rsidR="008447B5" w:rsidRDefault="008447B5" w:rsidP="008447B5">
      <w:pPr>
        <w:tabs>
          <w:tab w:val="left" w:pos="3600"/>
        </w:tabs>
      </w:pPr>
      <w:r>
        <w:t>SOW</w:t>
      </w:r>
      <w:r>
        <w:tab/>
        <w:t>Scope of Work</w:t>
      </w:r>
    </w:p>
    <w:p w:rsidR="008447B5" w:rsidRDefault="008447B5" w:rsidP="008447B5">
      <w:pPr>
        <w:tabs>
          <w:tab w:val="left" w:pos="3600"/>
        </w:tabs>
      </w:pPr>
      <w:r>
        <w:t>TARDEC</w:t>
      </w:r>
      <w:r>
        <w:tab/>
        <w:t xml:space="preserve">Tank and Automotive Research, Development and </w:t>
      </w:r>
      <w:r w:rsidR="001574CB">
        <w:tab/>
        <w:t xml:space="preserve">  </w:t>
      </w:r>
      <w:r w:rsidR="001574CB">
        <w:tab/>
      </w:r>
      <w:r>
        <w:t>Engineering Center</w:t>
      </w:r>
    </w:p>
    <w:p w:rsidR="00AB54A9" w:rsidRDefault="00AB54A9" w:rsidP="008447B5">
      <w:pPr>
        <w:tabs>
          <w:tab w:val="left" w:pos="3600"/>
        </w:tabs>
      </w:pPr>
      <w:r>
        <w:t>TPM</w:t>
      </w:r>
      <w:r>
        <w:tab/>
        <w:t>Technical performance measures</w:t>
      </w:r>
    </w:p>
    <w:p w:rsidR="00BA6F9D" w:rsidRDefault="00BA6F9D" w:rsidP="008447B5">
      <w:pPr>
        <w:tabs>
          <w:tab w:val="left" w:pos="3600"/>
        </w:tabs>
      </w:pPr>
      <w:r>
        <w:rPr>
          <w:lang w:eastAsia="en-US"/>
        </w:rPr>
        <w:t>TRAC</w:t>
      </w:r>
      <w:r>
        <w:tab/>
      </w:r>
      <w:r>
        <w:rPr>
          <w:lang w:eastAsia="en-US"/>
        </w:rPr>
        <w:t>TRADOC Analysis Center</w:t>
      </w:r>
    </w:p>
    <w:p w:rsidR="008447B5" w:rsidRDefault="008447B5" w:rsidP="008447B5">
      <w:pPr>
        <w:tabs>
          <w:tab w:val="left" w:pos="3600"/>
        </w:tabs>
      </w:pPr>
      <w:r>
        <w:t>TRADOC</w:t>
      </w:r>
      <w:r>
        <w:tab/>
        <w:t>Training and Doctrine Command</w:t>
      </w:r>
    </w:p>
    <w:p w:rsidR="008447B5" w:rsidRDefault="008447B5" w:rsidP="008447B5">
      <w:pPr>
        <w:tabs>
          <w:tab w:val="left" w:pos="3600"/>
        </w:tabs>
      </w:pPr>
      <w:r>
        <w:t>WBS</w:t>
      </w:r>
      <w:r>
        <w:tab/>
        <w:t>Work Breakdown Structure</w:t>
      </w:r>
    </w:p>
    <w:p w:rsidR="00DF1E49" w:rsidRDefault="00DF1E49" w:rsidP="008447B5">
      <w:pPr>
        <w:tabs>
          <w:tab w:val="left" w:pos="3600"/>
        </w:tabs>
      </w:pPr>
      <w:r w:rsidRPr="00DF1E49">
        <w:t>WSTAT</w:t>
      </w:r>
      <w:r w:rsidRPr="00DF1E49">
        <w:tab/>
        <w:t>Whole Systems Trades Analysis Toolset</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lastRenderedPageBreak/>
        <w:t>EXECUTIVE SUMMARY</w:t>
      </w:r>
    </w:p>
    <w:p w:rsidR="00CA05C6" w:rsidRDefault="00CA05C6" w:rsidP="00CA05C6">
      <w:pPr>
        <w:pStyle w:val="Abstract"/>
        <w:ind w:firstLine="0"/>
      </w:pPr>
      <w:r>
        <w:t>Required for OR, SE and EE. First paragraph is aligned with the left margin (not indented).</w:t>
      </w:r>
    </w:p>
    <w:p w:rsidR="00702FBA" w:rsidRDefault="00702FBA" w:rsidP="008234A2">
      <w:pPr>
        <w:pStyle w:val="BLANKPAGE"/>
      </w:pPr>
      <w:r>
        <w:br w:type="page"/>
      </w:r>
      <w:r>
        <w:lastRenderedPageBreak/>
        <w:t>THIS PAGE INTENTIONALLY LEFT BLANK</w:t>
      </w:r>
    </w:p>
    <w:p w:rsidR="00702FBA" w:rsidRDefault="00702FBA" w:rsidP="008234A2">
      <w:pPr>
        <w:pStyle w:val="CoverPageHeading"/>
      </w:pPr>
      <w:r>
        <w:br w:type="page"/>
      </w:r>
      <w:r w:rsidRPr="00E23CE1">
        <w:lastRenderedPageBreak/>
        <w:t>ACKNOWLEDGMENTS</w:t>
      </w:r>
    </w:p>
    <w:p w:rsidR="002F6A1B" w:rsidRPr="005A116D" w:rsidRDefault="002F6A1B" w:rsidP="00973742">
      <w:pPr>
        <w:autoSpaceDE w:val="0"/>
        <w:autoSpaceDN w:val="0"/>
        <w:adjustRightInd w:val="0"/>
        <w:spacing w:line="276" w:lineRule="auto"/>
        <w:jc w:val="left"/>
        <w:rPr>
          <w:rFonts w:eastAsia="Times New Roman"/>
          <w:color w:val="auto"/>
          <w:lang w:eastAsia="en-US"/>
        </w:rPr>
      </w:pPr>
      <w:r w:rsidRPr="005A116D">
        <w:rPr>
          <w:rFonts w:eastAsia="Times New Roman"/>
          <w:color w:val="auto"/>
          <w:lang w:eastAsia="en-US"/>
        </w:rPr>
        <w:t xml:space="preserve">The </w:t>
      </w:r>
      <w:r w:rsidR="00F27D70" w:rsidRPr="005A116D">
        <w:rPr>
          <w:rFonts w:eastAsia="Times New Roman"/>
          <w:color w:val="auto"/>
          <w:lang w:eastAsia="en-US"/>
        </w:rPr>
        <w:t xml:space="preserve">Ground Systems Survivability </w:t>
      </w:r>
      <w:r w:rsidRPr="005A116D">
        <w:rPr>
          <w:rFonts w:eastAsia="Times New Roman"/>
          <w:color w:val="auto"/>
          <w:lang w:eastAsia="en-US"/>
        </w:rPr>
        <w:t>Team of Cohort SE311-114G would like to extend its appreciation and thanks to the following:</w:t>
      </w:r>
    </w:p>
    <w:p w:rsidR="00E1250A" w:rsidRPr="00E1250A" w:rsidRDefault="002F6A1B" w:rsidP="00202742">
      <w:pPr>
        <w:autoSpaceDE w:val="0"/>
        <w:autoSpaceDN w:val="0"/>
        <w:adjustRightInd w:val="0"/>
        <w:spacing w:line="276" w:lineRule="auto"/>
        <w:jc w:val="left"/>
        <w:rPr>
          <w:rFonts w:eastAsia="SymbolMT"/>
          <w:color w:val="auto"/>
          <w:lang w:eastAsia="en-US"/>
        </w:rPr>
      </w:pPr>
      <w:r w:rsidRPr="00D66962">
        <w:rPr>
          <w:rFonts w:ascii="SymbolMT" w:eastAsia="SymbolMT" w:hAnsi="TimesNewRomanPSMT" w:cs="SymbolMT" w:hint="eastAsia"/>
          <w:color w:val="auto"/>
          <w:sz w:val="18"/>
          <w:szCs w:val="18"/>
          <w:lang w:eastAsia="en-US"/>
        </w:rPr>
        <w:t></w:t>
      </w:r>
      <w:r w:rsidR="00E1250A" w:rsidRPr="00D66962">
        <w:rPr>
          <w:rFonts w:eastAsia="SymbolMT"/>
          <w:color w:val="auto"/>
          <w:lang w:eastAsia="en-US"/>
        </w:rPr>
        <w:t>First and foremost</w:t>
      </w:r>
      <w:r w:rsidR="00F27D70" w:rsidRPr="00D66962">
        <w:rPr>
          <w:rFonts w:eastAsia="SymbolMT"/>
          <w:color w:val="auto"/>
          <w:lang w:eastAsia="en-US"/>
        </w:rPr>
        <w:t xml:space="preserve"> we would like</w:t>
      </w:r>
      <w:r w:rsidR="00E1250A" w:rsidRPr="00D66962">
        <w:rPr>
          <w:rFonts w:eastAsia="SymbolMT"/>
          <w:color w:val="auto"/>
          <w:lang w:eastAsia="en-US"/>
        </w:rPr>
        <w:t xml:space="preserve"> to </w:t>
      </w:r>
      <w:r w:rsidR="00F27D70" w:rsidRPr="00D66962">
        <w:rPr>
          <w:rFonts w:eastAsia="SymbolMT"/>
          <w:color w:val="auto"/>
          <w:lang w:eastAsia="en-US"/>
        </w:rPr>
        <w:t xml:space="preserve">thank </w:t>
      </w:r>
      <w:r w:rsidR="00E1250A" w:rsidRPr="00D66962">
        <w:rPr>
          <w:rFonts w:eastAsia="SymbolMT"/>
          <w:color w:val="auto"/>
          <w:lang w:eastAsia="en-US"/>
        </w:rPr>
        <w:t>our respective families for</w:t>
      </w:r>
      <w:r w:rsidR="005C3925" w:rsidRPr="00D66962">
        <w:rPr>
          <w:rFonts w:eastAsia="SymbolMT"/>
          <w:color w:val="auto"/>
          <w:lang w:eastAsia="en-US"/>
        </w:rPr>
        <w:t xml:space="preserve"> their patience and </w:t>
      </w:r>
      <w:r w:rsidR="00E1250A" w:rsidRPr="00D66962">
        <w:rPr>
          <w:rFonts w:eastAsia="SymbolMT"/>
          <w:color w:val="auto"/>
          <w:lang w:eastAsia="en-US"/>
        </w:rPr>
        <w:t xml:space="preserve"> toler</w:t>
      </w:r>
      <w:r w:rsidR="005C3925" w:rsidRPr="00D66962">
        <w:rPr>
          <w:rFonts w:eastAsia="SymbolMT"/>
          <w:color w:val="auto"/>
          <w:lang w:eastAsia="en-US"/>
        </w:rPr>
        <w:t>ance</w:t>
      </w:r>
      <w:r w:rsidR="00E1250A" w:rsidRPr="00D66962">
        <w:rPr>
          <w:rFonts w:eastAsia="SymbolMT"/>
          <w:color w:val="auto"/>
          <w:lang w:eastAsia="en-US"/>
        </w:rPr>
        <w:t xml:space="preserve"> </w:t>
      </w:r>
      <w:r w:rsidR="005C3925" w:rsidRPr="00D66962">
        <w:rPr>
          <w:rFonts w:eastAsia="SymbolMT"/>
          <w:color w:val="auto"/>
          <w:lang w:eastAsia="en-US"/>
        </w:rPr>
        <w:t xml:space="preserve"> of</w:t>
      </w:r>
      <w:r w:rsidR="00E1250A" w:rsidRPr="00D66962">
        <w:rPr>
          <w:rFonts w:eastAsia="SymbolMT"/>
          <w:color w:val="auto"/>
          <w:lang w:eastAsia="en-US"/>
        </w:rPr>
        <w:t xml:space="preserve"> long nights, odd hours, and strange</w:t>
      </w:r>
      <w:r w:rsidR="005C3925" w:rsidRPr="00D66962">
        <w:rPr>
          <w:rFonts w:eastAsia="SymbolMT"/>
          <w:color w:val="auto"/>
          <w:lang w:eastAsia="en-US"/>
        </w:rPr>
        <w:t>,</w:t>
      </w:r>
      <w:r w:rsidR="00E1250A" w:rsidRPr="00D66962">
        <w:rPr>
          <w:rFonts w:eastAsia="SymbolMT"/>
          <w:color w:val="auto"/>
          <w:lang w:eastAsia="en-US"/>
        </w:rPr>
        <w:t xml:space="preserve"> seemingly one</w:t>
      </w:r>
      <w:r w:rsidR="005C3925" w:rsidRPr="00D66962">
        <w:rPr>
          <w:rFonts w:eastAsia="SymbolMT"/>
          <w:color w:val="auto"/>
          <w:lang w:eastAsia="en-US"/>
        </w:rPr>
        <w:t>-</w:t>
      </w:r>
      <w:r w:rsidR="00E1250A" w:rsidRPr="00D66962">
        <w:rPr>
          <w:rFonts w:eastAsia="SymbolMT"/>
          <w:color w:val="auto"/>
          <w:lang w:eastAsia="en-US"/>
        </w:rPr>
        <w:t xml:space="preserve">sided </w:t>
      </w:r>
      <w:r w:rsidR="00F27D70" w:rsidRPr="00D66962">
        <w:rPr>
          <w:rFonts w:eastAsia="SymbolMT"/>
          <w:color w:val="auto"/>
          <w:lang w:eastAsia="en-US"/>
        </w:rPr>
        <w:t>discussion</w:t>
      </w:r>
      <w:r w:rsidR="00973742" w:rsidRPr="00D66962">
        <w:rPr>
          <w:rFonts w:eastAsia="SymbolMT"/>
          <w:color w:val="auto"/>
          <w:lang w:eastAsia="en-US"/>
        </w:rPr>
        <w:t>s</w:t>
      </w:r>
      <w:r w:rsidR="00F27D70" w:rsidRPr="00D66962">
        <w:rPr>
          <w:rFonts w:eastAsia="SymbolMT"/>
          <w:color w:val="auto"/>
          <w:lang w:eastAsia="en-US"/>
        </w:rPr>
        <w:t xml:space="preserve"> through headphones and microphones. </w:t>
      </w:r>
      <w:r w:rsidR="005C3925" w:rsidRPr="00D66962">
        <w:rPr>
          <w:rFonts w:eastAsia="SymbolMT"/>
          <w:color w:val="auto"/>
          <w:lang w:eastAsia="en-US"/>
        </w:rPr>
        <w:t xml:space="preserve"> </w:t>
      </w:r>
      <w:r w:rsidR="00F27D70" w:rsidRPr="00D66962">
        <w:rPr>
          <w:rFonts w:eastAsia="SymbolMT"/>
          <w:color w:val="auto"/>
          <w:lang w:eastAsia="en-US"/>
        </w:rPr>
        <w:t>This would not have been possible without your love and support.</w:t>
      </w:r>
      <w:r w:rsidR="00F27D70">
        <w:rPr>
          <w:rFonts w:eastAsia="SymbolMT"/>
          <w:color w:val="auto"/>
          <w:lang w:eastAsia="en-US"/>
        </w:rPr>
        <w:t xml:space="preserve"> </w:t>
      </w:r>
    </w:p>
    <w:p w:rsidR="002F6A1B" w:rsidRDefault="00E1250A"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002F6A1B" w:rsidRPr="00D66962">
        <w:rPr>
          <w:rFonts w:eastAsia="Times New Roman"/>
          <w:color w:val="auto"/>
          <w:lang w:eastAsia="en-US"/>
        </w:rPr>
        <w:t xml:space="preserve">RDECOM for sponsoring the SE311-114G Cohort </w:t>
      </w:r>
      <w:r w:rsidR="005A7284" w:rsidRPr="00D66962">
        <w:rPr>
          <w:rFonts w:eastAsia="Times New Roman"/>
          <w:color w:val="auto"/>
          <w:lang w:eastAsia="en-US"/>
        </w:rPr>
        <w:t>throughout</w:t>
      </w:r>
      <w:r w:rsidR="002F6A1B" w:rsidRPr="00D66962">
        <w:rPr>
          <w:rFonts w:eastAsia="Times New Roman"/>
          <w:color w:val="auto"/>
          <w:lang w:eastAsia="en-US"/>
        </w:rPr>
        <w:t xml:space="preserve"> the Masters of Science in Systems Engineering program</w:t>
      </w:r>
    </w:p>
    <w:p w:rsidR="005C3925" w:rsidRDefault="00B66EEF"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005C3925">
        <w:rPr>
          <w:rFonts w:ascii="TimesNewRomanPSMT" w:eastAsia="Times New Roman" w:hAnsi="TimesNewRomanPSMT" w:cs="TimesNewRomanPSMT"/>
          <w:color w:val="auto"/>
          <w:lang w:eastAsia="en-US"/>
        </w:rPr>
        <w:t xml:space="preserve">ARDEC, TARDEC (and Donna’s org), our respective organizational employers for </w:t>
      </w:r>
      <w:r w:rsidR="008747B0">
        <w:rPr>
          <w:rFonts w:ascii="TimesNewRomanPSMT" w:eastAsia="Times New Roman" w:hAnsi="TimesNewRomanPSMT" w:cs="TimesNewRomanPSMT"/>
          <w:color w:val="auto"/>
          <w:lang w:eastAsia="en-US"/>
        </w:rPr>
        <w:t xml:space="preserve">accommodating our continuing education during normal duty hours. </w:t>
      </w:r>
    </w:p>
    <w:p w:rsidR="002F6A1B" w:rsidRDefault="002F6A1B"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Pr="00D66962">
        <w:rPr>
          <w:rFonts w:eastAsia="SymbolMT"/>
          <w:color w:val="auto"/>
          <w:lang w:eastAsia="en-US"/>
        </w:rPr>
        <w:t>The U.S. Army Maneuver Center of Excellence</w:t>
      </w:r>
      <w:r w:rsidR="00AD49C6" w:rsidRPr="00D66962">
        <w:rPr>
          <w:rFonts w:eastAsia="SymbolMT"/>
          <w:color w:val="auto"/>
          <w:lang w:eastAsia="en-US"/>
        </w:rPr>
        <w:t xml:space="preserve"> (MCoE)</w:t>
      </w:r>
      <w:r w:rsidRPr="00D66962">
        <w:rPr>
          <w:rFonts w:eastAsia="SymbolMT"/>
          <w:color w:val="auto"/>
          <w:lang w:eastAsia="en-US"/>
        </w:rPr>
        <w:t xml:space="preserve"> in supporting the </w:t>
      </w:r>
      <w:r w:rsidR="00F27D70" w:rsidRPr="00D66962">
        <w:rPr>
          <w:rFonts w:eastAsia="Times New Roman"/>
          <w:color w:val="auto"/>
          <w:lang w:eastAsia="en-US"/>
        </w:rPr>
        <w:t xml:space="preserve">Ground Systems Survivability </w:t>
      </w:r>
      <w:r w:rsidRPr="00D66962">
        <w:rPr>
          <w:rFonts w:eastAsia="Times New Roman"/>
          <w:color w:val="auto"/>
          <w:lang w:eastAsia="en-US"/>
        </w:rPr>
        <w:t>Capstone Project</w:t>
      </w:r>
      <w:r>
        <w:rPr>
          <w:rFonts w:ascii="TimesNewRomanPSMT" w:eastAsia="Times New Roman" w:hAnsi="TimesNewRomanPSMT" w:cs="TimesNewRomanPSMT"/>
          <w:color w:val="auto"/>
          <w:lang w:eastAsia="en-US"/>
        </w:rPr>
        <w:t xml:space="preserve"> </w:t>
      </w:r>
    </w:p>
    <w:p w:rsidR="002F6A1B" w:rsidRDefault="002F6A1B"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Pr="00D66962">
        <w:rPr>
          <w:rFonts w:eastAsia="Times New Roman"/>
          <w:color w:val="auto"/>
          <w:lang w:eastAsia="en-US"/>
        </w:rPr>
        <w:t>RDECOM Liaison</w:t>
      </w:r>
      <w:r w:rsidR="00AD49C6" w:rsidRPr="00D66962">
        <w:rPr>
          <w:rFonts w:eastAsia="Times New Roman"/>
          <w:color w:val="auto"/>
          <w:lang w:eastAsia="en-US"/>
        </w:rPr>
        <w:t xml:space="preserve"> Mr. Ryan Mc</w:t>
      </w:r>
      <w:r w:rsidRPr="00D66962">
        <w:rPr>
          <w:rFonts w:eastAsia="Times New Roman"/>
          <w:color w:val="auto"/>
          <w:lang w:eastAsia="en-US"/>
        </w:rPr>
        <w:t>Cullough for providing feedback throughout the Capstone process</w:t>
      </w:r>
    </w:p>
    <w:p w:rsidR="002F6A1B" w:rsidRDefault="002F6A1B"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00AD49C6">
        <w:rPr>
          <w:rFonts w:ascii="TimesNewRomanPSMT" w:eastAsia="Times New Roman" w:hAnsi="TimesNewRomanPSMT" w:cs="TimesNewRomanPSMT"/>
          <w:color w:val="auto"/>
          <w:lang w:eastAsia="en-US"/>
        </w:rPr>
        <w:t>MCoE Liaison</w:t>
      </w:r>
      <w:r>
        <w:rPr>
          <w:rFonts w:ascii="TimesNewRomanPSMT" w:eastAsia="Times New Roman" w:hAnsi="TimesNewRomanPSMT" w:cs="TimesNewRomanPSMT"/>
          <w:color w:val="auto"/>
          <w:lang w:eastAsia="en-US"/>
        </w:rPr>
        <w:t xml:space="preserve"> Mr.</w:t>
      </w:r>
      <w:r w:rsidR="00AD49C6">
        <w:rPr>
          <w:rFonts w:ascii="TimesNewRomanPSMT" w:eastAsia="Times New Roman" w:hAnsi="TimesNewRomanPSMT" w:cs="TimesNewRomanPSMT"/>
          <w:color w:val="auto"/>
          <w:lang w:eastAsia="en-US"/>
        </w:rPr>
        <w:t xml:space="preserve"> Ted Macu</w:t>
      </w:r>
      <w:r w:rsidR="00B66EEF">
        <w:rPr>
          <w:rFonts w:ascii="TimesNewRomanPSMT" w:eastAsia="Times New Roman" w:hAnsi="TimesNewRomanPSMT" w:cs="TimesNewRomanPSMT"/>
          <w:color w:val="auto"/>
          <w:lang w:eastAsia="en-US"/>
        </w:rPr>
        <w:t>i</w:t>
      </w:r>
      <w:r w:rsidR="00AD49C6">
        <w:rPr>
          <w:rFonts w:ascii="TimesNewRomanPSMT" w:eastAsia="Times New Roman" w:hAnsi="TimesNewRomanPSMT" w:cs="TimesNewRomanPSMT"/>
          <w:color w:val="auto"/>
          <w:lang w:eastAsia="en-US"/>
        </w:rPr>
        <w:t>ba for providing guidance as a critical stakeholder in the Team’s Capstone efforts</w:t>
      </w:r>
    </w:p>
    <w:p w:rsidR="00AD49C6" w:rsidRDefault="00AD49C6"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Pr>
          <w:rFonts w:ascii="TimesNewRomanPSMT" w:eastAsia="Times New Roman" w:hAnsi="TimesNewRomanPSMT" w:cs="TimesNewRomanPSMT"/>
          <w:color w:val="auto"/>
          <w:lang w:eastAsia="en-US"/>
        </w:rPr>
        <w:t>NPS Capstone Advisors</w:t>
      </w:r>
      <w:r w:rsidR="00F27D70">
        <w:rPr>
          <w:rFonts w:ascii="TimesNewRomanPSMT" w:eastAsia="Times New Roman" w:hAnsi="TimesNewRomanPSMT" w:cs="TimesNewRomanPSMT"/>
          <w:color w:val="auto"/>
          <w:lang w:eastAsia="en-US"/>
        </w:rPr>
        <w:t xml:space="preserve"> Professors</w:t>
      </w:r>
      <w:r>
        <w:rPr>
          <w:rFonts w:ascii="TimesNewRomanPSMT" w:eastAsia="Times New Roman" w:hAnsi="TimesNewRomanPSMT" w:cs="TimesNewRomanPSMT"/>
          <w:color w:val="auto"/>
          <w:lang w:eastAsia="en-US"/>
        </w:rPr>
        <w:t xml:space="preserve"> Dr. Douglas </w:t>
      </w:r>
      <w:r w:rsidR="005A7284">
        <w:rPr>
          <w:rFonts w:ascii="TimesNewRomanPSMT" w:eastAsia="Times New Roman" w:hAnsi="TimesNewRomanPSMT" w:cs="TimesNewRomanPSMT"/>
          <w:color w:val="auto"/>
          <w:lang w:eastAsia="en-US"/>
        </w:rPr>
        <w:t>Nelson</w:t>
      </w:r>
      <w:r>
        <w:rPr>
          <w:rFonts w:ascii="TimesNewRomanPSMT" w:eastAsia="Times New Roman" w:hAnsi="TimesNewRomanPSMT" w:cs="TimesNewRomanPSMT"/>
          <w:color w:val="auto"/>
          <w:lang w:eastAsia="en-US"/>
        </w:rPr>
        <w:t xml:space="preserve"> </w:t>
      </w:r>
      <w:r w:rsidR="00F27D70">
        <w:rPr>
          <w:rFonts w:ascii="TimesNewRomanPSMT" w:eastAsia="Times New Roman" w:hAnsi="TimesNewRomanPSMT" w:cs="TimesNewRomanPSMT"/>
          <w:color w:val="auto"/>
          <w:lang w:eastAsia="en-US"/>
        </w:rPr>
        <w:t xml:space="preserve">and Dr. Gene Paulo </w:t>
      </w:r>
      <w:r>
        <w:rPr>
          <w:rFonts w:ascii="TimesNewRomanPSMT" w:eastAsia="Times New Roman" w:hAnsi="TimesNewRomanPSMT" w:cs="TimesNewRomanPSMT"/>
          <w:color w:val="auto"/>
          <w:lang w:eastAsia="en-US"/>
        </w:rPr>
        <w:t>NPS Department of Systems</w:t>
      </w:r>
      <w:r w:rsidR="00F27D70">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Engineering, for</w:t>
      </w:r>
      <w:r w:rsidRPr="00AD49C6">
        <w:rPr>
          <w:rFonts w:ascii="TimesNewRomanPSMT" w:eastAsia="Times New Roman" w:hAnsi="TimesNewRomanPSMT" w:cs="TimesNewRomanPSMT"/>
          <w:color w:val="auto"/>
          <w:lang w:eastAsia="en-US"/>
        </w:rPr>
        <w:t xml:space="preserve"> </w:t>
      </w:r>
      <w:r>
        <w:rPr>
          <w:rFonts w:ascii="TimesNewRomanPSMT" w:eastAsia="Times New Roman" w:hAnsi="TimesNewRomanPSMT" w:cs="TimesNewRomanPSMT"/>
          <w:color w:val="auto"/>
          <w:lang w:eastAsia="en-US"/>
        </w:rPr>
        <w:t>being an integral part of the reviewing</w:t>
      </w:r>
      <w:r w:rsidR="00F27D70">
        <w:rPr>
          <w:rFonts w:ascii="TimesNewRomanPSMT" w:eastAsia="Times New Roman" w:hAnsi="TimesNewRomanPSMT" w:cs="TimesNewRomanPSMT"/>
          <w:color w:val="auto"/>
          <w:lang w:eastAsia="en-US"/>
        </w:rPr>
        <w:t xml:space="preserve"> process, providing encouragement and guidance and holding us to scope and timing.</w:t>
      </w:r>
    </w:p>
    <w:p w:rsidR="00AD49C6" w:rsidRDefault="002F6A1B"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Pr="00D66962">
        <w:rPr>
          <w:rFonts w:eastAsia="Times New Roman"/>
          <w:color w:val="auto"/>
          <w:lang w:eastAsia="en-US"/>
        </w:rPr>
        <w:t>Professor</w:t>
      </w:r>
      <w:r w:rsidR="00202742" w:rsidRPr="00D66962">
        <w:rPr>
          <w:rFonts w:eastAsia="Times New Roman"/>
          <w:color w:val="auto"/>
          <w:lang w:eastAsia="en-US"/>
        </w:rPr>
        <w:t xml:space="preserve"> Paul  Beery</w:t>
      </w:r>
      <w:r w:rsidR="00F27D70" w:rsidRPr="00D66962">
        <w:rPr>
          <w:rFonts w:eastAsia="Times New Roman"/>
          <w:color w:val="auto"/>
          <w:lang w:eastAsia="en-US"/>
        </w:rPr>
        <w:t xml:space="preserve"> </w:t>
      </w:r>
      <w:r w:rsidRPr="00D66962">
        <w:rPr>
          <w:rFonts w:eastAsia="Times New Roman"/>
          <w:color w:val="auto"/>
          <w:lang w:eastAsia="en-US"/>
        </w:rPr>
        <w:t>NPS Department of Systems</w:t>
      </w:r>
      <w:r w:rsidR="00F27D70" w:rsidRPr="00D66962">
        <w:rPr>
          <w:rFonts w:eastAsia="Times New Roman"/>
          <w:color w:val="auto"/>
          <w:lang w:eastAsia="en-US"/>
        </w:rPr>
        <w:t xml:space="preserve"> </w:t>
      </w:r>
      <w:r w:rsidRPr="00D66962">
        <w:rPr>
          <w:rFonts w:eastAsia="Times New Roman"/>
          <w:color w:val="auto"/>
          <w:lang w:eastAsia="en-US"/>
        </w:rPr>
        <w:t xml:space="preserve">Engineering for </w:t>
      </w:r>
      <w:r w:rsidR="00AD49C6" w:rsidRPr="00D66962">
        <w:rPr>
          <w:rFonts w:eastAsia="Times New Roman"/>
          <w:color w:val="auto"/>
          <w:lang w:eastAsia="en-US"/>
        </w:rPr>
        <w:t>providing direction, being a part of the reviewing process</w:t>
      </w:r>
      <w:r w:rsidR="00F27D70" w:rsidRPr="00D66962">
        <w:rPr>
          <w:rFonts w:eastAsia="Times New Roman"/>
          <w:color w:val="auto"/>
          <w:lang w:eastAsia="en-US"/>
        </w:rPr>
        <w:t xml:space="preserve"> and providing real world expertise on ground combat vehicle use.</w:t>
      </w:r>
      <w:r w:rsidR="00F27D70">
        <w:rPr>
          <w:rFonts w:ascii="TimesNewRomanPSMT" w:eastAsia="Times New Roman" w:hAnsi="TimesNewRomanPSMT" w:cs="TimesNewRomanPSMT"/>
          <w:color w:val="auto"/>
          <w:lang w:eastAsia="en-US"/>
        </w:rPr>
        <w:t xml:space="preserve"> </w:t>
      </w:r>
    </w:p>
    <w:p w:rsidR="002F6A1B" w:rsidRDefault="002F6A1B"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00AD49C6" w:rsidRPr="00D66962">
        <w:rPr>
          <w:rFonts w:eastAsia="Times New Roman"/>
          <w:color w:val="auto"/>
          <w:lang w:eastAsia="en-US"/>
        </w:rPr>
        <w:t>Major Tobias Treml FRG Army</w:t>
      </w:r>
      <w:r w:rsidRPr="00D66962">
        <w:rPr>
          <w:rFonts w:eastAsia="Times New Roman"/>
          <w:color w:val="auto"/>
          <w:lang w:eastAsia="en-US"/>
        </w:rPr>
        <w:t xml:space="preserve"> for providing</w:t>
      </w:r>
      <w:r w:rsidR="00AD49C6" w:rsidRPr="00D66962">
        <w:rPr>
          <w:rFonts w:eastAsia="Times New Roman"/>
          <w:color w:val="auto"/>
          <w:lang w:eastAsia="en-US"/>
        </w:rPr>
        <w:t xml:space="preserve"> extensive background and support </w:t>
      </w:r>
      <w:r w:rsidR="00E1250A" w:rsidRPr="00D66962">
        <w:rPr>
          <w:rFonts w:eastAsia="Times New Roman"/>
          <w:color w:val="auto"/>
          <w:lang w:eastAsia="en-US"/>
        </w:rPr>
        <w:t>for MANA</w:t>
      </w:r>
      <w:r w:rsidRPr="00D66962">
        <w:rPr>
          <w:rFonts w:eastAsia="Times New Roman"/>
          <w:color w:val="auto"/>
          <w:lang w:eastAsia="en-US"/>
        </w:rPr>
        <w:t>®</w:t>
      </w:r>
      <w:r w:rsidR="00E1250A" w:rsidRPr="00D66962">
        <w:rPr>
          <w:rFonts w:eastAsia="Times New Roman"/>
          <w:color w:val="auto"/>
          <w:lang w:eastAsia="en-US"/>
        </w:rPr>
        <w:t xml:space="preserve"> </w:t>
      </w:r>
      <w:r w:rsidRPr="00D66962">
        <w:rPr>
          <w:rFonts w:eastAsia="Times New Roman"/>
          <w:color w:val="auto"/>
          <w:lang w:eastAsia="en-US"/>
        </w:rPr>
        <w:t>modeling</w:t>
      </w:r>
      <w:r w:rsidR="00E1250A" w:rsidRPr="00D66962">
        <w:rPr>
          <w:rFonts w:eastAsia="Times New Roman"/>
          <w:color w:val="auto"/>
          <w:lang w:eastAsia="en-US"/>
        </w:rPr>
        <w:t>, scenarios and baseline information</w:t>
      </w:r>
    </w:p>
    <w:p w:rsidR="002F6A1B" w:rsidRDefault="002F6A1B"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00120E45" w:rsidRPr="00D66962">
        <w:rPr>
          <w:rFonts w:eastAsia="SymbolMT"/>
          <w:color w:val="auto"/>
          <w:lang w:eastAsia="en-US"/>
        </w:rPr>
        <w:t xml:space="preserve">NPS </w:t>
      </w:r>
      <w:r w:rsidRPr="00D66962">
        <w:rPr>
          <w:rFonts w:eastAsia="Times New Roman"/>
          <w:color w:val="auto"/>
          <w:lang w:eastAsia="en-US"/>
        </w:rPr>
        <w:t xml:space="preserve">Faculty </w:t>
      </w:r>
      <w:r w:rsidR="00E1250A" w:rsidRPr="00D66962">
        <w:rPr>
          <w:rFonts w:eastAsia="Times New Roman"/>
          <w:color w:val="auto"/>
          <w:lang w:eastAsia="en-US"/>
        </w:rPr>
        <w:t>attending</w:t>
      </w:r>
      <w:r w:rsidRPr="00D66962">
        <w:rPr>
          <w:rFonts w:eastAsia="Times New Roman"/>
          <w:color w:val="auto"/>
          <w:lang w:eastAsia="en-US"/>
        </w:rPr>
        <w:t xml:space="preserve"> IPR</w:t>
      </w:r>
      <w:r w:rsidR="00E1250A" w:rsidRPr="00D66962">
        <w:rPr>
          <w:rFonts w:eastAsia="Times New Roman"/>
          <w:color w:val="auto"/>
          <w:lang w:eastAsia="en-US"/>
        </w:rPr>
        <w:t>-1 and IPR-2 and their invaluable feedback</w:t>
      </w:r>
      <w:r w:rsidR="00E1250A">
        <w:rPr>
          <w:rFonts w:ascii="TimesNewRomanPSMT" w:eastAsia="Times New Roman" w:hAnsi="TimesNewRomanPSMT" w:cs="TimesNewRomanPSMT"/>
          <w:color w:val="auto"/>
          <w:lang w:eastAsia="en-US"/>
        </w:rPr>
        <w:t xml:space="preserve"> </w:t>
      </w:r>
    </w:p>
    <w:p w:rsidR="002F6A1B" w:rsidRDefault="002F6A1B" w:rsidP="00202742">
      <w:pPr>
        <w:autoSpaceDE w:val="0"/>
        <w:autoSpaceDN w:val="0"/>
        <w:adjustRightInd w:val="0"/>
        <w:spacing w:line="276" w:lineRule="auto"/>
        <w:jc w:val="left"/>
        <w:rPr>
          <w:rFonts w:ascii="TimesNewRomanPSMT" w:eastAsia="Times New Roman" w:hAnsi="TimesNewRomanPSMT" w:cs="TimesNewRomanPSMT"/>
          <w:color w:val="auto"/>
          <w:lang w:eastAsia="en-US"/>
        </w:rPr>
      </w:pPr>
      <w:r w:rsidRPr="00D66962">
        <w:rPr>
          <w:rFonts w:ascii="SymbolMT" w:eastAsia="SymbolMT" w:hAnsi="TimesNewRomanPSMT" w:cs="SymbolMT" w:hint="eastAsia"/>
          <w:color w:val="auto"/>
          <w:sz w:val="18"/>
          <w:szCs w:val="18"/>
          <w:lang w:eastAsia="en-US"/>
        </w:rPr>
        <w:t></w:t>
      </w:r>
      <w:r w:rsidR="00E1250A" w:rsidRPr="00D66962">
        <w:rPr>
          <w:rFonts w:eastAsia="Times New Roman"/>
          <w:color w:val="auto"/>
          <w:lang w:eastAsia="en-US"/>
        </w:rPr>
        <w:t xml:space="preserve">And of course our </w:t>
      </w:r>
      <w:r w:rsidRPr="00D66962">
        <w:rPr>
          <w:rFonts w:eastAsia="Times New Roman"/>
          <w:color w:val="auto"/>
          <w:lang w:eastAsia="en-US"/>
        </w:rPr>
        <w:t xml:space="preserve">Professors </w:t>
      </w:r>
      <w:r w:rsidR="00E1250A" w:rsidRPr="00D66962">
        <w:rPr>
          <w:rFonts w:eastAsia="Times New Roman"/>
          <w:color w:val="auto"/>
          <w:lang w:eastAsia="en-US"/>
        </w:rPr>
        <w:t xml:space="preserve">throughout the past two years </w:t>
      </w:r>
      <w:r w:rsidRPr="00D66962">
        <w:rPr>
          <w:rFonts w:eastAsia="Times New Roman"/>
          <w:color w:val="auto"/>
          <w:lang w:eastAsia="en-US"/>
        </w:rPr>
        <w:t xml:space="preserve">who </w:t>
      </w:r>
      <w:r w:rsidR="00E1250A" w:rsidRPr="00D66962">
        <w:rPr>
          <w:rFonts w:eastAsia="Times New Roman"/>
          <w:color w:val="auto"/>
          <w:lang w:eastAsia="en-US"/>
        </w:rPr>
        <w:t>spent countless hours going above and beyond to make this a most enlightening and challenging experience and provided the foundational knowledge of</w:t>
      </w:r>
      <w:r w:rsidRPr="00D66962">
        <w:rPr>
          <w:rFonts w:eastAsia="Times New Roman"/>
          <w:color w:val="auto"/>
          <w:lang w:eastAsia="en-US"/>
        </w:rPr>
        <w:t xml:space="preserve"> MSSE curriculum</w:t>
      </w:r>
      <w:r w:rsidR="00E1250A" w:rsidRPr="00D66962">
        <w:rPr>
          <w:rFonts w:eastAsia="Times New Roman"/>
          <w:color w:val="auto"/>
          <w:lang w:eastAsia="en-US"/>
        </w:rPr>
        <w:t xml:space="preserve"> which prepared the team  for the Capstone effort</w:t>
      </w:r>
      <w:r w:rsidR="00E1250A">
        <w:rPr>
          <w:rFonts w:ascii="TimesNewRomanPSMT" w:eastAsia="Times New Roman" w:hAnsi="TimesNewRomanPSMT" w:cs="TimesNewRomanPSMT"/>
          <w:color w:val="auto"/>
          <w:lang w:eastAsia="en-US"/>
        </w:rPr>
        <w:t xml:space="preserve">  </w:t>
      </w:r>
    </w:p>
    <w:p w:rsidR="00E1250A" w:rsidRPr="00E1250A" w:rsidRDefault="00E1250A" w:rsidP="00202742">
      <w:pPr>
        <w:autoSpaceDE w:val="0"/>
        <w:autoSpaceDN w:val="0"/>
        <w:adjustRightInd w:val="0"/>
        <w:spacing w:line="276" w:lineRule="auto"/>
        <w:jc w:val="left"/>
        <w:rPr>
          <w:rFonts w:eastAsia="Times New Roman"/>
          <w:color w:val="auto"/>
          <w:lang w:eastAsia="en-US"/>
        </w:rPr>
      </w:pPr>
      <w:r w:rsidRPr="00D66962">
        <w:rPr>
          <w:rFonts w:ascii="SymbolMT" w:eastAsia="SymbolMT" w:hAnsi="TimesNewRomanPSMT" w:cs="SymbolMT" w:hint="eastAsia"/>
          <w:color w:val="auto"/>
          <w:sz w:val="18"/>
          <w:szCs w:val="18"/>
          <w:lang w:eastAsia="en-US"/>
        </w:rPr>
        <w:t></w:t>
      </w:r>
      <w:r>
        <w:rPr>
          <w:rFonts w:eastAsia="SymbolMT"/>
          <w:color w:val="auto"/>
          <w:lang w:eastAsia="en-US"/>
        </w:rPr>
        <w:t xml:space="preserve">Finally our thanks goes out to all of those at the Naval Postgraduate School that have provided supporting services from the Dudley Knox Library staff, Tech Support, </w:t>
      </w:r>
      <w:r w:rsidR="00F27D70">
        <w:rPr>
          <w:rFonts w:eastAsia="SymbolMT"/>
          <w:color w:val="auto"/>
          <w:lang w:eastAsia="en-US"/>
        </w:rPr>
        <w:t>Thesis Processing Office</w:t>
      </w:r>
      <w:r w:rsidR="00202742">
        <w:rPr>
          <w:rFonts w:eastAsia="SymbolMT"/>
          <w:color w:val="auto"/>
          <w:lang w:eastAsia="en-US"/>
        </w:rPr>
        <w:t xml:space="preserve"> and our Department Staff. </w:t>
      </w:r>
    </w:p>
    <w:p w:rsidR="00702FBA" w:rsidRDefault="00702FBA" w:rsidP="008234A2">
      <w:pPr>
        <w:pStyle w:val="BLANKPAGE"/>
      </w:pPr>
      <w:r>
        <w:br w:type="page"/>
      </w:r>
      <w:r>
        <w:lastRenderedPageBreak/>
        <w:t>THIS PAGE INTENTIONALLY LEFT BLANK</w:t>
      </w:r>
    </w:p>
    <w:p w:rsidR="00702FBA" w:rsidRDefault="00702FBA" w:rsidP="008234A2">
      <w:pPr>
        <w:rPr>
          <w:lang w:eastAsia="en-US"/>
        </w:rPr>
      </w:pPr>
    </w:p>
    <w:p w:rsidR="00702FBA" w:rsidRPr="00322D0D" w:rsidRDefault="00702FBA" w:rsidP="008234A2">
      <w:pPr>
        <w:rPr>
          <w:lang w:eastAsia="en-US"/>
        </w:rPr>
        <w:sectPr w:rsidR="00702FBA" w:rsidRPr="00322D0D" w:rsidSect="008234A2">
          <w:footerReference w:type="even" r:id="rId12"/>
          <w:footerReference w:type="default" r:id="rId13"/>
          <w:endnotePr>
            <w:numFmt w:val="decimal"/>
          </w:endnotePr>
          <w:type w:val="continuous"/>
          <w:pgSz w:w="12240" w:h="15840" w:code="1"/>
          <w:pgMar w:top="1440" w:right="1800" w:bottom="1440" w:left="1800" w:header="0" w:footer="1440" w:gutter="0"/>
          <w:pgNumType w:fmt="lowerRoman" w:start="1"/>
          <w:cols w:space="720"/>
        </w:sectPr>
      </w:pPr>
    </w:p>
    <w:p w:rsidR="00CC0EFC" w:rsidRPr="00E26712" w:rsidRDefault="00CC0EFC" w:rsidP="001A4227">
      <w:pPr>
        <w:pStyle w:val="Heading1"/>
      </w:pPr>
      <w:bookmarkStart w:id="10" w:name="_Toc519588785"/>
      <w:bookmarkStart w:id="11" w:name="_Toc330465421"/>
      <w:bookmarkStart w:id="12" w:name="_Toc354660571"/>
      <w:bookmarkStart w:id="13" w:name="_Toc158527412"/>
      <w:bookmarkStart w:id="14" w:name="_Toc158527850"/>
      <w:r w:rsidRPr="00913AE5">
        <w:rPr>
          <w:caps w:val="0"/>
        </w:rPr>
        <w:lastRenderedPageBreak/>
        <w:t>I.</w:t>
      </w:r>
      <w:r w:rsidRPr="00913AE5">
        <w:rPr>
          <w:caps w:val="0"/>
        </w:rPr>
        <w:tab/>
      </w:r>
      <w:bookmarkEnd w:id="10"/>
      <w:bookmarkEnd w:id="11"/>
      <w:r w:rsidR="00F016FA">
        <w:rPr>
          <w:caps w:val="0"/>
        </w:rPr>
        <w:t>INTRODUCTION</w:t>
      </w:r>
      <w:bookmarkStart w:id="15" w:name="_Toc519588786"/>
      <w:bookmarkEnd w:id="12"/>
    </w:p>
    <w:p w:rsidR="00E26712" w:rsidRPr="00E26712" w:rsidRDefault="00E26712" w:rsidP="00F4286D">
      <w:pPr>
        <w:pStyle w:val="2nd3rdOrderPara"/>
        <w:ind w:left="4320" w:firstLine="0"/>
        <w:rPr>
          <w:i/>
          <w:sz w:val="23"/>
          <w:szCs w:val="23"/>
        </w:rPr>
      </w:pPr>
      <w:bookmarkStart w:id="16" w:name="_Toc519588787"/>
      <w:bookmarkStart w:id="17" w:name="_Toc330465423"/>
      <w:bookmarkEnd w:id="15"/>
      <w:r w:rsidRPr="00E26712">
        <w:rPr>
          <w:i/>
          <w:sz w:val="23"/>
          <w:szCs w:val="23"/>
        </w:rPr>
        <w:t xml:space="preserve">“To hold the cavalry in reserve for the end of the battle, is to have no idea of the power of combined cavalry and infantry charges either for the attack or for defense.” </w:t>
      </w:r>
    </w:p>
    <w:p w:rsidR="00E26712" w:rsidRDefault="00E26712" w:rsidP="00CA5D54">
      <w:pPr>
        <w:pStyle w:val="2nd3rdOrderPara"/>
        <w:jc w:val="right"/>
        <w:rPr>
          <w:sz w:val="23"/>
          <w:szCs w:val="23"/>
        </w:rPr>
      </w:pPr>
      <w:r>
        <w:rPr>
          <w:sz w:val="23"/>
          <w:szCs w:val="23"/>
        </w:rPr>
        <w:t xml:space="preserve">Napoleon Bonaparte </w:t>
      </w:r>
      <w:sdt>
        <w:sdtPr>
          <w:rPr>
            <w:sz w:val="23"/>
            <w:szCs w:val="23"/>
          </w:rPr>
          <w:id w:val="-1593543869"/>
          <w:citation/>
        </w:sdtPr>
        <w:sdtContent>
          <w:r w:rsidR="002C532E">
            <w:rPr>
              <w:sz w:val="23"/>
              <w:szCs w:val="23"/>
            </w:rPr>
            <w:fldChar w:fldCharType="begin"/>
          </w:r>
          <w:r w:rsidR="00576990">
            <w:rPr>
              <w:sz w:val="23"/>
              <w:szCs w:val="23"/>
            </w:rPr>
            <w:instrText xml:space="preserve">CITATION Tho85 \p 434 \l 1033 </w:instrText>
          </w:r>
          <w:r w:rsidR="002C532E">
            <w:rPr>
              <w:sz w:val="23"/>
              <w:szCs w:val="23"/>
            </w:rPr>
            <w:fldChar w:fldCharType="separate"/>
          </w:r>
          <w:r w:rsidR="00253EA9" w:rsidRPr="00253EA9">
            <w:rPr>
              <w:noProof/>
              <w:sz w:val="23"/>
              <w:szCs w:val="23"/>
            </w:rPr>
            <w:t>(Phillips 1985, 434)</w:t>
          </w:r>
          <w:r w:rsidR="002C532E">
            <w:rPr>
              <w:sz w:val="23"/>
              <w:szCs w:val="23"/>
            </w:rPr>
            <w:fldChar w:fldCharType="end"/>
          </w:r>
        </w:sdtContent>
      </w:sdt>
    </w:p>
    <w:p w:rsidR="009F41A7" w:rsidRDefault="00E42440" w:rsidP="003B7EDE">
      <w:pPr>
        <w:pStyle w:val="2ndOrderPara"/>
        <w:rPr>
          <w:rFonts w:eastAsia="MS PGothic"/>
        </w:rPr>
      </w:pPr>
      <w:r>
        <w:rPr>
          <w:rFonts w:eastAsia="MS PGothic"/>
        </w:rPr>
        <w:t>M</w:t>
      </w:r>
      <w:r w:rsidR="00E223F9">
        <w:rPr>
          <w:rFonts w:eastAsia="MS PGothic"/>
        </w:rPr>
        <w:t xml:space="preserve">ilitary tactics </w:t>
      </w:r>
      <w:r>
        <w:rPr>
          <w:rFonts w:eastAsia="MS PGothic"/>
        </w:rPr>
        <w:t xml:space="preserve">and strategy </w:t>
      </w:r>
      <w:r w:rsidR="00E223F9">
        <w:rPr>
          <w:rFonts w:eastAsia="MS PGothic"/>
        </w:rPr>
        <w:t>within the United States have long been predicated on the Cold War.</w:t>
      </w:r>
      <w:r>
        <w:rPr>
          <w:rFonts w:eastAsia="MS PGothic"/>
        </w:rPr>
        <w:t xml:space="preserve"> During the opening phases of the Iraqi conflict</w:t>
      </w:r>
      <w:r w:rsidR="008747B0">
        <w:rPr>
          <w:rFonts w:eastAsia="MS PGothic"/>
        </w:rPr>
        <w:t>,</w:t>
      </w:r>
      <w:r>
        <w:rPr>
          <w:rFonts w:eastAsia="MS PGothic"/>
        </w:rPr>
        <w:t xml:space="preserve"> these tactics and strategies were proven out as our combined arms units rapidly moved forward</w:t>
      </w:r>
      <w:r w:rsidR="008747B0">
        <w:rPr>
          <w:rFonts w:eastAsia="MS PGothic"/>
        </w:rPr>
        <w:t>,</w:t>
      </w:r>
      <w:r w:rsidR="003A2AA2">
        <w:rPr>
          <w:rFonts w:eastAsia="MS PGothic"/>
        </w:rPr>
        <w:t xml:space="preserve"> gaining continual victories</w:t>
      </w:r>
      <w:r>
        <w:rPr>
          <w:rFonts w:eastAsia="MS PGothic"/>
        </w:rPr>
        <w:t>. In the following years</w:t>
      </w:r>
      <w:r w:rsidR="008747B0">
        <w:rPr>
          <w:rFonts w:eastAsia="MS PGothic"/>
        </w:rPr>
        <w:t>,</w:t>
      </w:r>
      <w:r>
        <w:rPr>
          <w:rFonts w:eastAsia="MS PGothic"/>
        </w:rPr>
        <w:t xml:space="preserve"> however</w:t>
      </w:r>
      <w:r w:rsidR="008747B0">
        <w:rPr>
          <w:rFonts w:eastAsia="MS PGothic"/>
        </w:rPr>
        <w:t>,</w:t>
      </w:r>
      <w:r>
        <w:rPr>
          <w:rFonts w:eastAsia="MS PGothic"/>
        </w:rPr>
        <w:t xml:space="preserve"> our enemies adopted new tactics utilizing improvised explosive devices (IED) and explosively formed penetrators (EFP) as part of their insurgency. </w:t>
      </w:r>
      <w:sdt>
        <w:sdtPr>
          <w:rPr>
            <w:rFonts w:eastAsia="MS PGothic"/>
          </w:rPr>
          <w:id w:val="2029453693"/>
          <w:citation/>
        </w:sdtPr>
        <w:sdtContent>
          <w:r w:rsidR="002C532E">
            <w:rPr>
              <w:rFonts w:eastAsia="MS PGothic"/>
            </w:rPr>
            <w:fldChar w:fldCharType="begin"/>
          </w:r>
          <w:r w:rsidR="00D65587">
            <w:rPr>
              <w:noProof/>
              <w:szCs w:val="24"/>
            </w:rPr>
            <w:instrText xml:space="preserve"> CITATION Kem12 \l 1033 </w:instrText>
          </w:r>
          <w:r w:rsidR="002C532E">
            <w:rPr>
              <w:rFonts w:eastAsia="MS PGothic"/>
            </w:rPr>
            <w:fldChar w:fldCharType="separate"/>
          </w:r>
          <w:r w:rsidR="00253EA9" w:rsidRPr="00253EA9">
            <w:rPr>
              <w:noProof/>
              <w:szCs w:val="24"/>
            </w:rPr>
            <w:t>(Kempinski and Murphy 2012)</w:t>
          </w:r>
          <w:r w:rsidR="002C532E">
            <w:rPr>
              <w:rFonts w:eastAsia="MS PGothic"/>
            </w:rPr>
            <w:fldChar w:fldCharType="end"/>
          </w:r>
        </w:sdtContent>
      </w:sdt>
      <w:r w:rsidR="00251C2F">
        <w:rPr>
          <w:sz w:val="23"/>
          <w:szCs w:val="23"/>
        </w:rPr>
        <w:t xml:space="preserve"> </w:t>
      </w:r>
      <w:r w:rsidR="003A2AA2">
        <w:rPr>
          <w:noProof/>
          <w:szCs w:val="24"/>
        </w:rPr>
        <w:t>T</w:t>
      </w:r>
      <w:r>
        <w:rPr>
          <w:noProof/>
          <w:szCs w:val="24"/>
        </w:rPr>
        <w:t xml:space="preserve">hese weapons have a devastating effect on both armored and unarmored mobile targets and resulted in the deployment of </w:t>
      </w:r>
      <w:r w:rsidR="00D960F5">
        <w:rPr>
          <w:noProof/>
          <w:szCs w:val="24"/>
        </w:rPr>
        <w:t>Mine-R</w:t>
      </w:r>
      <w:r w:rsidR="008747B0">
        <w:rPr>
          <w:noProof/>
          <w:szCs w:val="24"/>
        </w:rPr>
        <w:t>esi</w:t>
      </w:r>
      <w:r w:rsidR="00D960F5">
        <w:rPr>
          <w:noProof/>
          <w:szCs w:val="24"/>
        </w:rPr>
        <w:t>stant Ambush Protected</w:t>
      </w:r>
      <w:r w:rsidR="008747B0">
        <w:rPr>
          <w:noProof/>
          <w:szCs w:val="24"/>
        </w:rPr>
        <w:t xml:space="preserve"> </w:t>
      </w:r>
      <w:r w:rsidR="00D960F5">
        <w:rPr>
          <w:noProof/>
          <w:szCs w:val="24"/>
        </w:rPr>
        <w:t>(</w:t>
      </w:r>
      <w:r>
        <w:rPr>
          <w:noProof/>
          <w:szCs w:val="24"/>
        </w:rPr>
        <w:t>MRAP</w:t>
      </w:r>
      <w:r w:rsidR="00D960F5">
        <w:rPr>
          <w:noProof/>
          <w:szCs w:val="24"/>
        </w:rPr>
        <w:t>) vehicle</w:t>
      </w:r>
      <w:r>
        <w:rPr>
          <w:noProof/>
          <w:szCs w:val="24"/>
        </w:rPr>
        <w:t>s as a means to counter these weapons.</w:t>
      </w:r>
    </w:p>
    <w:p w:rsidR="003B7EDE" w:rsidRDefault="00506135" w:rsidP="003B7EDE">
      <w:pPr>
        <w:pStyle w:val="2ndOrderPara"/>
        <w:rPr>
          <w:rFonts w:eastAsia="MS PGothic"/>
        </w:rPr>
      </w:pPr>
      <w:r>
        <w:rPr>
          <w:rFonts w:eastAsia="MS PGothic"/>
        </w:rPr>
        <w:t>Increasing</w:t>
      </w:r>
      <w:r w:rsidRPr="000B5715">
        <w:rPr>
          <w:rFonts w:eastAsia="MS PGothic"/>
        </w:rPr>
        <w:t xml:space="preserve"> </w:t>
      </w:r>
      <w:r>
        <w:rPr>
          <w:rFonts w:eastAsia="MS PGothic"/>
        </w:rPr>
        <w:t xml:space="preserve">survivability traditionally has occurred at the vehicle level. The increase has meant adding armor as with the MRAPs </w:t>
      </w:r>
      <w:r w:rsidRPr="000B5715">
        <w:rPr>
          <w:rFonts w:eastAsia="MS PGothic"/>
        </w:rPr>
        <w:t>or other technolo</w:t>
      </w:r>
      <w:r>
        <w:rPr>
          <w:rFonts w:eastAsia="MS PGothic"/>
        </w:rPr>
        <w:t>gies such as soft and hard-kill</w:t>
      </w:r>
      <w:r w:rsidRPr="000B5715">
        <w:rPr>
          <w:rFonts w:eastAsia="MS PGothic"/>
        </w:rPr>
        <w:t xml:space="preserve"> active prot</w:t>
      </w:r>
      <w:r>
        <w:rPr>
          <w:rFonts w:eastAsia="MS PGothic"/>
        </w:rPr>
        <w:t>ection or signature management</w:t>
      </w:r>
      <w:r w:rsidR="00D960F5">
        <w:rPr>
          <w:rFonts w:eastAsia="MS PGothic"/>
        </w:rPr>
        <w:t>,</w:t>
      </w:r>
      <w:r>
        <w:rPr>
          <w:rFonts w:eastAsia="MS PGothic"/>
        </w:rPr>
        <w:t xml:space="preserve"> </w:t>
      </w:r>
      <w:r w:rsidR="00110789">
        <w:rPr>
          <w:rFonts w:eastAsia="MS PGothic"/>
        </w:rPr>
        <w:t xml:space="preserve">all of </w:t>
      </w:r>
      <w:r>
        <w:rPr>
          <w:rFonts w:eastAsia="MS PGothic"/>
        </w:rPr>
        <w:t>which add weight and in turn</w:t>
      </w:r>
      <w:r w:rsidR="00D960F5">
        <w:rPr>
          <w:rFonts w:eastAsia="MS PGothic"/>
        </w:rPr>
        <w:t>,</w:t>
      </w:r>
      <w:r>
        <w:rPr>
          <w:rFonts w:eastAsia="MS PGothic"/>
        </w:rPr>
        <w:t xml:space="preserve"> decrease mobility</w:t>
      </w:r>
      <w:r w:rsidRPr="000B5715">
        <w:rPr>
          <w:rFonts w:eastAsia="MS PGothic"/>
        </w:rPr>
        <w:t>.</w:t>
      </w:r>
      <w:r>
        <w:rPr>
          <w:rFonts w:eastAsia="MS PGothic"/>
        </w:rPr>
        <w:t xml:space="preserve"> This </w:t>
      </w:r>
      <w:r w:rsidR="001A4227" w:rsidRPr="000B5715">
        <w:rPr>
          <w:rFonts w:eastAsia="MS PGothic"/>
        </w:rPr>
        <w:t xml:space="preserve">“iron triangle” of </w:t>
      </w:r>
      <w:r w:rsidR="00261152">
        <w:rPr>
          <w:rFonts w:eastAsia="MS PGothic"/>
        </w:rPr>
        <w:t>survivability</w:t>
      </w:r>
      <w:r w:rsidR="001A4227" w:rsidRPr="000B5715">
        <w:rPr>
          <w:rFonts w:eastAsia="MS PGothic"/>
        </w:rPr>
        <w:t xml:space="preserve">, lethality, and mobility </w:t>
      </w:r>
      <w:r>
        <w:rPr>
          <w:rFonts w:eastAsia="MS PGothic"/>
        </w:rPr>
        <w:t>in c</w:t>
      </w:r>
      <w:r w:rsidRPr="000B5715">
        <w:rPr>
          <w:rFonts w:eastAsia="MS PGothic"/>
        </w:rPr>
        <w:t>ombat vehicles</w:t>
      </w:r>
      <w:r>
        <w:rPr>
          <w:rFonts w:eastAsia="MS PGothic"/>
        </w:rPr>
        <w:t xml:space="preserve"> has </w:t>
      </w:r>
      <w:r w:rsidRPr="000B5715">
        <w:rPr>
          <w:rFonts w:eastAsia="MS PGothic"/>
        </w:rPr>
        <w:t xml:space="preserve">historically </w:t>
      </w:r>
      <w:r>
        <w:rPr>
          <w:rFonts w:eastAsia="MS PGothic"/>
        </w:rPr>
        <w:t xml:space="preserve">been </w:t>
      </w:r>
      <w:r w:rsidRPr="000B5715">
        <w:rPr>
          <w:rFonts w:eastAsia="MS PGothic"/>
        </w:rPr>
        <w:t>balanced</w:t>
      </w:r>
      <w:r w:rsidR="001A4227" w:rsidRPr="000B5715">
        <w:rPr>
          <w:rFonts w:eastAsia="MS PGothic"/>
        </w:rPr>
        <w:t xml:space="preserve"> to meet force effectiveness</w:t>
      </w:r>
      <w:r w:rsidR="00261152">
        <w:rPr>
          <w:rFonts w:eastAsia="MS PGothic"/>
        </w:rPr>
        <w:t xml:space="preserve"> and mission success</w:t>
      </w:r>
      <w:r w:rsidR="002B301F">
        <w:rPr>
          <w:rFonts w:eastAsia="MS PGothic"/>
        </w:rPr>
        <w:t>.</w:t>
      </w:r>
      <w:r w:rsidR="001A4227" w:rsidRPr="000B5715">
        <w:rPr>
          <w:rFonts w:eastAsia="MS PGothic"/>
        </w:rPr>
        <w:t xml:space="preserve"> </w:t>
      </w:r>
      <w:r w:rsidR="00110789">
        <w:rPr>
          <w:rFonts w:eastAsia="MS PGothic"/>
        </w:rPr>
        <w:t>Unfortunately</w:t>
      </w:r>
      <w:r w:rsidR="00D960F5">
        <w:rPr>
          <w:rFonts w:eastAsia="MS PGothic"/>
        </w:rPr>
        <w:t>,</w:t>
      </w:r>
      <w:r w:rsidR="00110789">
        <w:rPr>
          <w:rFonts w:eastAsia="MS PGothic"/>
        </w:rPr>
        <w:t xml:space="preserve"> the increase</w:t>
      </w:r>
      <w:r w:rsidR="00D50EFC">
        <w:rPr>
          <w:rFonts w:eastAsia="MS PGothic"/>
        </w:rPr>
        <w:t>d lethality of our opponents has</w:t>
      </w:r>
      <w:r w:rsidR="00110789">
        <w:rPr>
          <w:rFonts w:eastAsia="MS PGothic"/>
        </w:rPr>
        <w:t xml:space="preserve"> driven vehicle designs further into the survivability corner of the triangle resulting in heavy vehicles w</w:t>
      </w:r>
      <w:r w:rsidR="00F4286D">
        <w:rPr>
          <w:rFonts w:eastAsia="MS PGothic"/>
        </w:rPr>
        <w:t xml:space="preserve">ith </w:t>
      </w:r>
      <w:r w:rsidR="00110789">
        <w:rPr>
          <w:rFonts w:eastAsia="MS PGothic"/>
        </w:rPr>
        <w:t>limited mobility.</w:t>
      </w:r>
    </w:p>
    <w:p w:rsidR="003B7EDE" w:rsidRPr="009F41A7" w:rsidRDefault="00506135" w:rsidP="00B15774">
      <w:pPr>
        <w:pStyle w:val="2ndOrderPara"/>
        <w:rPr>
          <w:rFonts w:eastAsia="MS PGothic"/>
          <w:szCs w:val="24"/>
        </w:rPr>
      </w:pPr>
      <w:r>
        <w:rPr>
          <w:rFonts w:eastAsia="MS PGothic"/>
          <w:szCs w:val="24"/>
        </w:rPr>
        <w:t>A different methodology for achieving survivability and mission completion</w:t>
      </w:r>
      <w:r w:rsidR="003A2AA2">
        <w:rPr>
          <w:rFonts w:eastAsia="MS PGothic"/>
          <w:szCs w:val="24"/>
        </w:rPr>
        <w:t xml:space="preserve"> is that</w:t>
      </w:r>
      <w:r>
        <w:rPr>
          <w:rFonts w:eastAsia="MS PGothic"/>
          <w:szCs w:val="24"/>
        </w:rPr>
        <w:t xml:space="preserve"> of integrated survivability. </w:t>
      </w:r>
      <w:r w:rsidR="00CC7591" w:rsidRPr="009F41A7">
        <w:rPr>
          <w:rFonts w:eastAsia="MS PGothic"/>
          <w:szCs w:val="24"/>
        </w:rPr>
        <w:t xml:space="preserve">The integrated survivability concept has been </w:t>
      </w:r>
      <w:r w:rsidR="00F4286D">
        <w:rPr>
          <w:rFonts w:eastAsia="MS PGothic"/>
          <w:szCs w:val="24"/>
        </w:rPr>
        <w:t>with us</w:t>
      </w:r>
      <w:r w:rsidR="00CC7591" w:rsidRPr="009F41A7">
        <w:rPr>
          <w:rFonts w:eastAsia="MS PGothic"/>
          <w:szCs w:val="24"/>
        </w:rPr>
        <w:t xml:space="preserve"> from </w:t>
      </w:r>
      <w:r>
        <w:rPr>
          <w:rFonts w:eastAsia="MS PGothic"/>
          <w:szCs w:val="24"/>
        </w:rPr>
        <w:t>the days of the interlocked shields of a Roman p</w:t>
      </w:r>
      <w:r w:rsidR="00CC7591" w:rsidRPr="009F41A7">
        <w:rPr>
          <w:rFonts w:eastAsia="MS PGothic"/>
          <w:szCs w:val="24"/>
        </w:rPr>
        <w:t>halanx to combined arms maneuvers in modern day warfare.</w:t>
      </w:r>
      <w:sdt>
        <w:sdtPr>
          <w:rPr>
            <w:rFonts w:eastAsia="MS PGothic"/>
            <w:szCs w:val="24"/>
          </w:rPr>
          <w:id w:val="1220638957"/>
          <w:citation/>
        </w:sdtPr>
        <w:sdtContent>
          <w:r w:rsidR="002C532E">
            <w:rPr>
              <w:rFonts w:eastAsia="MS PGothic"/>
              <w:szCs w:val="24"/>
            </w:rPr>
            <w:fldChar w:fldCharType="begin"/>
          </w:r>
          <w:r w:rsidR="006E5F2A">
            <w:rPr>
              <w:rFonts w:eastAsia="MS PGothic"/>
              <w:szCs w:val="24"/>
            </w:rPr>
            <w:instrText xml:space="preserve"> CITATION Ped98 \l 1033 </w:instrText>
          </w:r>
          <w:r w:rsidR="002C532E">
            <w:rPr>
              <w:rFonts w:eastAsia="MS PGothic"/>
              <w:szCs w:val="24"/>
            </w:rPr>
            <w:fldChar w:fldCharType="separate"/>
          </w:r>
          <w:r w:rsidR="00253EA9">
            <w:rPr>
              <w:rFonts w:eastAsia="MS PGothic"/>
              <w:noProof/>
              <w:szCs w:val="24"/>
            </w:rPr>
            <w:t xml:space="preserve"> </w:t>
          </w:r>
          <w:r w:rsidR="00253EA9" w:rsidRPr="00253EA9">
            <w:rPr>
              <w:rFonts w:eastAsia="MS PGothic"/>
              <w:noProof/>
              <w:szCs w:val="24"/>
            </w:rPr>
            <w:t>(Pederson 1998)</w:t>
          </w:r>
          <w:r w:rsidR="002C532E">
            <w:rPr>
              <w:rFonts w:eastAsia="MS PGothic"/>
              <w:szCs w:val="24"/>
            </w:rPr>
            <w:fldChar w:fldCharType="end"/>
          </w:r>
        </w:sdtContent>
      </w:sdt>
      <w:r w:rsidR="00251C2F">
        <w:rPr>
          <w:sz w:val="23"/>
          <w:szCs w:val="23"/>
        </w:rPr>
        <w:t xml:space="preserve">  </w:t>
      </w:r>
      <w:r>
        <w:rPr>
          <w:rFonts w:eastAsia="MS PGothic"/>
          <w:szCs w:val="24"/>
        </w:rPr>
        <w:t xml:space="preserve">Current combat commanders in the </w:t>
      </w:r>
      <w:r>
        <w:rPr>
          <w:rFonts w:eastAsia="MS PGothic"/>
          <w:szCs w:val="24"/>
        </w:rPr>
        <w:lastRenderedPageBreak/>
        <w:t xml:space="preserve">field utilize integrated survivability as a matter of course when calling in air cover, artillery support, or flanking units. </w:t>
      </w:r>
    </w:p>
    <w:p w:rsidR="009F41A7" w:rsidRDefault="00506135" w:rsidP="00B15774">
      <w:pPr>
        <w:pStyle w:val="2ndOrderPara"/>
        <w:rPr>
          <w:rFonts w:eastAsia="MS PGothic"/>
          <w:iCs/>
        </w:rPr>
      </w:pPr>
      <w:r>
        <w:rPr>
          <w:rFonts w:eastAsia="MS PGothic"/>
          <w:szCs w:val="24"/>
        </w:rPr>
        <w:t>Within design</w:t>
      </w:r>
      <w:r w:rsidR="00D960F5">
        <w:rPr>
          <w:rFonts w:eastAsia="MS PGothic"/>
          <w:szCs w:val="24"/>
        </w:rPr>
        <w:t>,</w:t>
      </w:r>
      <w:r>
        <w:rPr>
          <w:rFonts w:eastAsia="MS PGothic"/>
          <w:szCs w:val="24"/>
        </w:rPr>
        <w:t xml:space="preserve"> however</w:t>
      </w:r>
      <w:r w:rsidR="00D960F5">
        <w:rPr>
          <w:rFonts w:eastAsia="MS PGothic"/>
          <w:szCs w:val="24"/>
        </w:rPr>
        <w:t>,</w:t>
      </w:r>
      <w:r>
        <w:rPr>
          <w:rFonts w:eastAsia="MS PGothic"/>
          <w:szCs w:val="24"/>
        </w:rPr>
        <w:t xml:space="preserve"> vehicles are still thought of as individual units unl</w:t>
      </w:r>
      <w:r w:rsidR="00F4286D">
        <w:rPr>
          <w:rFonts w:eastAsia="MS PGothic"/>
          <w:szCs w:val="24"/>
        </w:rPr>
        <w:t>ike the interlocked shields of the Romans</w:t>
      </w:r>
      <w:r>
        <w:rPr>
          <w:rFonts w:eastAsia="MS PGothic"/>
          <w:szCs w:val="24"/>
        </w:rPr>
        <w:t xml:space="preserve">. </w:t>
      </w:r>
      <w:r w:rsidR="00261152">
        <w:rPr>
          <w:rFonts w:eastAsia="MS PGothic"/>
          <w:iCs/>
        </w:rPr>
        <w:t>Looking beyond</w:t>
      </w:r>
      <w:r w:rsidR="00261152" w:rsidRPr="000B5715">
        <w:rPr>
          <w:rFonts w:eastAsia="MS PGothic"/>
          <w:iCs/>
        </w:rPr>
        <w:t xml:space="preserve"> single vehicle enhancements to understand the </w:t>
      </w:r>
      <w:r w:rsidR="009F41A7">
        <w:rPr>
          <w:rFonts w:eastAsia="MS PGothic"/>
          <w:iCs/>
        </w:rPr>
        <w:t xml:space="preserve">integrated </w:t>
      </w:r>
      <w:r w:rsidR="00261152" w:rsidRPr="000B5715">
        <w:rPr>
          <w:rFonts w:eastAsia="MS PGothic"/>
          <w:iCs/>
        </w:rPr>
        <w:t>survivability of a system of systems</w:t>
      </w:r>
      <w:r w:rsidR="00E328FD">
        <w:rPr>
          <w:rFonts w:eastAsia="MS PGothic"/>
          <w:iCs/>
        </w:rPr>
        <w:t xml:space="preserve"> (SoS)</w:t>
      </w:r>
      <w:r w:rsidR="00D960F5">
        <w:rPr>
          <w:rFonts w:eastAsia="MS PGothic"/>
          <w:iCs/>
        </w:rPr>
        <w:t>,</w:t>
      </w:r>
      <w:r w:rsidR="00261152" w:rsidRPr="000B5715">
        <w:rPr>
          <w:rFonts w:eastAsia="MS PGothic"/>
          <w:iCs/>
        </w:rPr>
        <w:t xml:space="preserve"> </w:t>
      </w:r>
      <w:r w:rsidR="00261152">
        <w:rPr>
          <w:rFonts w:eastAsia="MS PGothic"/>
          <w:iCs/>
        </w:rPr>
        <w:t xml:space="preserve">and the </w:t>
      </w:r>
      <w:r w:rsidR="00E73CEF">
        <w:rPr>
          <w:rFonts w:eastAsia="MS PGothic"/>
          <w:iCs/>
        </w:rPr>
        <w:t>implication</w:t>
      </w:r>
      <w:r w:rsidR="00261152">
        <w:rPr>
          <w:rFonts w:eastAsia="MS PGothic"/>
          <w:iCs/>
        </w:rPr>
        <w:t xml:space="preserve"> in the context of </w:t>
      </w:r>
      <w:r w:rsidR="00261152" w:rsidRPr="000B5715">
        <w:rPr>
          <w:rFonts w:eastAsia="MS PGothic"/>
          <w:iCs/>
        </w:rPr>
        <w:t>unit or brigade</w:t>
      </w:r>
      <w:r w:rsidR="00261152">
        <w:rPr>
          <w:rFonts w:eastAsia="MS PGothic"/>
          <w:iCs/>
        </w:rPr>
        <w:t xml:space="preserve"> mission completion</w:t>
      </w:r>
      <w:r w:rsidR="00D960F5">
        <w:rPr>
          <w:rFonts w:eastAsia="MS PGothic"/>
          <w:iCs/>
        </w:rPr>
        <w:t>,</w:t>
      </w:r>
      <w:r w:rsidR="00261152">
        <w:rPr>
          <w:rFonts w:eastAsia="MS PGothic"/>
          <w:iCs/>
        </w:rPr>
        <w:t xml:space="preserve"> requires an </w:t>
      </w:r>
      <w:r w:rsidR="001A4227" w:rsidRPr="000B5715">
        <w:rPr>
          <w:rFonts w:eastAsia="MS PGothic"/>
          <w:iCs/>
        </w:rPr>
        <w:t>analytical process and methodology</w:t>
      </w:r>
      <w:r w:rsidR="00261152">
        <w:rPr>
          <w:rFonts w:eastAsia="MS PGothic"/>
          <w:iCs/>
        </w:rPr>
        <w:t xml:space="preserve">. </w:t>
      </w:r>
      <w:r w:rsidR="001A4227" w:rsidRPr="000B5715">
        <w:rPr>
          <w:rFonts w:eastAsia="MS PGothic"/>
          <w:iCs/>
        </w:rPr>
        <w:t xml:space="preserve"> </w:t>
      </w:r>
    </w:p>
    <w:p w:rsidR="00261152" w:rsidRDefault="00E73CEF" w:rsidP="00B15774">
      <w:pPr>
        <w:pStyle w:val="2ndOrderPara"/>
        <w:rPr>
          <w:rFonts w:eastAsia="MS PGothic"/>
          <w:iCs/>
        </w:rPr>
      </w:pPr>
      <w:r>
        <w:rPr>
          <w:rFonts w:eastAsia="MS PGothic"/>
          <w:iCs/>
        </w:rPr>
        <w:t>Model Based Systems Engineering (MBSE)</w:t>
      </w:r>
      <w:r w:rsidR="00E328FD">
        <w:rPr>
          <w:rFonts w:eastAsia="MS PGothic"/>
          <w:iCs/>
        </w:rPr>
        <w:t xml:space="preserve"> </w:t>
      </w:r>
      <w:r w:rsidR="00B66EEF">
        <w:rPr>
          <w:rFonts w:eastAsia="MS PGothic"/>
          <w:iCs/>
        </w:rPr>
        <w:t>could potentially</w:t>
      </w:r>
      <w:r w:rsidR="00E328FD">
        <w:rPr>
          <w:rFonts w:eastAsia="MS PGothic"/>
          <w:iCs/>
        </w:rPr>
        <w:t xml:space="preserve"> </w:t>
      </w:r>
      <w:r>
        <w:rPr>
          <w:rFonts w:eastAsia="MS PGothic"/>
          <w:iCs/>
        </w:rPr>
        <w:t>provide the framework necessary for discovering the</w:t>
      </w:r>
      <w:r w:rsidR="00E328FD">
        <w:rPr>
          <w:rFonts w:eastAsia="MS PGothic"/>
          <w:iCs/>
        </w:rPr>
        <w:t>se</w:t>
      </w:r>
      <w:r>
        <w:rPr>
          <w:rFonts w:eastAsia="MS PGothic"/>
          <w:iCs/>
        </w:rPr>
        <w:t xml:space="preserve"> relationship</w:t>
      </w:r>
      <w:r w:rsidR="00E328FD">
        <w:rPr>
          <w:rFonts w:eastAsia="MS PGothic"/>
          <w:iCs/>
        </w:rPr>
        <w:t>s</w:t>
      </w:r>
      <w:r>
        <w:rPr>
          <w:rFonts w:eastAsia="MS PGothic"/>
          <w:iCs/>
        </w:rPr>
        <w:t>.</w:t>
      </w:r>
      <w:r w:rsidR="00E328FD">
        <w:rPr>
          <w:rFonts w:eastAsia="MS PGothic"/>
          <w:iCs/>
        </w:rPr>
        <w:t xml:space="preserve"> U</w:t>
      </w:r>
      <w:r w:rsidR="00315293">
        <w:rPr>
          <w:rFonts w:eastAsia="MS PGothic"/>
          <w:iCs/>
        </w:rPr>
        <w:t xml:space="preserve">nderstanding </w:t>
      </w:r>
      <w:r w:rsidR="00B15774" w:rsidRPr="00B15774">
        <w:rPr>
          <w:rFonts w:eastAsia="MS PGothic"/>
          <w:iCs/>
        </w:rPr>
        <w:t>system-level interconnections</w:t>
      </w:r>
      <w:r w:rsidR="00B15774">
        <w:rPr>
          <w:rFonts w:eastAsia="MS PGothic"/>
          <w:iCs/>
        </w:rPr>
        <w:t xml:space="preserve"> </w:t>
      </w:r>
      <w:r w:rsidR="00B15774" w:rsidRPr="00B15774">
        <w:rPr>
          <w:rFonts w:eastAsia="MS PGothic"/>
          <w:iCs/>
        </w:rPr>
        <w:t>through MBSE provides greater design fidelity</w:t>
      </w:r>
      <w:r w:rsidR="002A53D8">
        <w:rPr>
          <w:rFonts w:eastAsia="MS PGothic"/>
          <w:iCs/>
        </w:rPr>
        <w:t>, and</w:t>
      </w:r>
      <w:r w:rsidR="00B15774">
        <w:rPr>
          <w:rFonts w:eastAsia="MS PGothic"/>
          <w:iCs/>
        </w:rPr>
        <w:t xml:space="preserve"> </w:t>
      </w:r>
      <w:r w:rsidR="00B15774" w:rsidRPr="00B15774">
        <w:rPr>
          <w:rFonts w:eastAsia="MS PGothic"/>
          <w:iCs/>
        </w:rPr>
        <w:t>SoS analysis assesses overall system level</w:t>
      </w:r>
      <w:r w:rsidR="00B15774">
        <w:rPr>
          <w:rFonts w:eastAsia="MS PGothic"/>
          <w:iCs/>
        </w:rPr>
        <w:t xml:space="preserve"> </w:t>
      </w:r>
      <w:r w:rsidR="00B15774" w:rsidRPr="00B15774">
        <w:rPr>
          <w:rFonts w:eastAsia="MS PGothic"/>
          <w:iCs/>
        </w:rPr>
        <w:t>survivability through integration of both</w:t>
      </w:r>
      <w:r w:rsidR="00B15774">
        <w:rPr>
          <w:rFonts w:eastAsia="MS PGothic"/>
          <w:iCs/>
        </w:rPr>
        <w:t xml:space="preserve"> </w:t>
      </w:r>
      <w:r w:rsidR="00B15774" w:rsidRPr="002A53D8">
        <w:rPr>
          <w:rFonts w:eastAsia="MS PGothic"/>
          <w:iCs/>
        </w:rPr>
        <w:t>threat and system</w:t>
      </w:r>
      <w:r w:rsidR="00B15774" w:rsidRPr="00B15774">
        <w:rPr>
          <w:rFonts w:eastAsia="MS PGothic"/>
          <w:iCs/>
        </w:rPr>
        <w:t xml:space="preserve"> viewpoints and account</w:t>
      </w:r>
      <w:r w:rsidR="002A53D8">
        <w:rPr>
          <w:rFonts w:eastAsia="MS PGothic"/>
          <w:iCs/>
        </w:rPr>
        <w:t>s</w:t>
      </w:r>
      <w:r w:rsidR="00B15774">
        <w:rPr>
          <w:rFonts w:eastAsia="MS PGothic"/>
          <w:iCs/>
        </w:rPr>
        <w:t xml:space="preserve"> </w:t>
      </w:r>
      <w:r w:rsidR="00B15774" w:rsidRPr="00B15774">
        <w:rPr>
          <w:rFonts w:eastAsia="MS PGothic"/>
          <w:iCs/>
        </w:rPr>
        <w:t>for multiple combat-arms structures</w:t>
      </w:r>
    </w:p>
    <w:p w:rsidR="00506135" w:rsidRDefault="00506135" w:rsidP="00506135">
      <w:pPr>
        <w:pStyle w:val="2ndOrderPara"/>
        <w:rPr>
          <w:rFonts w:eastAsia="MS PGothic"/>
          <w:iCs/>
        </w:rPr>
      </w:pPr>
      <w:r w:rsidRPr="000B5715">
        <w:rPr>
          <w:rFonts w:eastAsia="MS PGothic"/>
          <w:szCs w:val="24"/>
        </w:rPr>
        <w:t>The idea that i</w:t>
      </w:r>
      <w:r>
        <w:rPr>
          <w:rFonts w:eastAsia="MS PGothic"/>
          <w:szCs w:val="24"/>
        </w:rPr>
        <w:t>mprovin</w:t>
      </w:r>
      <w:r w:rsidRPr="000B5715">
        <w:rPr>
          <w:rFonts w:eastAsia="MS PGothic"/>
          <w:szCs w:val="24"/>
        </w:rPr>
        <w:t xml:space="preserve">g lethality or mobility would also increase survivability has </w:t>
      </w:r>
      <w:r w:rsidR="003A2AA2">
        <w:rPr>
          <w:rFonts w:eastAsia="MS PGothic"/>
          <w:szCs w:val="24"/>
        </w:rPr>
        <w:t xml:space="preserve">long </w:t>
      </w:r>
      <w:r w:rsidRPr="000B5715">
        <w:rPr>
          <w:rFonts w:eastAsia="MS PGothic"/>
          <w:szCs w:val="24"/>
        </w:rPr>
        <w:t xml:space="preserve">been supported </w:t>
      </w:r>
      <w:r w:rsidR="003A2AA2">
        <w:rPr>
          <w:rFonts w:eastAsia="MS PGothic"/>
          <w:szCs w:val="24"/>
        </w:rPr>
        <w:t>by</w:t>
      </w:r>
      <w:r w:rsidRPr="000B5715">
        <w:rPr>
          <w:rFonts w:eastAsia="MS PGothic"/>
          <w:szCs w:val="24"/>
        </w:rPr>
        <w:t xml:space="preserve"> professional military judgment</w:t>
      </w:r>
      <w:r w:rsidR="004B7DA8">
        <w:rPr>
          <w:rFonts w:eastAsia="MS PGothic"/>
          <w:szCs w:val="24"/>
        </w:rPr>
        <w:t xml:space="preserve"> within the combat vehicle community.</w:t>
      </w:r>
      <w:r w:rsidR="00AD71A9">
        <w:rPr>
          <w:rFonts w:eastAsia="MS PGothic"/>
          <w:szCs w:val="24"/>
        </w:rPr>
        <w:t xml:space="preserve"> </w:t>
      </w:r>
      <w:r w:rsidR="00487DEC">
        <w:rPr>
          <w:rFonts w:eastAsia="MS PGothic"/>
          <w:szCs w:val="24"/>
        </w:rPr>
        <w:t>This position is supported by the U</w:t>
      </w:r>
      <w:r w:rsidR="00AB54A9">
        <w:rPr>
          <w:rFonts w:eastAsia="MS PGothic"/>
          <w:szCs w:val="24"/>
        </w:rPr>
        <w:t>.</w:t>
      </w:r>
      <w:r w:rsidR="00487DEC">
        <w:rPr>
          <w:rFonts w:eastAsia="MS PGothic"/>
          <w:szCs w:val="24"/>
        </w:rPr>
        <w:t>S</w:t>
      </w:r>
      <w:r w:rsidR="00AB54A9">
        <w:rPr>
          <w:rFonts w:eastAsia="MS PGothic"/>
          <w:szCs w:val="24"/>
        </w:rPr>
        <w:t xml:space="preserve">. </w:t>
      </w:r>
      <w:r w:rsidR="00115964">
        <w:rPr>
          <w:rFonts w:eastAsia="MS PGothic"/>
          <w:szCs w:val="24"/>
        </w:rPr>
        <w:t>Air Force</w:t>
      </w:r>
      <w:r w:rsidR="00487DEC">
        <w:rPr>
          <w:rFonts w:eastAsia="MS PGothic"/>
          <w:szCs w:val="24"/>
        </w:rPr>
        <w:t xml:space="preserve"> in aerial combat and their quest for faster</w:t>
      </w:r>
      <w:r w:rsidR="002A53D8">
        <w:rPr>
          <w:rFonts w:eastAsia="MS PGothic"/>
          <w:szCs w:val="24"/>
        </w:rPr>
        <w:t>,</w:t>
      </w:r>
      <w:r w:rsidR="00487DEC">
        <w:rPr>
          <w:rFonts w:eastAsia="MS PGothic"/>
          <w:szCs w:val="24"/>
        </w:rPr>
        <w:t xml:space="preserve"> more maneuverable fighters. </w:t>
      </w:r>
      <w:sdt>
        <w:sdtPr>
          <w:rPr>
            <w:rFonts w:eastAsia="MS PGothic"/>
            <w:szCs w:val="24"/>
          </w:rPr>
          <w:id w:val="188499380"/>
          <w:citation/>
        </w:sdtPr>
        <w:sdtContent>
          <w:r w:rsidR="002C532E">
            <w:rPr>
              <w:rFonts w:eastAsia="MS PGothic"/>
              <w:szCs w:val="24"/>
            </w:rPr>
            <w:fldChar w:fldCharType="begin"/>
          </w:r>
          <w:r w:rsidR="00D65587">
            <w:rPr>
              <w:rFonts w:eastAsia="MS PGothic"/>
              <w:noProof/>
              <w:szCs w:val="24"/>
            </w:rPr>
            <w:instrText xml:space="preserve"> CITATION Hau02 \l 1033 </w:instrText>
          </w:r>
          <w:r w:rsidR="002C532E">
            <w:rPr>
              <w:rFonts w:eastAsia="MS PGothic"/>
              <w:szCs w:val="24"/>
            </w:rPr>
            <w:fldChar w:fldCharType="separate"/>
          </w:r>
          <w:r w:rsidR="00253EA9" w:rsidRPr="00253EA9">
            <w:rPr>
              <w:rFonts w:eastAsia="MS PGothic"/>
              <w:noProof/>
              <w:szCs w:val="24"/>
            </w:rPr>
            <w:t>(Haulman 2002)</w:t>
          </w:r>
          <w:r w:rsidR="002C532E">
            <w:rPr>
              <w:rFonts w:eastAsia="MS PGothic"/>
              <w:szCs w:val="24"/>
            </w:rPr>
            <w:fldChar w:fldCharType="end"/>
          </w:r>
        </w:sdtContent>
      </w:sdt>
      <w:r w:rsidR="00251C2F">
        <w:rPr>
          <w:sz w:val="23"/>
          <w:szCs w:val="23"/>
        </w:rPr>
        <w:t xml:space="preserve"> </w:t>
      </w:r>
      <w:r w:rsidR="00D65587">
        <w:rPr>
          <w:rFonts w:eastAsia="MS PGothic"/>
          <w:szCs w:val="24"/>
        </w:rPr>
        <w:t xml:space="preserve"> </w:t>
      </w:r>
      <w:r w:rsidR="00487DEC">
        <w:rPr>
          <w:rFonts w:eastAsia="MS PGothic"/>
          <w:szCs w:val="24"/>
        </w:rPr>
        <w:t>With regard to ground combat vehicles</w:t>
      </w:r>
      <w:r w:rsidR="002A53D8">
        <w:rPr>
          <w:rFonts w:eastAsia="MS PGothic"/>
          <w:szCs w:val="24"/>
        </w:rPr>
        <w:t>,</w:t>
      </w:r>
      <w:r w:rsidR="00487DEC">
        <w:rPr>
          <w:rFonts w:eastAsia="MS PGothic"/>
          <w:szCs w:val="24"/>
        </w:rPr>
        <w:t xml:space="preserve"> however</w:t>
      </w:r>
      <w:r w:rsidR="002A53D8">
        <w:rPr>
          <w:rFonts w:eastAsia="MS PGothic"/>
          <w:szCs w:val="24"/>
        </w:rPr>
        <w:t>,</w:t>
      </w:r>
      <w:r w:rsidR="00487DEC">
        <w:rPr>
          <w:rFonts w:eastAsia="MS PGothic"/>
          <w:szCs w:val="24"/>
        </w:rPr>
        <w:t xml:space="preserve"> this is not as obvious. </w:t>
      </w:r>
      <w:r w:rsidRPr="000B5715">
        <w:rPr>
          <w:rFonts w:eastAsia="MS PGothic"/>
          <w:szCs w:val="24"/>
        </w:rPr>
        <w:t xml:space="preserve"> </w:t>
      </w:r>
      <w:r w:rsidR="002A53D8">
        <w:rPr>
          <w:rFonts w:eastAsia="MS PGothic"/>
          <w:szCs w:val="24"/>
        </w:rPr>
        <w:t>A</w:t>
      </w:r>
      <w:r w:rsidRPr="000B5715">
        <w:rPr>
          <w:rFonts w:eastAsia="MS PGothic"/>
          <w:szCs w:val="24"/>
        </w:rPr>
        <w:t>nalytic</w:t>
      </w:r>
      <w:r w:rsidR="002A53D8">
        <w:rPr>
          <w:rFonts w:eastAsia="MS PGothic"/>
          <w:szCs w:val="24"/>
        </w:rPr>
        <w:t>al</w:t>
      </w:r>
      <w:r w:rsidRPr="000B5715">
        <w:rPr>
          <w:rFonts w:eastAsia="MS PGothic"/>
          <w:szCs w:val="24"/>
        </w:rPr>
        <w:t xml:space="preserve"> metrics have </w:t>
      </w:r>
      <w:r w:rsidR="002A53D8">
        <w:rPr>
          <w:rFonts w:eastAsia="MS PGothic"/>
          <w:szCs w:val="24"/>
        </w:rPr>
        <w:t xml:space="preserve">yet to </w:t>
      </w:r>
      <w:r w:rsidRPr="000B5715">
        <w:rPr>
          <w:rFonts w:eastAsia="MS PGothic"/>
          <w:szCs w:val="24"/>
        </w:rPr>
        <w:t xml:space="preserve">be developed that </w:t>
      </w:r>
      <w:r w:rsidR="003A2AA2">
        <w:rPr>
          <w:rFonts w:eastAsia="MS PGothic"/>
          <w:szCs w:val="24"/>
        </w:rPr>
        <w:t>define the</w:t>
      </w:r>
      <w:r w:rsidRPr="000B5715">
        <w:rPr>
          <w:rFonts w:eastAsia="MS PGothic"/>
          <w:szCs w:val="24"/>
        </w:rPr>
        <w:t xml:space="preserve"> trade of armor protection for increased mobility or increased lethality. </w:t>
      </w:r>
      <w:r w:rsidR="003A2AA2">
        <w:rPr>
          <w:rFonts w:eastAsia="MS PGothic"/>
          <w:szCs w:val="24"/>
        </w:rPr>
        <w:t>This analytical relationship with respect to</w:t>
      </w:r>
      <w:r w:rsidRPr="000B5715">
        <w:rPr>
          <w:rFonts w:eastAsia="MS PGothic"/>
          <w:szCs w:val="24"/>
        </w:rPr>
        <w:t xml:space="preserve"> protection must be understood and quantified from a systems perspective, specifically in understanding the associated trade-offs.  </w:t>
      </w:r>
      <w:r w:rsidR="003A2AA2">
        <w:rPr>
          <w:rFonts w:eastAsia="MS PGothic"/>
          <w:szCs w:val="24"/>
        </w:rPr>
        <w:t>The m</w:t>
      </w:r>
      <w:r w:rsidRPr="000B5715">
        <w:rPr>
          <w:rFonts w:eastAsia="MS PGothic"/>
          <w:szCs w:val="24"/>
        </w:rPr>
        <w:t>ateriel components and non-materiel functions and features that can be incorporated into vehicle designs and organizational activities comprise th</w:t>
      </w:r>
      <w:r w:rsidR="002A53D8">
        <w:rPr>
          <w:rFonts w:eastAsia="MS PGothic"/>
          <w:szCs w:val="24"/>
        </w:rPr>
        <w:t>is</w:t>
      </w:r>
      <w:r w:rsidRPr="000B5715">
        <w:rPr>
          <w:rFonts w:eastAsia="MS PGothic"/>
          <w:szCs w:val="24"/>
        </w:rPr>
        <w:t xml:space="preserve"> trade space</w:t>
      </w:r>
      <w:r w:rsidR="003A2AA2">
        <w:rPr>
          <w:rFonts w:eastAsia="MS PGothic"/>
          <w:szCs w:val="24"/>
        </w:rPr>
        <w:t xml:space="preserve">. </w:t>
      </w:r>
      <w:r w:rsidR="00E12A24">
        <w:rPr>
          <w:rFonts w:eastAsia="MS PGothic"/>
          <w:szCs w:val="24"/>
        </w:rPr>
        <w:t xml:space="preserve">The </w:t>
      </w:r>
      <w:r w:rsidR="003A2AA2">
        <w:rPr>
          <w:rFonts w:eastAsia="MS PGothic"/>
          <w:szCs w:val="24"/>
        </w:rPr>
        <w:t>impacts of</w:t>
      </w:r>
      <w:r w:rsidR="00E12A24">
        <w:rPr>
          <w:rFonts w:eastAsia="MS PGothic"/>
          <w:szCs w:val="24"/>
        </w:rPr>
        <w:t xml:space="preserve"> various combinations of </w:t>
      </w:r>
      <w:r w:rsidR="003A2AA2">
        <w:rPr>
          <w:rFonts w:eastAsia="MS PGothic"/>
          <w:szCs w:val="24"/>
        </w:rPr>
        <w:t>these</w:t>
      </w:r>
      <w:r w:rsidR="00E12A24">
        <w:rPr>
          <w:rFonts w:eastAsia="MS PGothic"/>
          <w:szCs w:val="24"/>
        </w:rPr>
        <w:t xml:space="preserve"> parameters on operational performance of the</w:t>
      </w:r>
      <w:r w:rsidRPr="000B5715">
        <w:rPr>
          <w:rFonts w:eastAsia="MS PGothic"/>
          <w:szCs w:val="24"/>
        </w:rPr>
        <w:t xml:space="preserve"> missions </w:t>
      </w:r>
      <w:r w:rsidR="00E12A24">
        <w:rPr>
          <w:rFonts w:eastAsia="MS PGothic"/>
          <w:szCs w:val="24"/>
        </w:rPr>
        <w:t>provide the knowledge base for cost effective</w:t>
      </w:r>
      <w:r w:rsidRPr="000B5715">
        <w:rPr>
          <w:rFonts w:eastAsia="MS PGothic"/>
          <w:szCs w:val="24"/>
        </w:rPr>
        <w:t xml:space="preserve"> defin</w:t>
      </w:r>
      <w:r w:rsidR="00E12A24">
        <w:rPr>
          <w:rFonts w:eastAsia="MS PGothic"/>
          <w:szCs w:val="24"/>
        </w:rPr>
        <w:t>ition of both</w:t>
      </w:r>
      <w:r w:rsidRPr="000B5715">
        <w:rPr>
          <w:rFonts w:eastAsia="MS PGothic"/>
          <w:szCs w:val="24"/>
        </w:rPr>
        <w:t xml:space="preserve"> needed and desired combat vehicle </w:t>
      </w:r>
      <w:commentRangeStart w:id="18"/>
      <w:r w:rsidRPr="000B5715">
        <w:rPr>
          <w:rFonts w:eastAsia="MS PGothic"/>
          <w:szCs w:val="24"/>
        </w:rPr>
        <w:t>capabilities</w:t>
      </w:r>
      <w:commentRangeEnd w:id="18"/>
      <w:r w:rsidR="009135D4">
        <w:rPr>
          <w:rStyle w:val="CommentReference"/>
          <w:rFonts w:eastAsia="Arial Unicode MS"/>
          <w:lang w:eastAsia="ko-KR"/>
        </w:rPr>
        <w:commentReference w:id="18"/>
      </w:r>
      <w:r w:rsidRPr="000B5715">
        <w:rPr>
          <w:rFonts w:eastAsia="MS PGothic"/>
          <w:szCs w:val="24"/>
        </w:rPr>
        <w:t xml:space="preserve">. </w:t>
      </w:r>
    </w:p>
    <w:p w:rsidR="00AC3234" w:rsidRDefault="00004356" w:rsidP="001867F3">
      <w:pPr>
        <w:pStyle w:val="2ndOrderPara"/>
        <w:rPr>
          <w:rFonts w:eastAsia="MS PGothic"/>
          <w:iCs/>
        </w:rPr>
      </w:pPr>
      <w:r>
        <w:rPr>
          <w:rFonts w:eastAsia="MS PGothic"/>
          <w:iCs/>
        </w:rPr>
        <w:t>T</w:t>
      </w:r>
      <w:r w:rsidR="001A4227" w:rsidRPr="000B5715">
        <w:rPr>
          <w:rFonts w:eastAsia="MS PGothic"/>
          <w:iCs/>
        </w:rPr>
        <w:t>he</w:t>
      </w:r>
      <w:r w:rsidR="00E12A24">
        <w:rPr>
          <w:rFonts w:eastAsia="MS PGothic"/>
          <w:iCs/>
        </w:rPr>
        <w:t xml:space="preserve"> application of statistical analysis </w:t>
      </w:r>
      <w:r w:rsidR="006E5F2A">
        <w:rPr>
          <w:rFonts w:eastAsia="MS PGothic"/>
          <w:iCs/>
        </w:rPr>
        <w:t>to</w:t>
      </w:r>
      <w:r w:rsidR="00E12A24">
        <w:rPr>
          <w:rFonts w:eastAsia="MS PGothic"/>
          <w:iCs/>
        </w:rPr>
        <w:t xml:space="preserve"> combat simulations of a company or platoon</w:t>
      </w:r>
      <w:r w:rsidR="002A53D8">
        <w:rPr>
          <w:rFonts w:eastAsia="MS PGothic"/>
          <w:iCs/>
        </w:rPr>
        <w:t>-</w:t>
      </w:r>
      <w:r w:rsidR="00E12A24">
        <w:rPr>
          <w:rFonts w:eastAsia="MS PGothic"/>
          <w:iCs/>
        </w:rPr>
        <w:t>sized</w:t>
      </w:r>
      <w:r w:rsidR="001A4227" w:rsidRPr="000B5715">
        <w:rPr>
          <w:rFonts w:eastAsia="MS PGothic"/>
          <w:iCs/>
        </w:rPr>
        <w:t xml:space="preserve"> ground combat maneuver unit</w:t>
      </w:r>
      <w:r w:rsidR="00E12A24">
        <w:rPr>
          <w:rFonts w:eastAsia="MS PGothic"/>
          <w:iCs/>
        </w:rPr>
        <w:t xml:space="preserve"> </w:t>
      </w:r>
      <w:r>
        <w:rPr>
          <w:rFonts w:eastAsia="MS PGothic"/>
          <w:iCs/>
        </w:rPr>
        <w:t xml:space="preserve">provides a solid foundation for beginning to acquire the </w:t>
      </w:r>
      <w:r w:rsidR="006E5F2A">
        <w:rPr>
          <w:rFonts w:eastAsia="MS PGothic"/>
          <w:iCs/>
        </w:rPr>
        <w:t>necessary</w:t>
      </w:r>
      <w:r>
        <w:rPr>
          <w:rFonts w:eastAsia="MS PGothic"/>
          <w:iCs/>
        </w:rPr>
        <w:t xml:space="preserve"> knowledge base.</w:t>
      </w:r>
      <w:r w:rsidR="00E12A24">
        <w:rPr>
          <w:rFonts w:eastAsia="MS PGothic"/>
          <w:iCs/>
        </w:rPr>
        <w:t xml:space="preserve"> The company/platoon</w:t>
      </w:r>
      <w:r w:rsidR="002A53D8">
        <w:rPr>
          <w:rFonts w:eastAsia="MS PGothic"/>
          <w:iCs/>
        </w:rPr>
        <w:t>-</w:t>
      </w:r>
      <w:r w:rsidR="00F4286D">
        <w:rPr>
          <w:rFonts w:eastAsia="MS PGothic"/>
          <w:iCs/>
        </w:rPr>
        <w:t xml:space="preserve">sized </w:t>
      </w:r>
      <w:r w:rsidR="00E328FD">
        <w:rPr>
          <w:rFonts w:eastAsia="MS PGothic"/>
          <w:iCs/>
        </w:rPr>
        <w:t xml:space="preserve">unit </w:t>
      </w:r>
      <w:r w:rsidR="00F4286D">
        <w:rPr>
          <w:rFonts w:eastAsia="MS PGothic"/>
          <w:iCs/>
        </w:rPr>
        <w:t>gives</w:t>
      </w:r>
      <w:r>
        <w:rPr>
          <w:rFonts w:eastAsia="MS PGothic"/>
          <w:iCs/>
        </w:rPr>
        <w:t xml:space="preserve"> the opportunity to study </w:t>
      </w:r>
      <w:r w:rsidR="00F4286D">
        <w:rPr>
          <w:rFonts w:eastAsia="MS PGothic"/>
          <w:iCs/>
        </w:rPr>
        <w:t>high</w:t>
      </w:r>
      <w:r w:rsidR="002A53D8">
        <w:rPr>
          <w:rFonts w:eastAsia="MS PGothic"/>
          <w:iCs/>
        </w:rPr>
        <w:t>-</w:t>
      </w:r>
      <w:r w:rsidR="00F4286D">
        <w:rPr>
          <w:rFonts w:eastAsia="MS PGothic"/>
          <w:iCs/>
        </w:rPr>
        <w:t xml:space="preserve">level </w:t>
      </w:r>
      <w:r w:rsidR="001A4227" w:rsidRPr="000B5715">
        <w:rPr>
          <w:rFonts w:eastAsia="MS PGothic"/>
          <w:iCs/>
        </w:rPr>
        <w:t xml:space="preserve">trends </w:t>
      </w:r>
      <w:r>
        <w:rPr>
          <w:rFonts w:eastAsia="MS PGothic"/>
          <w:iCs/>
        </w:rPr>
        <w:t xml:space="preserve">and </w:t>
      </w:r>
      <w:r w:rsidR="001A4227" w:rsidRPr="000B5715">
        <w:rPr>
          <w:rFonts w:eastAsia="MS PGothic"/>
          <w:iCs/>
        </w:rPr>
        <w:t>provide</w:t>
      </w:r>
      <w:r>
        <w:rPr>
          <w:rFonts w:eastAsia="MS PGothic"/>
          <w:iCs/>
        </w:rPr>
        <w:t>s</w:t>
      </w:r>
      <w:r w:rsidR="001A4227" w:rsidRPr="000B5715">
        <w:rPr>
          <w:rFonts w:eastAsia="MS PGothic"/>
          <w:iCs/>
        </w:rPr>
        <w:t xml:space="preserve"> a quantitative </w:t>
      </w:r>
      <w:r>
        <w:rPr>
          <w:rFonts w:eastAsia="MS PGothic"/>
          <w:iCs/>
        </w:rPr>
        <w:t>definition</w:t>
      </w:r>
      <w:r w:rsidR="00F4286D">
        <w:rPr>
          <w:rFonts w:eastAsia="MS PGothic"/>
          <w:iCs/>
        </w:rPr>
        <w:t xml:space="preserve"> of the trade</w:t>
      </w:r>
      <w:r w:rsidR="002A53D8">
        <w:rPr>
          <w:rFonts w:eastAsia="MS PGothic"/>
          <w:iCs/>
        </w:rPr>
        <w:t xml:space="preserve"> </w:t>
      </w:r>
      <w:r w:rsidR="001A4227" w:rsidRPr="000B5715">
        <w:rPr>
          <w:rFonts w:eastAsia="MS PGothic"/>
          <w:iCs/>
        </w:rPr>
        <w:lastRenderedPageBreak/>
        <w:t xml:space="preserve">space in terms of </w:t>
      </w:r>
      <w:r>
        <w:rPr>
          <w:rFonts w:eastAsia="MS PGothic"/>
          <w:iCs/>
        </w:rPr>
        <w:t>unit survivability</w:t>
      </w:r>
      <w:r w:rsidR="00E12A24">
        <w:rPr>
          <w:rFonts w:eastAsia="MS PGothic"/>
          <w:iCs/>
        </w:rPr>
        <w:t xml:space="preserve"> and mission completion. The unit size </w:t>
      </w:r>
      <w:r w:rsidR="00F4286D">
        <w:rPr>
          <w:rFonts w:eastAsia="MS PGothic"/>
          <w:iCs/>
        </w:rPr>
        <w:t>provides</w:t>
      </w:r>
      <w:r w:rsidR="00E12A24">
        <w:rPr>
          <w:rFonts w:eastAsia="MS PGothic"/>
          <w:iCs/>
        </w:rPr>
        <w:t xml:space="preserve"> manageable </w:t>
      </w:r>
      <w:r w:rsidR="00F4286D">
        <w:rPr>
          <w:rFonts w:eastAsia="MS PGothic"/>
          <w:iCs/>
        </w:rPr>
        <w:t xml:space="preserve">dimensions of </w:t>
      </w:r>
      <w:r w:rsidR="00E12A24">
        <w:rPr>
          <w:rFonts w:eastAsia="MS PGothic"/>
          <w:iCs/>
        </w:rPr>
        <w:t>simulation</w:t>
      </w:r>
      <w:r w:rsidR="00F4286D">
        <w:rPr>
          <w:rFonts w:eastAsia="MS PGothic"/>
          <w:iCs/>
        </w:rPr>
        <w:t xml:space="preserve"> while</w:t>
      </w:r>
      <w:r>
        <w:rPr>
          <w:rFonts w:eastAsia="MS PGothic"/>
          <w:iCs/>
        </w:rPr>
        <w:t xml:space="preserve"> </w:t>
      </w:r>
      <w:r w:rsidR="006E5F2A">
        <w:rPr>
          <w:rFonts w:eastAsia="MS PGothic"/>
          <w:iCs/>
        </w:rPr>
        <w:t xml:space="preserve">allowing the alteration of </w:t>
      </w:r>
      <w:r>
        <w:rPr>
          <w:rFonts w:eastAsia="MS PGothic"/>
          <w:iCs/>
        </w:rPr>
        <w:t xml:space="preserve">both unit composition and individual </w:t>
      </w:r>
      <w:r w:rsidR="00F4286D">
        <w:rPr>
          <w:rFonts w:eastAsia="MS PGothic"/>
          <w:iCs/>
        </w:rPr>
        <w:t xml:space="preserve">vehicle </w:t>
      </w:r>
      <w:r>
        <w:rPr>
          <w:rFonts w:eastAsia="MS PGothic"/>
          <w:iCs/>
        </w:rPr>
        <w:t>capabilities</w:t>
      </w:r>
      <w:r w:rsidR="001C0FE0">
        <w:rPr>
          <w:rFonts w:eastAsia="MS PGothic"/>
          <w:iCs/>
        </w:rPr>
        <w:t>.</w:t>
      </w:r>
      <w:r w:rsidR="00F4286D">
        <w:rPr>
          <w:rFonts w:eastAsia="MS PGothic"/>
          <w:iCs/>
        </w:rPr>
        <w:t xml:space="preserve"> </w:t>
      </w:r>
    </w:p>
    <w:p w:rsidR="00AC3234" w:rsidRPr="00E26712" w:rsidRDefault="00AC3234" w:rsidP="00E26712">
      <w:pPr>
        <w:pStyle w:val="Heading2"/>
      </w:pPr>
      <w:bookmarkStart w:id="19" w:name="_Toc354660572"/>
      <w:r w:rsidRPr="00E26712">
        <w:t>A.</w:t>
      </w:r>
      <w:r w:rsidRPr="00E26712">
        <w:tab/>
        <w:t>BACKGROUND</w:t>
      </w:r>
      <w:bookmarkEnd w:id="19"/>
    </w:p>
    <w:p w:rsidR="00F03A45" w:rsidRDefault="00FC6F0B" w:rsidP="00FC6F0B">
      <w:pPr>
        <w:pStyle w:val="2ndOrderPara"/>
        <w:rPr>
          <w:rFonts w:eastAsia="MS PGothic"/>
          <w:iCs/>
        </w:rPr>
      </w:pPr>
      <w:r>
        <w:rPr>
          <w:rFonts w:eastAsia="MS PGothic"/>
          <w:iCs/>
        </w:rPr>
        <w:t xml:space="preserve">There has been </w:t>
      </w:r>
      <w:r w:rsidR="00E328FD">
        <w:rPr>
          <w:rFonts w:eastAsia="MS PGothic"/>
          <w:iCs/>
        </w:rPr>
        <w:t xml:space="preserve">much written </w:t>
      </w:r>
      <w:r w:rsidR="002A53D8">
        <w:rPr>
          <w:rFonts w:eastAsia="MS PGothic"/>
          <w:iCs/>
        </w:rPr>
        <w:t xml:space="preserve">in </w:t>
      </w:r>
      <w:r w:rsidR="00E328FD">
        <w:rPr>
          <w:rFonts w:eastAsia="MS PGothic"/>
          <w:iCs/>
        </w:rPr>
        <w:t>regard</w:t>
      </w:r>
      <w:r w:rsidR="002A53D8">
        <w:rPr>
          <w:rFonts w:eastAsia="MS PGothic"/>
          <w:iCs/>
        </w:rPr>
        <w:t>s to</w:t>
      </w:r>
      <w:r w:rsidR="00E328FD">
        <w:rPr>
          <w:rFonts w:eastAsia="MS PGothic"/>
          <w:iCs/>
        </w:rPr>
        <w:t xml:space="preserve"> the interplay of mobility</w:t>
      </w:r>
      <w:r>
        <w:rPr>
          <w:rFonts w:eastAsia="MS PGothic"/>
          <w:iCs/>
        </w:rPr>
        <w:t>,</w:t>
      </w:r>
      <w:r w:rsidR="00E328FD">
        <w:rPr>
          <w:rFonts w:eastAsia="MS PGothic"/>
          <w:iCs/>
        </w:rPr>
        <w:t xml:space="preserve"> lethality and survivability. And within the ground combat vehicle engineering community</w:t>
      </w:r>
      <w:r w:rsidR="002A53D8">
        <w:rPr>
          <w:rFonts w:eastAsia="MS PGothic"/>
          <w:iCs/>
        </w:rPr>
        <w:t>,</w:t>
      </w:r>
      <w:r w:rsidR="00E328FD">
        <w:rPr>
          <w:rFonts w:eastAsia="MS PGothic"/>
          <w:iCs/>
        </w:rPr>
        <w:t xml:space="preserve"> there resides a tacit knowledge that improving vehicle survivability equates to additional armor</w:t>
      </w:r>
      <w:r w:rsidR="002A53D8">
        <w:rPr>
          <w:rFonts w:eastAsia="MS PGothic"/>
          <w:iCs/>
        </w:rPr>
        <w:t>,</w:t>
      </w:r>
      <w:r w:rsidR="00E328FD">
        <w:rPr>
          <w:rFonts w:eastAsia="MS PGothic"/>
          <w:iCs/>
        </w:rPr>
        <w:t xml:space="preserve"> which yields a heavier vehicle</w:t>
      </w:r>
      <w:r w:rsidR="002A53D8">
        <w:rPr>
          <w:rFonts w:eastAsia="MS PGothic"/>
          <w:iCs/>
        </w:rPr>
        <w:t xml:space="preserve">, and </w:t>
      </w:r>
      <w:r w:rsidR="00B66EEF">
        <w:rPr>
          <w:rFonts w:eastAsia="MS PGothic"/>
          <w:iCs/>
        </w:rPr>
        <w:t>consequently</w:t>
      </w:r>
      <w:r w:rsidR="00E328FD">
        <w:rPr>
          <w:rFonts w:eastAsia="MS PGothic"/>
          <w:iCs/>
        </w:rPr>
        <w:t xml:space="preserve"> a loss of mobility. </w:t>
      </w:r>
      <w:r w:rsidR="00F03A45">
        <w:rPr>
          <w:rFonts w:eastAsia="MS PGothic"/>
          <w:iCs/>
        </w:rPr>
        <w:t xml:space="preserve"> </w:t>
      </w:r>
    </w:p>
    <w:p w:rsidR="00D5653D" w:rsidRDefault="00D5653D" w:rsidP="00FC6F0B">
      <w:pPr>
        <w:pStyle w:val="2ndOrderPara"/>
        <w:rPr>
          <w:rFonts w:eastAsia="MS PGothic"/>
          <w:iCs/>
        </w:rPr>
      </w:pPr>
      <w:r>
        <w:rPr>
          <w:rFonts w:eastAsia="MS PGothic"/>
          <w:iCs/>
        </w:rPr>
        <w:t xml:space="preserve">With the </w:t>
      </w:r>
      <w:r w:rsidR="0099092B">
        <w:rPr>
          <w:rFonts w:eastAsia="MS PGothic"/>
          <w:iCs/>
        </w:rPr>
        <w:t>extensive use</w:t>
      </w:r>
      <w:r>
        <w:rPr>
          <w:rFonts w:eastAsia="MS PGothic"/>
          <w:iCs/>
        </w:rPr>
        <w:t xml:space="preserve"> of improvised explosive devices</w:t>
      </w:r>
      <w:r w:rsidR="00BA6F9D">
        <w:rPr>
          <w:rFonts w:eastAsia="MS PGothic"/>
          <w:iCs/>
        </w:rPr>
        <w:t xml:space="preserve"> (IED)</w:t>
      </w:r>
      <w:r>
        <w:rPr>
          <w:rFonts w:eastAsia="MS PGothic"/>
          <w:iCs/>
        </w:rPr>
        <w:t xml:space="preserve">, </w:t>
      </w:r>
      <w:r w:rsidR="00BA6F9D">
        <w:rPr>
          <w:rFonts w:eastAsia="MS PGothic"/>
          <w:iCs/>
        </w:rPr>
        <w:t>rocket</w:t>
      </w:r>
      <w:r w:rsidR="009D1442">
        <w:rPr>
          <w:rFonts w:eastAsia="MS PGothic"/>
          <w:iCs/>
        </w:rPr>
        <w:t>-</w:t>
      </w:r>
      <w:r w:rsidR="00BA6F9D">
        <w:rPr>
          <w:rFonts w:eastAsia="MS PGothic"/>
          <w:iCs/>
        </w:rPr>
        <w:t>propelled grenades (RPG)</w:t>
      </w:r>
      <w:r>
        <w:rPr>
          <w:rFonts w:eastAsia="MS PGothic"/>
          <w:iCs/>
        </w:rPr>
        <w:t xml:space="preserve">, </w:t>
      </w:r>
      <w:r w:rsidR="00BA6F9D">
        <w:rPr>
          <w:rFonts w:eastAsia="MS PGothic"/>
          <w:iCs/>
        </w:rPr>
        <w:t>explosively</w:t>
      </w:r>
      <w:r w:rsidR="009D1442">
        <w:rPr>
          <w:rFonts w:eastAsia="MS PGothic"/>
          <w:iCs/>
        </w:rPr>
        <w:t>-</w:t>
      </w:r>
      <w:r w:rsidR="00BA6F9D">
        <w:rPr>
          <w:rFonts w:eastAsia="MS PGothic"/>
          <w:iCs/>
        </w:rPr>
        <w:t xml:space="preserve">formed penetrators (EFP) </w:t>
      </w:r>
      <w:r>
        <w:rPr>
          <w:rFonts w:eastAsia="MS PGothic"/>
          <w:iCs/>
        </w:rPr>
        <w:t xml:space="preserve">and </w:t>
      </w:r>
      <w:r w:rsidR="001D2C4D">
        <w:rPr>
          <w:rFonts w:eastAsia="MS PGothic"/>
          <w:iCs/>
        </w:rPr>
        <w:t>advance</w:t>
      </w:r>
      <w:r w:rsidR="009D1442">
        <w:rPr>
          <w:rFonts w:eastAsia="MS PGothic"/>
          <w:iCs/>
        </w:rPr>
        <w:t>d</w:t>
      </w:r>
      <w:r w:rsidR="001D2C4D">
        <w:rPr>
          <w:rFonts w:eastAsia="MS PGothic"/>
          <w:iCs/>
        </w:rPr>
        <w:t xml:space="preserve"> optical and</w:t>
      </w:r>
      <w:r>
        <w:rPr>
          <w:rFonts w:eastAsia="MS PGothic"/>
          <w:iCs/>
        </w:rPr>
        <w:t xml:space="preserve"> thermal imaging systems</w:t>
      </w:r>
      <w:r w:rsidR="009D1442">
        <w:rPr>
          <w:rFonts w:eastAsia="MS PGothic"/>
          <w:iCs/>
        </w:rPr>
        <w:t>,</w:t>
      </w:r>
      <w:r>
        <w:rPr>
          <w:rFonts w:eastAsia="MS PGothic"/>
          <w:iCs/>
        </w:rPr>
        <w:t xml:space="preserve"> </w:t>
      </w:r>
      <w:r w:rsidR="00E66209">
        <w:rPr>
          <w:rFonts w:eastAsia="MS PGothic"/>
          <w:iCs/>
        </w:rPr>
        <w:t xml:space="preserve">understanding </w:t>
      </w:r>
      <w:r>
        <w:rPr>
          <w:rFonts w:eastAsia="MS PGothic"/>
          <w:iCs/>
        </w:rPr>
        <w:t>the survivability/mobility trade has never</w:t>
      </w:r>
      <w:r w:rsidR="00E66209">
        <w:rPr>
          <w:rFonts w:eastAsia="MS PGothic"/>
          <w:iCs/>
        </w:rPr>
        <w:t xml:space="preserve"> posed a greater challenge</w:t>
      </w:r>
      <w:r>
        <w:rPr>
          <w:rFonts w:eastAsia="MS PGothic"/>
          <w:iCs/>
        </w:rPr>
        <w:t>.</w:t>
      </w:r>
      <w:r w:rsidR="00F03A45">
        <w:rPr>
          <w:rFonts w:eastAsia="MS PGothic"/>
          <w:iCs/>
        </w:rPr>
        <w:t xml:space="preserve"> Overcoming widely varying threats, providing consistent combat effective mobility across the </w:t>
      </w:r>
      <w:r w:rsidR="001D2C4D">
        <w:rPr>
          <w:rFonts w:eastAsia="MS PGothic"/>
          <w:iCs/>
        </w:rPr>
        <w:t xml:space="preserve">operational </w:t>
      </w:r>
      <w:r w:rsidR="00F03A45">
        <w:rPr>
          <w:rFonts w:eastAsia="MS PGothic"/>
          <w:iCs/>
        </w:rPr>
        <w:t>climate and terrain spectrums</w:t>
      </w:r>
      <w:r w:rsidR="009D1442">
        <w:rPr>
          <w:rFonts w:eastAsia="MS PGothic"/>
          <w:iCs/>
        </w:rPr>
        <w:t>,</w:t>
      </w:r>
      <w:r w:rsidR="00F03A45">
        <w:rPr>
          <w:rFonts w:eastAsia="MS PGothic"/>
          <w:iCs/>
        </w:rPr>
        <w:t xml:space="preserve"> and packaging precise engagement capability on a single platform has proven problematic</w:t>
      </w:r>
      <w:r w:rsidR="00D65587">
        <w:rPr>
          <w:rFonts w:eastAsia="MS PGothic"/>
          <w:iCs/>
        </w:rPr>
        <w:t>.</w:t>
      </w:r>
      <w:r w:rsidR="00F03A45">
        <w:rPr>
          <w:rFonts w:eastAsia="MS PGothic"/>
          <w:iCs/>
        </w:rPr>
        <w:t xml:space="preserve"> </w:t>
      </w:r>
      <w:sdt>
        <w:sdtPr>
          <w:rPr>
            <w:rFonts w:eastAsia="MS PGothic"/>
            <w:iCs/>
          </w:rPr>
          <w:id w:val="921376727"/>
          <w:citation/>
        </w:sdtPr>
        <w:sdtContent>
          <w:r w:rsidR="002C532E">
            <w:rPr>
              <w:rFonts w:eastAsia="MS PGothic"/>
              <w:iCs/>
            </w:rPr>
            <w:fldChar w:fldCharType="begin"/>
          </w:r>
          <w:r w:rsidR="00D65587">
            <w:rPr>
              <w:rFonts w:eastAsia="MS PGothic"/>
              <w:noProof/>
            </w:rPr>
            <w:instrText xml:space="preserve"> CITATION Mai04 \l 1033 </w:instrText>
          </w:r>
          <w:r w:rsidR="002C532E">
            <w:rPr>
              <w:rFonts w:eastAsia="MS PGothic"/>
              <w:iCs/>
            </w:rPr>
            <w:fldChar w:fldCharType="separate"/>
          </w:r>
          <w:r w:rsidR="00253EA9" w:rsidRPr="00253EA9">
            <w:rPr>
              <w:rFonts w:eastAsia="MS PGothic"/>
              <w:noProof/>
            </w:rPr>
            <w:t>(Mait and Kugler 2004)</w:t>
          </w:r>
          <w:r w:rsidR="002C532E">
            <w:rPr>
              <w:rFonts w:eastAsia="MS PGothic"/>
              <w:iCs/>
            </w:rPr>
            <w:fldChar w:fldCharType="end"/>
          </w:r>
        </w:sdtContent>
      </w:sdt>
    </w:p>
    <w:p w:rsidR="00802099" w:rsidRDefault="00110789" w:rsidP="005E6639">
      <w:pPr>
        <w:pStyle w:val="2ndOrderPara"/>
        <w:rPr>
          <w:rFonts w:eastAsia="MS PGothic"/>
          <w:noProof/>
        </w:rPr>
      </w:pPr>
      <w:r>
        <w:rPr>
          <w:rFonts w:eastAsia="MS PGothic"/>
          <w:noProof/>
        </w:rPr>
        <w:t>The major improvements in lethality posed by our opponents have led to vehicle</w:t>
      </w:r>
      <w:r w:rsidR="009D1442">
        <w:rPr>
          <w:rFonts w:eastAsia="MS PGothic"/>
          <w:noProof/>
        </w:rPr>
        <w:t>-</w:t>
      </w:r>
      <w:r>
        <w:rPr>
          <w:rFonts w:eastAsia="MS PGothic"/>
          <w:noProof/>
        </w:rPr>
        <w:t xml:space="preserve">specific solutions </w:t>
      </w:r>
      <w:r w:rsidR="009D1442">
        <w:rPr>
          <w:rFonts w:eastAsia="MS PGothic"/>
          <w:noProof/>
        </w:rPr>
        <w:t xml:space="preserve">such </w:t>
      </w:r>
      <w:r>
        <w:rPr>
          <w:rFonts w:eastAsia="MS PGothic"/>
          <w:noProof/>
        </w:rPr>
        <w:t xml:space="preserve">as </w:t>
      </w:r>
      <w:r w:rsidR="009D1442">
        <w:rPr>
          <w:rFonts w:eastAsia="MS PGothic"/>
          <w:noProof/>
        </w:rPr>
        <w:t>the</w:t>
      </w:r>
      <w:r>
        <w:rPr>
          <w:rFonts w:eastAsia="MS PGothic"/>
          <w:noProof/>
        </w:rPr>
        <w:t xml:space="preserve"> MRAP. This issue has driven an intense</w:t>
      </w:r>
      <w:r w:rsidR="009D1442">
        <w:rPr>
          <w:rFonts w:eastAsia="MS PGothic"/>
          <w:noProof/>
        </w:rPr>
        <w:t>, narrow</w:t>
      </w:r>
      <w:r>
        <w:rPr>
          <w:rFonts w:eastAsia="MS PGothic"/>
          <w:noProof/>
        </w:rPr>
        <w:t xml:space="preserve"> focus </w:t>
      </w:r>
      <w:r w:rsidR="0049685F">
        <w:rPr>
          <w:rFonts w:eastAsia="MS PGothic"/>
          <w:noProof/>
        </w:rPr>
        <w:t>on single vehicle capabilities</w:t>
      </w:r>
      <w:r>
        <w:rPr>
          <w:rFonts w:eastAsia="MS PGothic"/>
          <w:noProof/>
        </w:rPr>
        <w:t xml:space="preserve"> with respect to survivability</w:t>
      </w:r>
      <w:r w:rsidR="0049685F">
        <w:rPr>
          <w:rFonts w:eastAsia="MS PGothic"/>
          <w:noProof/>
        </w:rPr>
        <w:t xml:space="preserve">. </w:t>
      </w:r>
      <w:r w:rsidR="00FC2A66">
        <w:rPr>
          <w:rFonts w:eastAsia="MS PGothic"/>
          <w:noProof/>
        </w:rPr>
        <w:t>Few if any</w:t>
      </w:r>
      <w:r w:rsidR="009D1442">
        <w:rPr>
          <w:rFonts w:eastAsia="MS PGothic"/>
          <w:noProof/>
        </w:rPr>
        <w:t xml:space="preserve"> to</w:t>
      </w:r>
      <w:r w:rsidR="00FC2A66">
        <w:rPr>
          <w:rFonts w:eastAsia="MS PGothic"/>
          <w:noProof/>
        </w:rPr>
        <w:t xml:space="preserve"> this point</w:t>
      </w:r>
      <w:r w:rsidR="009D1442">
        <w:rPr>
          <w:rFonts w:eastAsia="MS PGothic"/>
          <w:noProof/>
        </w:rPr>
        <w:t>,</w:t>
      </w:r>
      <w:r w:rsidR="00FC2A66">
        <w:rPr>
          <w:rFonts w:eastAsia="MS PGothic"/>
          <w:noProof/>
        </w:rPr>
        <w:t xml:space="preserve"> seem to </w:t>
      </w:r>
      <w:r w:rsidR="009D1442">
        <w:rPr>
          <w:rFonts w:eastAsia="MS PGothic"/>
          <w:noProof/>
        </w:rPr>
        <w:t>account</w:t>
      </w:r>
      <w:r w:rsidR="00FC2A66">
        <w:rPr>
          <w:rFonts w:eastAsia="MS PGothic"/>
          <w:noProof/>
        </w:rPr>
        <w:t xml:space="preserve"> for the inter</w:t>
      </w:r>
      <w:r w:rsidR="009D1442">
        <w:rPr>
          <w:rFonts w:eastAsia="MS PGothic"/>
          <w:noProof/>
        </w:rPr>
        <w:t>relationship</w:t>
      </w:r>
      <w:r w:rsidR="00FC2A66">
        <w:rPr>
          <w:rFonts w:eastAsia="MS PGothic"/>
          <w:noProof/>
        </w:rPr>
        <w:t xml:space="preserve"> of multiple capabilities. </w:t>
      </w:r>
    </w:p>
    <w:p w:rsidR="00AC3234" w:rsidRDefault="00FC2A66" w:rsidP="008026B2">
      <w:pPr>
        <w:pStyle w:val="2ndOrderPara"/>
        <w:rPr>
          <w:rFonts w:eastAsia="MS PGothic"/>
          <w:noProof/>
        </w:rPr>
      </w:pPr>
      <w:r>
        <w:rPr>
          <w:rFonts w:eastAsia="MS PGothic"/>
          <w:noProof/>
        </w:rPr>
        <w:t>The U.S. Army</w:t>
      </w:r>
      <w:r w:rsidR="00D50EFC">
        <w:rPr>
          <w:rFonts w:eastAsia="MS PGothic"/>
          <w:noProof/>
        </w:rPr>
        <w:t xml:space="preserve"> i</w:t>
      </w:r>
      <w:r>
        <w:rPr>
          <w:rFonts w:eastAsia="MS PGothic"/>
          <w:noProof/>
        </w:rPr>
        <w:t>s of course very aware of the</w:t>
      </w:r>
      <w:r w:rsidR="00D50EFC">
        <w:rPr>
          <w:rFonts w:eastAsia="MS PGothic"/>
          <w:noProof/>
        </w:rPr>
        <w:t xml:space="preserve"> existance of</w:t>
      </w:r>
      <w:r>
        <w:rPr>
          <w:rFonts w:eastAsia="MS PGothic"/>
          <w:noProof/>
        </w:rPr>
        <w:t xml:space="preserve"> interactions of supporting units. They note</w:t>
      </w:r>
      <w:r w:rsidR="00181AB5">
        <w:rPr>
          <w:rFonts w:eastAsia="MS PGothic"/>
          <w:noProof/>
        </w:rPr>
        <w:t xml:space="preserve"> that success</w:t>
      </w:r>
      <w:r>
        <w:rPr>
          <w:rFonts w:eastAsia="MS PGothic"/>
          <w:noProof/>
        </w:rPr>
        <w:t xml:space="preserve"> is achieved</w:t>
      </w:r>
      <w:r w:rsidR="00181AB5">
        <w:rPr>
          <w:rFonts w:eastAsia="MS PGothic"/>
          <w:noProof/>
        </w:rPr>
        <w:t xml:space="preserve"> “…</w:t>
      </w:r>
      <w:r w:rsidR="00802099">
        <w:rPr>
          <w:rFonts w:eastAsia="MS PGothic"/>
          <w:noProof/>
        </w:rPr>
        <w:t>not by a single vehicle or section of vehicles but by the ability of the combined arms support to deliver overmatch effects as needed</w:t>
      </w:r>
      <w:r>
        <w:rPr>
          <w:rFonts w:eastAsia="MS PGothic"/>
          <w:noProof/>
        </w:rPr>
        <w:t>.”</w:t>
      </w:r>
      <w:r w:rsidR="00802099">
        <w:rPr>
          <w:rFonts w:eastAsia="MS PGothic"/>
          <w:noProof/>
        </w:rPr>
        <w:t xml:space="preserve"> </w:t>
      </w:r>
      <w:sdt>
        <w:sdtPr>
          <w:rPr>
            <w:rFonts w:eastAsia="MS PGothic"/>
            <w:noProof/>
          </w:rPr>
          <w:id w:val="907039330"/>
          <w:citation/>
        </w:sdtPr>
        <w:sdtContent>
          <w:r w:rsidR="002C532E">
            <w:rPr>
              <w:rFonts w:eastAsia="MS PGothic"/>
              <w:noProof/>
            </w:rPr>
            <w:fldChar w:fldCharType="begin"/>
          </w:r>
          <w:r w:rsidR="003D2CA3">
            <w:rPr>
              <w:rFonts w:eastAsia="MS PGothic"/>
              <w:noProof/>
            </w:rPr>
            <w:instrText xml:space="preserve">CITATION FM300 \l 1033 </w:instrText>
          </w:r>
          <w:r w:rsidR="002C532E">
            <w:rPr>
              <w:rFonts w:eastAsia="MS PGothic"/>
              <w:noProof/>
            </w:rPr>
            <w:fldChar w:fldCharType="separate"/>
          </w:r>
          <w:r w:rsidR="00253EA9" w:rsidRPr="00253EA9">
            <w:rPr>
              <w:rFonts w:eastAsia="MS PGothic"/>
              <w:noProof/>
            </w:rPr>
            <w:t>(FM 3-21.31 The Stryker Brigade Combat Team 2003)</w:t>
          </w:r>
          <w:r w:rsidR="002C532E">
            <w:rPr>
              <w:rFonts w:eastAsia="MS PGothic"/>
              <w:noProof/>
            </w:rPr>
            <w:fldChar w:fldCharType="end"/>
          </w:r>
        </w:sdtContent>
      </w:sdt>
      <w:r w:rsidR="00C32525">
        <w:rPr>
          <w:sz w:val="23"/>
          <w:szCs w:val="23"/>
        </w:rPr>
        <w:t xml:space="preserve"> </w:t>
      </w:r>
      <w:r w:rsidR="00181AB5">
        <w:rPr>
          <w:rFonts w:eastAsia="MS PGothic"/>
          <w:noProof/>
        </w:rPr>
        <w:t xml:space="preserve">It is also </w:t>
      </w:r>
      <w:r w:rsidR="00802099">
        <w:rPr>
          <w:rFonts w:eastAsia="MS PGothic"/>
          <w:noProof/>
        </w:rPr>
        <w:t>reflected</w:t>
      </w:r>
      <w:r w:rsidR="00181AB5">
        <w:rPr>
          <w:rFonts w:eastAsia="MS PGothic"/>
          <w:noProof/>
        </w:rPr>
        <w:t xml:space="preserve"> by </w:t>
      </w:r>
      <w:r w:rsidR="005E6639" w:rsidRPr="00657F6E">
        <w:rPr>
          <w:rFonts w:eastAsia="MS PGothic"/>
          <w:noProof/>
        </w:rPr>
        <w:t>Molitoris &amp; Hicks</w:t>
      </w:r>
      <w:r w:rsidR="005E6639" w:rsidRPr="00657F6E">
        <w:rPr>
          <w:rFonts w:eastAsia="MS PGothic"/>
          <w:iCs/>
        </w:rPr>
        <w:t xml:space="preserve"> </w:t>
      </w:r>
      <w:r w:rsidR="00181AB5">
        <w:rPr>
          <w:rFonts w:eastAsia="MS PGothic"/>
          <w:iCs/>
        </w:rPr>
        <w:t xml:space="preserve">when they </w:t>
      </w:r>
      <w:r w:rsidR="005E6639">
        <w:rPr>
          <w:rFonts w:eastAsia="MS PGothic"/>
          <w:iCs/>
        </w:rPr>
        <w:t>noted that “s</w:t>
      </w:r>
      <w:r w:rsidR="005E6639" w:rsidRPr="00657F6E">
        <w:rPr>
          <w:rFonts w:eastAsia="MS PGothic"/>
          <w:iCs/>
        </w:rPr>
        <w:t>ystem level survivability is dependent on the mission profile and protection of</w:t>
      </w:r>
      <w:r w:rsidR="005E6639">
        <w:rPr>
          <w:rFonts w:eastAsia="MS PGothic"/>
          <w:iCs/>
        </w:rPr>
        <w:t xml:space="preserve"> </w:t>
      </w:r>
      <w:r w:rsidR="005E6639" w:rsidRPr="00657F6E">
        <w:rPr>
          <w:rFonts w:eastAsia="MS PGothic"/>
          <w:iCs/>
        </w:rPr>
        <w:t>the baseline system.</w:t>
      </w:r>
      <w:r w:rsidR="005E6639">
        <w:rPr>
          <w:rFonts w:eastAsia="MS PGothic"/>
          <w:iCs/>
        </w:rPr>
        <w:t>”</w:t>
      </w:r>
      <w:r w:rsidR="005E6639" w:rsidRPr="00657F6E">
        <w:rPr>
          <w:rFonts w:eastAsia="MS PGothic"/>
          <w:noProof/>
        </w:rPr>
        <w:t xml:space="preserve"> </w:t>
      </w:r>
      <w:sdt>
        <w:sdtPr>
          <w:rPr>
            <w:rFonts w:eastAsia="MS PGothic"/>
            <w:noProof/>
          </w:rPr>
          <w:id w:val="-138344511"/>
          <w:citation/>
        </w:sdtPr>
        <w:sdtContent>
          <w:r w:rsidR="002C532E">
            <w:rPr>
              <w:rFonts w:eastAsia="MS PGothic"/>
              <w:noProof/>
            </w:rPr>
            <w:fldChar w:fldCharType="begin"/>
          </w:r>
          <w:r w:rsidR="00D65587">
            <w:rPr>
              <w:rFonts w:eastAsia="MS PGothic"/>
              <w:noProof/>
            </w:rPr>
            <w:instrText xml:space="preserve"> CITATION Mol09 \l 1033 </w:instrText>
          </w:r>
          <w:r w:rsidR="002C532E">
            <w:rPr>
              <w:rFonts w:eastAsia="MS PGothic"/>
              <w:noProof/>
            </w:rPr>
            <w:fldChar w:fldCharType="separate"/>
          </w:r>
          <w:r w:rsidR="00253EA9" w:rsidRPr="00253EA9">
            <w:rPr>
              <w:rFonts w:eastAsia="MS PGothic"/>
              <w:noProof/>
            </w:rPr>
            <w:t>(Molitoris and Hicks 2009)</w:t>
          </w:r>
          <w:r w:rsidR="002C532E">
            <w:rPr>
              <w:rFonts w:eastAsia="MS PGothic"/>
              <w:noProof/>
            </w:rPr>
            <w:fldChar w:fldCharType="end"/>
          </w:r>
        </w:sdtContent>
      </w:sdt>
      <w:r w:rsidR="00C32525">
        <w:rPr>
          <w:rFonts w:eastAsia="MS PGothic"/>
          <w:noProof/>
        </w:rPr>
        <w:t xml:space="preserve"> </w:t>
      </w:r>
      <w:r w:rsidR="00802099">
        <w:rPr>
          <w:rFonts w:eastAsia="MS PGothic"/>
          <w:noProof/>
        </w:rPr>
        <w:t xml:space="preserve">This sentiment was echoed, though less strongly, in the </w:t>
      </w:r>
      <w:r w:rsidR="008026B2">
        <w:rPr>
          <w:rFonts w:eastAsia="MS PGothic"/>
          <w:iCs/>
        </w:rPr>
        <w:t>U.S. Army Equipment Modernization Strategy published</w:t>
      </w:r>
      <w:r w:rsidR="00802099">
        <w:rPr>
          <w:rFonts w:eastAsia="MS PGothic"/>
          <w:iCs/>
        </w:rPr>
        <w:t xml:space="preserve"> in </w:t>
      </w:r>
      <w:r w:rsidR="008026B2">
        <w:rPr>
          <w:rFonts w:eastAsia="MS PGothic"/>
          <w:iCs/>
        </w:rPr>
        <w:t>2013</w:t>
      </w:r>
      <w:r w:rsidR="00802099">
        <w:rPr>
          <w:rFonts w:eastAsia="MS PGothic"/>
          <w:iCs/>
        </w:rPr>
        <w:t>. The authors point out that</w:t>
      </w:r>
      <w:r w:rsidR="008026B2">
        <w:rPr>
          <w:rFonts w:eastAsia="MS PGothic"/>
          <w:iCs/>
        </w:rPr>
        <w:t xml:space="preserve"> “t</w:t>
      </w:r>
      <w:r w:rsidR="008026B2" w:rsidRPr="008026B2">
        <w:rPr>
          <w:rFonts w:eastAsia="MS PGothic"/>
          <w:iCs/>
        </w:rPr>
        <w:t>he future environment will require</w:t>
      </w:r>
      <w:r w:rsidR="008026B2">
        <w:rPr>
          <w:rFonts w:eastAsia="MS PGothic"/>
          <w:iCs/>
        </w:rPr>
        <w:t xml:space="preserve"> </w:t>
      </w:r>
      <w:r w:rsidR="008026B2" w:rsidRPr="008026B2">
        <w:rPr>
          <w:rFonts w:eastAsia="MS PGothic"/>
          <w:iCs/>
        </w:rPr>
        <w:t xml:space="preserve">versatile and tailorable formations that are regionally aligned and mission focused </w:t>
      </w:r>
      <w:r w:rsidR="008026B2" w:rsidRPr="008026B2">
        <w:rPr>
          <w:rFonts w:eastAsia="MS PGothic"/>
          <w:iCs/>
        </w:rPr>
        <w:lastRenderedPageBreak/>
        <w:t>to</w:t>
      </w:r>
      <w:r w:rsidR="008026B2">
        <w:rPr>
          <w:rFonts w:eastAsia="MS PGothic"/>
          <w:iCs/>
        </w:rPr>
        <w:t xml:space="preserve"> </w:t>
      </w:r>
      <w:r w:rsidR="008026B2" w:rsidRPr="008026B2">
        <w:rPr>
          <w:rFonts w:eastAsia="MS PGothic"/>
          <w:iCs/>
        </w:rPr>
        <w:t>mee</w:t>
      </w:r>
      <w:r w:rsidR="008026B2">
        <w:rPr>
          <w:rFonts w:eastAsia="MS PGothic"/>
          <w:iCs/>
        </w:rPr>
        <w:t xml:space="preserve">t combatant commander’s needs.” </w:t>
      </w:r>
      <w:r w:rsidR="008026B2">
        <w:rPr>
          <w:rFonts w:eastAsia="MS PGothic"/>
          <w:iCs/>
          <w:noProof/>
        </w:rPr>
        <w:t xml:space="preserve"> </w:t>
      </w:r>
      <w:sdt>
        <w:sdtPr>
          <w:rPr>
            <w:rFonts w:eastAsia="MS PGothic"/>
            <w:iCs/>
            <w:noProof/>
          </w:rPr>
          <w:id w:val="76873949"/>
          <w:citation/>
        </w:sdtPr>
        <w:sdtContent>
          <w:r w:rsidR="002C532E">
            <w:rPr>
              <w:rFonts w:eastAsia="MS PGothic"/>
              <w:iCs/>
              <w:noProof/>
            </w:rPr>
            <w:fldChar w:fldCharType="begin"/>
          </w:r>
          <w:r w:rsidR="000C5539">
            <w:rPr>
              <w:rFonts w:eastAsia="MS PGothic"/>
              <w:iCs/>
              <w:noProof/>
            </w:rPr>
            <w:instrText xml:space="preserve">CITATION Dep13 \l 1033 </w:instrText>
          </w:r>
          <w:r w:rsidR="002C532E">
            <w:rPr>
              <w:rFonts w:eastAsia="MS PGothic"/>
              <w:iCs/>
              <w:noProof/>
            </w:rPr>
            <w:fldChar w:fldCharType="separate"/>
          </w:r>
          <w:r w:rsidR="00253EA9" w:rsidRPr="00253EA9">
            <w:rPr>
              <w:rFonts w:eastAsia="MS PGothic"/>
              <w:noProof/>
            </w:rPr>
            <w:t>(Army Equipment Modernization Strategy 2013)</w:t>
          </w:r>
          <w:r w:rsidR="002C532E">
            <w:rPr>
              <w:rFonts w:eastAsia="MS PGothic"/>
              <w:iCs/>
              <w:noProof/>
            </w:rPr>
            <w:fldChar w:fldCharType="end"/>
          </w:r>
        </w:sdtContent>
      </w:sdt>
    </w:p>
    <w:p w:rsidR="00AC3234" w:rsidRDefault="006E2E1A" w:rsidP="001867F3">
      <w:pPr>
        <w:pStyle w:val="2ndOrderPara"/>
        <w:rPr>
          <w:rFonts w:eastAsia="MS PGothic"/>
          <w:noProof/>
        </w:rPr>
      </w:pPr>
      <w:r>
        <w:rPr>
          <w:rFonts w:eastAsia="MS PGothic"/>
          <w:noProof/>
        </w:rPr>
        <w:t xml:space="preserve">The US Army Maneuver Center of Excellence (MCoE) has interest in </w:t>
      </w:r>
      <w:r w:rsidR="00FC2A66">
        <w:rPr>
          <w:rFonts w:eastAsia="MS PGothic"/>
          <w:noProof/>
        </w:rPr>
        <w:t xml:space="preserve">analytically </w:t>
      </w:r>
      <w:r>
        <w:rPr>
          <w:rFonts w:eastAsia="MS PGothic"/>
          <w:noProof/>
        </w:rPr>
        <w:t>understanding</w:t>
      </w:r>
      <w:r w:rsidR="00FC2A66">
        <w:rPr>
          <w:rFonts w:eastAsia="MS PGothic"/>
          <w:noProof/>
        </w:rPr>
        <w:t xml:space="preserve"> the</w:t>
      </w:r>
      <w:r>
        <w:rPr>
          <w:rFonts w:eastAsia="MS PGothic"/>
          <w:noProof/>
        </w:rPr>
        <w:t xml:space="preserve"> interplays and interactions with respect to the integrated survivability of a combat unit. More specifically they need to understand how the addition or subtraction of specific capabilities impact the overall unit survivability and mission success.</w:t>
      </w:r>
    </w:p>
    <w:p w:rsidR="006E2E1A" w:rsidRDefault="006E2E1A" w:rsidP="001867F3">
      <w:pPr>
        <w:pStyle w:val="2ndOrderPara"/>
        <w:rPr>
          <w:rFonts w:eastAsia="MS PGothic"/>
          <w:iCs/>
        </w:rPr>
      </w:pPr>
    </w:p>
    <w:p w:rsidR="00AC3234" w:rsidRPr="00913AE5" w:rsidRDefault="00AC3234" w:rsidP="00AC3234">
      <w:pPr>
        <w:pStyle w:val="Heading2"/>
      </w:pPr>
      <w:bookmarkStart w:id="20" w:name="_Toc354660573"/>
      <w:r>
        <w:t>B</w:t>
      </w:r>
      <w:r w:rsidRPr="00913AE5">
        <w:t>.</w:t>
      </w:r>
      <w:r w:rsidRPr="00913AE5">
        <w:tab/>
      </w:r>
      <w:r>
        <w:t>PROBLEM STATEMENT</w:t>
      </w:r>
      <w:bookmarkEnd w:id="20"/>
      <w:r w:rsidR="00F32A17">
        <w:t xml:space="preserve"> </w:t>
      </w:r>
    </w:p>
    <w:p w:rsidR="007F6847" w:rsidRDefault="00101B38" w:rsidP="001867F3">
      <w:pPr>
        <w:pStyle w:val="2ndOrderPara"/>
        <w:rPr>
          <w:rFonts w:eastAsia="MS PGothic"/>
          <w:iCs/>
        </w:rPr>
      </w:pPr>
      <w:r w:rsidRPr="00101B38">
        <w:rPr>
          <w:rFonts w:eastAsia="MS PGothic"/>
          <w:iCs/>
        </w:rPr>
        <w:t>Design and analyze  company-level ground combat mounted maneuver unit in a combined arms scenario, with the intent of providing clear, quantitative understanding of the design trade space of the vehicle and its infantry squad as related to other mission capabilities, such as mobility, lethality, and possibly networked communications, as well as others as they apply to survivability outcomes.  Design solutions include breadth of DOTMLPF considerations.</w:t>
      </w:r>
    </w:p>
    <w:p w:rsidR="00CC0EFC" w:rsidRPr="00913AE5" w:rsidRDefault="00AC3234" w:rsidP="00CC0EFC">
      <w:pPr>
        <w:pStyle w:val="Heading2"/>
      </w:pPr>
      <w:bookmarkStart w:id="21" w:name="_Toc519588790"/>
      <w:bookmarkStart w:id="22" w:name="_Toc330465425"/>
      <w:bookmarkStart w:id="23" w:name="_Toc354660574"/>
      <w:bookmarkEnd w:id="16"/>
      <w:bookmarkEnd w:id="17"/>
      <w:r>
        <w:t>C</w:t>
      </w:r>
      <w:r w:rsidR="00CC0EFC" w:rsidRPr="00913AE5">
        <w:t>.</w:t>
      </w:r>
      <w:r w:rsidR="00CC0EFC" w:rsidRPr="00913AE5">
        <w:tab/>
      </w:r>
      <w:bookmarkEnd w:id="21"/>
      <w:bookmarkEnd w:id="22"/>
      <w:r>
        <w:t xml:space="preserve">RESEARCH </w:t>
      </w:r>
      <w:r w:rsidR="00101B38">
        <w:t>QUESTIONS</w:t>
      </w:r>
      <w:bookmarkEnd w:id="23"/>
    </w:p>
    <w:p w:rsidR="00AC3234" w:rsidRPr="000B5715" w:rsidRDefault="001A4227" w:rsidP="00E66209">
      <w:pPr>
        <w:pStyle w:val="2ndOrderPara"/>
      </w:pPr>
      <w:r w:rsidRPr="000B5715">
        <w:rPr>
          <w:rFonts w:eastAsia="MS PGothic"/>
        </w:rPr>
        <w:t>The idea that increasing lethality or mobility would also increase survivability</w:t>
      </w:r>
      <w:r w:rsidR="00E66209">
        <w:rPr>
          <w:rFonts w:eastAsia="MS PGothic"/>
        </w:rPr>
        <w:t xml:space="preserve"> has </w:t>
      </w:r>
      <w:r w:rsidRPr="000B5715">
        <w:rPr>
          <w:rFonts w:eastAsia="MS PGothic"/>
        </w:rPr>
        <w:t>been supported with professional military judgment, but no analytic metrics have been developed that can trade the weight of armor protection for increased mobility or increased lethality. Improvements in protection must be understood and quantified from a systems perspective, specifically in understanding the associated trade-offs.  Materiel components and non-materiel functions and features that can be incorporated into vehicle designs and organizational activities comprise the trade space that will be studied.   Combi</w:t>
      </w:r>
      <w:r w:rsidR="007F6847">
        <w:rPr>
          <w:rFonts w:eastAsia="MS PGothic"/>
        </w:rPr>
        <w:t>ning the impacts of these trade-</w:t>
      </w:r>
      <w:r w:rsidRPr="000B5715">
        <w:rPr>
          <w:rFonts w:eastAsia="MS PGothic"/>
        </w:rPr>
        <w:t xml:space="preserve">space </w:t>
      </w:r>
      <w:r w:rsidR="007F6847" w:rsidRPr="000B5715">
        <w:rPr>
          <w:rFonts w:eastAsia="MS PGothic"/>
        </w:rPr>
        <w:t xml:space="preserve">parameters on the statistical operational performance of the organization’s missions </w:t>
      </w:r>
      <w:r w:rsidR="00202742">
        <w:rPr>
          <w:rFonts w:eastAsia="MS PGothic"/>
        </w:rPr>
        <w:t>is</w:t>
      </w:r>
      <w:r w:rsidRPr="000B5715">
        <w:rPr>
          <w:rFonts w:eastAsia="MS PGothic"/>
        </w:rPr>
        <w:t xml:space="preserve"> crucial for the decision maker</w:t>
      </w:r>
      <w:r w:rsidR="00E66209">
        <w:rPr>
          <w:rFonts w:eastAsia="MS PGothic"/>
        </w:rPr>
        <w:t xml:space="preserve"> with respect to</w:t>
      </w:r>
      <w:r w:rsidRPr="000B5715">
        <w:rPr>
          <w:rFonts w:eastAsia="MS PGothic"/>
        </w:rPr>
        <w:t xml:space="preserve"> cost</w:t>
      </w:r>
      <w:bookmarkStart w:id="24" w:name="_Toc341180415"/>
      <w:r w:rsidR="00FC2A66">
        <w:rPr>
          <w:rFonts w:eastAsia="MS PGothic"/>
        </w:rPr>
        <w:t xml:space="preserve"> </w:t>
      </w:r>
      <w:r w:rsidR="00AC3234" w:rsidRPr="000B5715">
        <w:t>development.</w:t>
      </w:r>
    </w:p>
    <w:p w:rsidR="001A4227" w:rsidRDefault="001A4227" w:rsidP="001A4227">
      <w:pPr>
        <w:rPr>
          <w:rFonts w:eastAsia="Times New Roman"/>
          <w:bCs/>
          <w:iCs/>
        </w:rPr>
      </w:pPr>
    </w:p>
    <w:p w:rsidR="001A4227" w:rsidRPr="000B5715" w:rsidRDefault="00AC3234" w:rsidP="00101B38">
      <w:pPr>
        <w:pStyle w:val="Heading2"/>
      </w:pPr>
      <w:bookmarkStart w:id="25" w:name="_Toc354660575"/>
      <w:r>
        <w:lastRenderedPageBreak/>
        <w:t>D</w:t>
      </w:r>
      <w:r w:rsidR="001A4227">
        <w:t xml:space="preserve">.  </w:t>
      </w:r>
      <w:bookmarkEnd w:id="24"/>
      <w:r w:rsidR="006D6C57">
        <w:tab/>
      </w:r>
      <w:r>
        <w:t>Problem Space Boundaries</w:t>
      </w:r>
      <w:bookmarkEnd w:id="25"/>
    </w:p>
    <w:p w:rsidR="0022527F" w:rsidRDefault="001A4227" w:rsidP="00904F7B">
      <w:pPr>
        <w:pStyle w:val="2ndOrderPara"/>
      </w:pPr>
      <w:r w:rsidRPr="000B5715">
        <w:t>The</w:t>
      </w:r>
      <w:r w:rsidR="00E66209">
        <w:t xml:space="preserve"> problem space </w:t>
      </w:r>
      <w:r w:rsidRPr="000B5715">
        <w:t>is bounded by</w:t>
      </w:r>
      <w:r w:rsidR="0022527F">
        <w:t xml:space="preserve"> several things including timing</w:t>
      </w:r>
      <w:r w:rsidR="00687F5F">
        <w:t>,</w:t>
      </w:r>
      <w:r w:rsidR="0022527F">
        <w:t xml:space="preserve"> access to information and software, capability in using various software packages</w:t>
      </w:r>
      <w:r w:rsidR="00687F5F">
        <w:t>,</w:t>
      </w:r>
      <w:r w:rsidR="0022527F">
        <w:t xml:space="preserve"> and of course </w:t>
      </w:r>
      <w:r w:rsidRPr="000B5715">
        <w:t xml:space="preserve">the </w:t>
      </w:r>
      <w:r w:rsidR="0022527F">
        <w:t>scope</w:t>
      </w:r>
      <w:r w:rsidRPr="000B5715">
        <w:t xml:space="preserve"> of work</w:t>
      </w:r>
      <w:r w:rsidR="0022527F">
        <w:t xml:space="preserve"> (SOW). The SOW</w:t>
      </w:r>
      <w:r w:rsidRPr="000B5715">
        <w:t xml:space="preserve"> for Determining Combat Vehicle Survivability through the Linkage of other Operational Requirements </w:t>
      </w:r>
      <w:r w:rsidR="00E66209">
        <w:t xml:space="preserve">was </w:t>
      </w:r>
      <w:r w:rsidRPr="000B5715">
        <w:t xml:space="preserve">developed </w:t>
      </w:r>
      <w:r w:rsidR="0022527F">
        <w:t>with Ted Maciuba,</w:t>
      </w:r>
      <w:r w:rsidR="0022527F" w:rsidRPr="000B5715">
        <w:t xml:space="preserve"> </w:t>
      </w:r>
      <w:ins w:id="26" w:author="localadmin" w:date="2013-04-26T06:59:00Z">
        <w:r w:rsidR="009135D4">
          <w:t xml:space="preserve">Deputy </w:t>
        </w:r>
      </w:ins>
      <w:r w:rsidR="0022527F" w:rsidRPr="000B5715">
        <w:t xml:space="preserve">Director, Mounted Requirements, </w:t>
      </w:r>
      <w:r w:rsidR="0022527F">
        <w:t xml:space="preserve">MCoE </w:t>
      </w:r>
      <w:r w:rsidRPr="000B5715">
        <w:t xml:space="preserve">in conjunction </w:t>
      </w:r>
      <w:r w:rsidR="0022527F">
        <w:t>with</w:t>
      </w:r>
      <w:r w:rsidRPr="000B5715">
        <w:t xml:space="preserve"> NPS faculty advisors Dr. Gene Paulo, Dr. Doug Nelson and Paul Beery </w:t>
      </w:r>
      <w:r w:rsidR="00AC5119" w:rsidRPr="00C32525">
        <w:t>(Aug 20, 2012)</w:t>
      </w:r>
      <w:r w:rsidRPr="00C32525">
        <w:t>.</w:t>
      </w:r>
      <w:r w:rsidR="00120E45" w:rsidRPr="00C32525">
        <w:rPr>
          <w:sz w:val="23"/>
          <w:szCs w:val="23"/>
        </w:rPr>
        <w:t xml:space="preserve"> </w:t>
      </w:r>
    </w:p>
    <w:p w:rsidR="00904F7B" w:rsidRDefault="00904F7B" w:rsidP="00904F7B">
      <w:pPr>
        <w:pStyle w:val="2ndOrderPara"/>
      </w:pPr>
      <w:r>
        <w:t xml:space="preserve">The scope of this effort is focused solely on defining a process to assess combat vehicle survivability within the context of the </w:t>
      </w:r>
      <w:bookmarkStart w:id="27" w:name="OLE_LINK4"/>
      <w:bookmarkStart w:id="28" w:name="OLE_LINK5"/>
      <w:r>
        <w:t>combined arms unit</w:t>
      </w:r>
      <w:bookmarkEnd w:id="27"/>
      <w:bookmarkEnd w:id="28"/>
      <w:r>
        <w:t xml:space="preserve">. It does not address in any way force protection and assumes in the context of the model that if a vehicle does not survive </w:t>
      </w:r>
      <w:r w:rsidR="00BE754E">
        <w:t>its crew does not survive</w:t>
      </w:r>
      <w:r>
        <w:t>.</w:t>
      </w:r>
    </w:p>
    <w:p w:rsidR="00904F7B" w:rsidRDefault="00904F7B" w:rsidP="00904F7B">
      <w:pPr>
        <w:pStyle w:val="2ndOrderPara"/>
      </w:pPr>
      <w:r>
        <w:t>Addressed within the simulations are</w:t>
      </w:r>
      <w:r w:rsidR="00B6574E">
        <w:t xml:space="preserve"> standard </w:t>
      </w:r>
      <w:r>
        <w:t>mechanized</w:t>
      </w:r>
      <w:r w:rsidR="00B6574E">
        <w:t xml:space="preserve"> infantry, heavy armor, artillery, and medium air support. Because of</w:t>
      </w:r>
      <w:r w:rsidR="00E66209">
        <w:t xml:space="preserve"> schedule </w:t>
      </w:r>
      <w:r w:rsidR="00B6574E">
        <w:t>constraints weather was not considered as a factor, nor was any counterstrike capability included. Inclusion of these</w:t>
      </w:r>
      <w:r w:rsidR="00E66209">
        <w:t xml:space="preserve"> variables</w:t>
      </w:r>
      <w:r w:rsidR="00B6574E">
        <w:t xml:space="preserve"> could of course lead to different conclusions to specific applications. However such inclusion would not negate the process by which the data was achieved.</w:t>
      </w:r>
    </w:p>
    <w:p w:rsidR="00AC5119" w:rsidRDefault="00F10270" w:rsidP="00AC5119">
      <w:pPr>
        <w:pStyle w:val="2ndOrderPara"/>
      </w:pPr>
      <w:r>
        <w:t>Simulation m</w:t>
      </w:r>
      <w:r w:rsidR="00AC5119">
        <w:t xml:space="preserve">odels </w:t>
      </w:r>
      <w:r>
        <w:t>were set up</w:t>
      </w:r>
      <w:r w:rsidR="00E66209">
        <w:t xml:space="preserve"> in accordance with </w:t>
      </w:r>
      <w:r>
        <w:t>Treml</w:t>
      </w:r>
      <w:r w:rsidR="00E66209">
        <w:t xml:space="preserve">’s </w:t>
      </w:r>
      <w:r w:rsidR="00C32525">
        <w:t>Masters</w:t>
      </w:r>
      <w:r w:rsidR="00E66209">
        <w:t xml:space="preserve"> work</w:t>
      </w:r>
      <w:r>
        <w:t xml:space="preserve"> </w:t>
      </w:r>
      <w:r w:rsidR="00AC5119">
        <w:t>and run a</w:t>
      </w:r>
      <w:r>
        <w:t>s a</w:t>
      </w:r>
      <w:r w:rsidR="00AC5119">
        <w:t xml:space="preserve"> series of experiments </w:t>
      </w:r>
      <w:r>
        <w:t xml:space="preserve">which varied a range of parameters. Selected parameter </w:t>
      </w:r>
      <w:r w:rsidR="00AC5119">
        <w:t xml:space="preserve">variations </w:t>
      </w:r>
      <w:r>
        <w:t>encompassed</w:t>
      </w:r>
      <w:r w:rsidR="00AC5119">
        <w:t xml:space="preserve"> standard U</w:t>
      </w:r>
      <w:r>
        <w:t>.</w:t>
      </w:r>
      <w:r w:rsidR="00AC5119">
        <w:t>S</w:t>
      </w:r>
      <w:r>
        <w:t>.</w:t>
      </w:r>
      <w:r w:rsidR="00AC5119">
        <w:t xml:space="preserve"> Army ground combat vehicles and </w:t>
      </w:r>
      <w:r>
        <w:t>unit</w:t>
      </w:r>
      <w:r w:rsidR="00AC5119">
        <w:t xml:space="preserve"> compositions</w:t>
      </w:r>
      <w:r>
        <w:t>.</w:t>
      </w:r>
      <w:r w:rsidR="00AC5119">
        <w:t xml:space="preserve"> </w:t>
      </w:r>
      <w:r>
        <w:t>T</w:t>
      </w:r>
      <w:r w:rsidR="00AC5119">
        <w:t xml:space="preserve">he purpose </w:t>
      </w:r>
      <w:r>
        <w:t xml:space="preserve">was one </w:t>
      </w:r>
      <w:r w:rsidR="00AC5119">
        <w:t>of determining if</w:t>
      </w:r>
      <w:r w:rsidR="00E66209">
        <w:t xml:space="preserve"> the </w:t>
      </w:r>
      <w:r w:rsidR="00AC5119">
        <w:t>variations result</w:t>
      </w:r>
      <w:r>
        <w:t>ed</w:t>
      </w:r>
      <w:r w:rsidR="00AC5119">
        <w:t xml:space="preserve"> in an increased </w:t>
      </w:r>
      <w:r>
        <w:t xml:space="preserve">unit survivability and </w:t>
      </w:r>
      <w:r w:rsidR="00AC5119">
        <w:t xml:space="preserve">mission success rate.  </w:t>
      </w:r>
      <w:r>
        <w:t>The models, process</w:t>
      </w:r>
      <w:r w:rsidR="00687F5F">
        <w:t>es</w:t>
      </w:r>
      <w:r>
        <w:t xml:space="preserve">, and </w:t>
      </w:r>
      <w:r w:rsidR="00AC5119">
        <w:t>resultant model data are the primary work products of</w:t>
      </w:r>
      <w:r w:rsidR="00922D39">
        <w:t xml:space="preserve"> the </w:t>
      </w:r>
      <w:r w:rsidR="00AC5119">
        <w:t>effort</w:t>
      </w:r>
      <w:r>
        <w:t xml:space="preserve"> supporting</w:t>
      </w:r>
      <w:r w:rsidR="00AC5119">
        <w:t xml:space="preserve"> this paper.</w:t>
      </w:r>
    </w:p>
    <w:p w:rsidR="00AC5119" w:rsidRDefault="00AC5119" w:rsidP="00AC5119">
      <w:pPr>
        <w:pStyle w:val="2ndOrderPara"/>
      </w:pPr>
      <w:r>
        <w:t xml:space="preserve">The models allow </w:t>
      </w:r>
      <w:r w:rsidR="00F10270">
        <w:t>the variation of</w:t>
      </w:r>
      <w:r>
        <w:t xml:space="preserve"> both the vehicle and </w:t>
      </w:r>
      <w:r w:rsidR="00F10270">
        <w:t>unit constituents thereby</w:t>
      </w:r>
      <w:r>
        <w:t xml:space="preserve"> enabling </w:t>
      </w:r>
      <w:r w:rsidR="00F10270">
        <w:t>the measurement of</w:t>
      </w:r>
      <w:r>
        <w:t xml:space="preserve"> the effects of changes to armor, armament, mobility, detection </w:t>
      </w:r>
      <w:r w:rsidR="008A6E51">
        <w:t>and unit composition. The limit place</w:t>
      </w:r>
      <w:r w:rsidR="0049469C">
        <w:t>d</w:t>
      </w:r>
      <w:r w:rsidR="008A6E51">
        <w:t xml:space="preserve"> on the</w:t>
      </w:r>
      <w:r>
        <w:t xml:space="preserve"> trade space </w:t>
      </w:r>
      <w:r w:rsidR="008A6E51">
        <w:t>is</w:t>
      </w:r>
      <w:r>
        <w:t xml:space="preserve"> technology that is projected to be fiel</w:t>
      </w:r>
      <w:r w:rsidR="008A6E51">
        <w:t>dable by 2018</w:t>
      </w:r>
      <w:r>
        <w:t xml:space="preserve">.  While this precludes </w:t>
      </w:r>
      <w:r w:rsidR="008A6E51">
        <w:t>the consideration of</w:t>
      </w:r>
      <w:r>
        <w:t xml:space="preserve"> some exciting potential opportunities for improvement of mission success, it </w:t>
      </w:r>
      <w:r w:rsidR="008A6E51">
        <w:t>does provide a tight</w:t>
      </w:r>
      <w:r>
        <w:t xml:space="preserve"> focus </w:t>
      </w:r>
      <w:r w:rsidR="008A6E51">
        <w:t xml:space="preserve">of </w:t>
      </w:r>
      <w:r>
        <w:t>effort on near-term options with potential for immediate gain.</w:t>
      </w:r>
    </w:p>
    <w:p w:rsidR="00AC5119" w:rsidRDefault="008A6E51" w:rsidP="00AC5119">
      <w:pPr>
        <w:pStyle w:val="2ndOrderPara"/>
      </w:pPr>
      <w:r>
        <w:lastRenderedPageBreak/>
        <w:t>S</w:t>
      </w:r>
      <w:r w:rsidR="00AC5119">
        <w:t xml:space="preserve">pecific recommendations for follow-on work </w:t>
      </w:r>
      <w:r>
        <w:t xml:space="preserve">are provided later in this paper </w:t>
      </w:r>
      <w:r w:rsidR="0049469C">
        <w:t xml:space="preserve">and </w:t>
      </w:r>
      <w:r w:rsidR="00AC5119">
        <w:t xml:space="preserve">include items such as </w:t>
      </w:r>
      <w:r>
        <w:t>a</w:t>
      </w:r>
      <w:r w:rsidR="00AC5119">
        <w:t xml:space="preserve"> user dashboard for direct interaction and manipulation of the model.  While </w:t>
      </w:r>
      <w:r>
        <w:t>this</w:t>
      </w:r>
      <w:r w:rsidR="00AC5119">
        <w:t xml:space="preserve"> work will facilitate </w:t>
      </w:r>
      <w:r>
        <w:t xml:space="preserve">a dashboard </w:t>
      </w:r>
      <w:r w:rsidR="00AC5119">
        <w:t xml:space="preserve">effort, it </w:t>
      </w:r>
      <w:r>
        <w:t xml:space="preserve">is not </w:t>
      </w:r>
      <w:r w:rsidR="00AC5119">
        <w:t xml:space="preserve">included as part of </w:t>
      </w:r>
      <w:r>
        <w:t>the</w:t>
      </w:r>
      <w:r w:rsidR="00AC5119">
        <w:t xml:space="preserve"> deliverables.  </w:t>
      </w:r>
    </w:p>
    <w:p w:rsidR="00AC5119" w:rsidRDefault="00AC5119" w:rsidP="00AC5119">
      <w:pPr>
        <w:pStyle w:val="2ndOrderPara"/>
      </w:pPr>
      <w:r>
        <w:t xml:space="preserve">The emphasis of </w:t>
      </w:r>
      <w:r w:rsidR="008A6E51">
        <w:t>the</w:t>
      </w:r>
      <w:r>
        <w:t xml:space="preserve"> research is on the effects of varying the configuration of a system of systems.  There is also an operational component that dovetails with </w:t>
      </w:r>
      <w:r w:rsidR="008A6E51">
        <w:t>the</w:t>
      </w:r>
      <w:r>
        <w:t xml:space="preserve"> effort.  The operational analysis, however, is limited commensurate with the scope of th</w:t>
      </w:r>
      <w:r w:rsidR="008A6E51">
        <w:t>e</w:t>
      </w:r>
      <w:r>
        <w:t xml:space="preserve"> project in order to best address the requests of our primary stakeholders, the Maneuver Center of Excellence (MCoE).</w:t>
      </w:r>
    </w:p>
    <w:p w:rsidR="00AC5119" w:rsidRDefault="00AC5119" w:rsidP="00AC5119">
      <w:pPr>
        <w:pStyle w:val="2ndOrderPara"/>
      </w:pPr>
      <w:r>
        <w:t>The model and model analysis deliver</w:t>
      </w:r>
      <w:r w:rsidR="0049469C">
        <w:t>ed</w:t>
      </w:r>
      <w:r>
        <w:t xml:space="preserve"> </w:t>
      </w:r>
      <w:r w:rsidR="008A6E51">
        <w:t>is</w:t>
      </w:r>
      <w:r>
        <w:t xml:space="preserve"> unclassified and contain</w:t>
      </w:r>
      <w:r w:rsidR="008A6E51">
        <w:t>s</w:t>
      </w:r>
      <w:r>
        <w:t xml:space="preserve"> </w:t>
      </w:r>
      <w:r w:rsidR="008A6E51">
        <w:t>no</w:t>
      </w:r>
      <w:r>
        <w:t xml:space="preserve"> Classified or For Official Use Only (FOUO) data.  Consequently, while the model and the analysis process </w:t>
      </w:r>
      <w:r w:rsidR="008A6E51">
        <w:t>are</w:t>
      </w:r>
      <w:r>
        <w:t xml:space="preserve"> academically sound, the resulting information may be skewed based on the </w:t>
      </w:r>
      <w:r w:rsidR="008A6E51">
        <w:t xml:space="preserve">use of synthetic </w:t>
      </w:r>
      <w:r>
        <w:t>data in the model (e.g., vehicle top speed, primary armament maximum effective range, etc.).  The model and processes</w:t>
      </w:r>
      <w:r w:rsidR="008A6E51">
        <w:t xml:space="preserve"> used</w:t>
      </w:r>
      <w:r>
        <w:t xml:space="preserve"> to obtain realistic results is predicated on the acquisition and use of </w:t>
      </w:r>
      <w:r w:rsidR="008634DD">
        <w:t>classified</w:t>
      </w:r>
      <w:r w:rsidR="00922D39">
        <w:t xml:space="preserve"> </w:t>
      </w:r>
      <w:r>
        <w:t xml:space="preserve">data.  </w:t>
      </w:r>
    </w:p>
    <w:p w:rsidR="00101B38" w:rsidRPr="000B5715" w:rsidRDefault="00101B38" w:rsidP="00101B38">
      <w:pPr>
        <w:pStyle w:val="Heading2"/>
      </w:pPr>
      <w:bookmarkStart w:id="29" w:name="_Toc341180417"/>
      <w:bookmarkStart w:id="30" w:name="_Toc354660576"/>
      <w:bookmarkStart w:id="31" w:name="_Toc341180418"/>
      <w:r>
        <w:t xml:space="preserve">E. </w:t>
      </w:r>
      <w:r>
        <w:tab/>
        <w:t xml:space="preserve">MBSE </w:t>
      </w:r>
      <w:r w:rsidRPr="000B5715">
        <w:t>Methodology</w:t>
      </w:r>
      <w:bookmarkEnd w:id="29"/>
      <w:bookmarkEnd w:id="30"/>
    </w:p>
    <w:p w:rsidR="00101B38" w:rsidRDefault="00101B38" w:rsidP="00101B38">
      <w:pPr>
        <w:spacing w:line="360" w:lineRule="auto"/>
        <w:ind w:firstLine="720"/>
      </w:pPr>
      <w:r w:rsidRPr="000B5715">
        <w:t>M</w:t>
      </w:r>
      <w:r>
        <w:t>odel-based Systems E</w:t>
      </w:r>
      <w:r w:rsidRPr="000B5715">
        <w:t>ngineering (MBSE) as defined by INCOSE</w:t>
      </w:r>
      <w:r>
        <w:t xml:space="preserve"> as </w:t>
      </w:r>
      <w:r w:rsidRPr="000B5715">
        <w:t>“the formalized application of modeling to support system requirements, design, analysis, verification and validation activities beginning in the conceptual design phase and continuing throughout development</w:t>
      </w:r>
      <w:r w:rsidR="00BF6CC4">
        <w:t xml:space="preserve"> and later life cycle phases.” </w:t>
      </w:r>
      <w:sdt>
        <w:sdtPr>
          <w:id w:val="225112679"/>
          <w:citation/>
        </w:sdtPr>
        <w:sdtContent>
          <w:r w:rsidR="002C532E">
            <w:fldChar w:fldCharType="begin"/>
          </w:r>
          <w:r w:rsidR="00BF6CC4">
            <w:instrText xml:space="preserve">CITATION Int07 \l 1033 </w:instrText>
          </w:r>
          <w:r w:rsidR="002C532E">
            <w:fldChar w:fldCharType="separate"/>
          </w:r>
          <w:r w:rsidR="00253EA9">
            <w:rPr>
              <w:noProof/>
            </w:rPr>
            <w:t>(International Council on Systems Engineering 2007)</w:t>
          </w:r>
          <w:r w:rsidR="002C532E">
            <w:fldChar w:fldCharType="end"/>
          </w:r>
        </w:sdtContent>
      </w:sdt>
    </w:p>
    <w:p w:rsidR="00101B38" w:rsidRDefault="00101B38" w:rsidP="00101B38">
      <w:pPr>
        <w:spacing w:line="360" w:lineRule="auto"/>
        <w:ind w:firstLine="720"/>
      </w:pPr>
      <w:r w:rsidRPr="000B5715">
        <w:t>A model</w:t>
      </w:r>
      <w:r>
        <w:t>-</w:t>
      </w:r>
      <w:r w:rsidRPr="000B5715">
        <w:t>based approach provides many advantages including the ability to develop a process that is traceable and repeatable because it is captured via interrel</w:t>
      </w:r>
      <w:r w:rsidR="00C32525">
        <w:t xml:space="preserve">ated models as opposed to paper. </w:t>
      </w:r>
      <w:r w:rsidRPr="000B5715">
        <w:t xml:space="preserve">In addition, this provides the ability to trace requirements back to the source documentation, as well as store that information to ensure that traceability and rationale for requirements is maintained.  </w:t>
      </w:r>
    </w:p>
    <w:p w:rsidR="00101B38" w:rsidRDefault="00101B38" w:rsidP="00101B38">
      <w:pPr>
        <w:spacing w:line="360" w:lineRule="auto"/>
        <w:ind w:firstLine="720"/>
      </w:pPr>
      <w:r>
        <w:t xml:space="preserve">Utilizing an </w:t>
      </w:r>
      <w:r w:rsidRPr="00F5330E">
        <w:t>MBSE approach support</w:t>
      </w:r>
      <w:r>
        <w:t>s</w:t>
      </w:r>
      <w:r w:rsidRPr="00F5330E">
        <w:t xml:space="preserve"> systems engineering</w:t>
      </w:r>
      <w:r>
        <w:t xml:space="preserve"> (SE)</w:t>
      </w:r>
      <w:r w:rsidRPr="00F5330E">
        <w:t xml:space="preserve"> decisions through the insight</w:t>
      </w:r>
      <w:r>
        <w:t xml:space="preserve"> provided by </w:t>
      </w:r>
      <w:r w:rsidRPr="00F5330E">
        <w:t>research questions</w:t>
      </w:r>
      <w:r>
        <w:t>. These questions are the basis for</w:t>
      </w:r>
      <w:r w:rsidRPr="00F5330E">
        <w:t xml:space="preserve"> </w:t>
      </w:r>
      <w:r>
        <w:t xml:space="preserve">developing the instantiations of </w:t>
      </w:r>
      <w:r w:rsidRPr="00F5330E">
        <w:t>the architecture and function</w:t>
      </w:r>
      <w:r>
        <w:t>s</w:t>
      </w:r>
      <w:r w:rsidRPr="00F5330E">
        <w:t xml:space="preserve"> in an operational </w:t>
      </w:r>
      <w:r>
        <w:t xml:space="preserve">context. </w:t>
      </w:r>
      <w:r>
        <w:lastRenderedPageBreak/>
        <w:t xml:space="preserve">The instantiations then give the ability to </w:t>
      </w:r>
      <w:r w:rsidRPr="00F5330E">
        <w:t xml:space="preserve">quantifiably evaluate the system’s objective performance.  </w:t>
      </w:r>
    </w:p>
    <w:p w:rsidR="00101B38" w:rsidRDefault="00101B38" w:rsidP="00101B38">
      <w:pPr>
        <w:spacing w:line="360" w:lineRule="auto"/>
        <w:ind w:firstLine="720"/>
      </w:pPr>
      <w:r>
        <w:t>General use cases and architectures were</w:t>
      </w:r>
      <w:r w:rsidRPr="000B5715">
        <w:t xml:space="preserve"> </w:t>
      </w:r>
      <w:r>
        <w:t>developed based on the application of a combined arms unit to a specific problem. The resultant information was c</w:t>
      </w:r>
      <w:r w:rsidRPr="000B5715">
        <w:t xml:space="preserve">aptured in </w:t>
      </w:r>
      <w:r>
        <w:t xml:space="preserve">and </w:t>
      </w:r>
      <w:r w:rsidRPr="000B5715">
        <w:t>integrated diagram</w:t>
      </w:r>
      <w:r>
        <w:t xml:space="preserve"> set</w:t>
      </w:r>
      <w:r w:rsidRPr="000B5715">
        <w:t xml:space="preserve"> that provide</w:t>
      </w:r>
      <w:r>
        <w:t>d</w:t>
      </w:r>
      <w:r w:rsidRPr="000B5715">
        <w:t xml:space="preserve"> a cohesive view of the overarching architecture.  </w:t>
      </w:r>
      <w:r w:rsidRPr="00F5330E">
        <w:t xml:space="preserve">These </w:t>
      </w:r>
      <w:r>
        <w:t xml:space="preserve">architectural </w:t>
      </w:r>
      <w:r w:rsidRPr="00F5330E">
        <w:t>models allow</w:t>
      </w:r>
      <w:r>
        <w:t>ed</w:t>
      </w:r>
      <w:r w:rsidRPr="00F5330E">
        <w:t xml:space="preserve"> the</w:t>
      </w:r>
      <w:r>
        <w:t xml:space="preserve"> identification of interface points </w:t>
      </w:r>
      <w:r w:rsidRPr="00F5330E">
        <w:t>that need</w:t>
      </w:r>
      <w:r>
        <w:t xml:space="preserve"> additional definition.</w:t>
      </w:r>
    </w:p>
    <w:p w:rsidR="00101B38" w:rsidRPr="000B5715" w:rsidRDefault="00101B38" w:rsidP="00101B38">
      <w:pPr>
        <w:spacing w:line="360" w:lineRule="auto"/>
        <w:ind w:firstLine="720"/>
      </w:pPr>
      <w:r>
        <w:t>A</w:t>
      </w:r>
      <w:r w:rsidRPr="00F5330E">
        <w:t xml:space="preserve"> key aspect of</w:t>
      </w:r>
      <w:r>
        <w:t xml:space="preserve"> the </w:t>
      </w:r>
      <w:r w:rsidRPr="00F5330E">
        <w:t>process</w:t>
      </w:r>
      <w:r>
        <w:t xml:space="preserve"> was </w:t>
      </w:r>
      <w:r w:rsidRPr="00F5330E">
        <w:t>to ensure</w:t>
      </w:r>
      <w:r>
        <w:t xml:space="preserve"> proper identification of </w:t>
      </w:r>
      <w:r w:rsidRPr="00F5330E">
        <w:t>the system design decisions that</w:t>
      </w:r>
      <w:r>
        <w:t xml:space="preserve"> the </w:t>
      </w:r>
      <w:r w:rsidRPr="00F5330E">
        <w:t>MBSE process</w:t>
      </w:r>
      <w:r>
        <w:t xml:space="preserve"> was </w:t>
      </w:r>
      <w:r w:rsidRPr="00F5330E">
        <w:t>designed to inform.</w:t>
      </w:r>
      <w:r>
        <w:t xml:space="preserve"> However an </w:t>
      </w:r>
      <w:r w:rsidRPr="000B5715">
        <w:t>important caveat to the proces</w:t>
      </w:r>
      <w:r>
        <w:t>s is implementing the</w:t>
      </w:r>
      <w:r w:rsidRPr="000B5715">
        <w:t xml:space="preserve"> current </w:t>
      </w:r>
      <w:r>
        <w:t xml:space="preserve">toolset. Toolsets within the SE community have yet to be fully integrated. This is true of the toolset utilized for this paper creating a deficiency with respect configuration control of the models and data sets.  The deficiency was overcome by using a </w:t>
      </w:r>
      <w:r w:rsidRPr="000B5715">
        <w:t>configuration c</w:t>
      </w:r>
      <w:r>
        <w:t xml:space="preserve">ontrol process to ensure concurrency in the data being used by the various tools such as: Vitech </w:t>
      </w:r>
      <w:r w:rsidRPr="000B5715">
        <w:t>CORE</w:t>
      </w:r>
      <w:r>
        <w:t>, MANA and Microsoft Excel</w:t>
      </w:r>
      <w:r w:rsidRPr="000B5715">
        <w:t xml:space="preserve">.  </w:t>
      </w:r>
    </w:p>
    <w:p w:rsidR="00101B38" w:rsidRPr="000B5715" w:rsidRDefault="00101B38" w:rsidP="00101B38">
      <w:pPr>
        <w:pStyle w:val="2nd3rdOrderPara"/>
      </w:pPr>
      <w:r>
        <w:t xml:space="preserve">The methodology developed </w:t>
      </w:r>
      <w:r w:rsidRPr="000B5715">
        <w:t xml:space="preserve">for implementing an analytical measure to the overall mission success/unit survivability </w:t>
      </w:r>
      <w:r>
        <w:t xml:space="preserve">was </w:t>
      </w:r>
      <w:r w:rsidRPr="000B5715">
        <w:t>based upon</w:t>
      </w:r>
      <w:r>
        <w:t xml:space="preserve"> several key measures of success including, vehicle survival rate and </w:t>
      </w:r>
      <w:r w:rsidRPr="00AD24ED">
        <w:t>the Force</w:t>
      </w:r>
      <w:r>
        <w:t xml:space="preserve"> Exchange </w:t>
      </w:r>
      <w:r w:rsidRPr="00AD24ED">
        <w:t>Ratio (FER).</w:t>
      </w:r>
      <w:r w:rsidRPr="000B5715">
        <w:t xml:space="preserve">  The purpose for</w:t>
      </w:r>
      <w:r>
        <w:t xml:space="preserve"> </w:t>
      </w:r>
      <w:r w:rsidRPr="000B5715">
        <w:t xml:space="preserve">the methodology is so that each time a new unit, mission or system is introduced it would not require a start from scratch approach, but rather </w:t>
      </w:r>
      <w:r>
        <w:t xml:space="preserve">the implementation of the </w:t>
      </w:r>
      <w:r w:rsidRPr="000B5715">
        <w:t>key data necessary to achieve the desired analysis.</w:t>
      </w:r>
      <w:r>
        <w:t xml:space="preserve"> The process developed is a</w:t>
      </w:r>
      <w:r w:rsidRPr="000B5715">
        <w:t xml:space="preserve"> scoped down version of the</w:t>
      </w:r>
      <w:r>
        <w:t xml:space="preserve"> process needed </w:t>
      </w:r>
      <w:r w:rsidRPr="000B5715">
        <w:t>to carry out a fully integrated evaluation of survivability in terms of system of systems</w:t>
      </w:r>
      <w:r>
        <w:t>. Scope reduction was driven because of the constraints of resources and schedule.  However, necessary follow-on work has been identified to achieve a fuller process</w:t>
      </w:r>
      <w:r w:rsidRPr="000B5715">
        <w:t xml:space="preserve">.  </w:t>
      </w:r>
    </w:p>
    <w:p w:rsidR="00101B38" w:rsidRPr="000B5715" w:rsidRDefault="00101B38" w:rsidP="00101B38">
      <w:pPr>
        <w:pStyle w:val="Heading2"/>
      </w:pPr>
      <w:bookmarkStart w:id="32" w:name="_Toc354660577"/>
      <w:r>
        <w:t>F.</w:t>
      </w:r>
      <w:bookmarkEnd w:id="31"/>
      <w:r>
        <w:t xml:space="preserve"> </w:t>
      </w:r>
      <w:r>
        <w:tab/>
        <w:t>Related Research</w:t>
      </w:r>
      <w:bookmarkEnd w:id="32"/>
    </w:p>
    <w:p w:rsidR="00CA5D54" w:rsidRDefault="00CA5D54" w:rsidP="00CA5D54">
      <w:pPr>
        <w:pStyle w:val="2ndOrderPara"/>
      </w:pPr>
      <w:r>
        <w:t xml:space="preserve">Systems most closely related to our work and which have supported and directed our research efforts include the System of Systems Analysis Toolset (SoSAT), Capability Portfolio Analysis Toolset (CPAT), Whole Systems Trade Analysis Tool (WSTAT), and </w:t>
      </w:r>
      <w:r>
        <w:lastRenderedPageBreak/>
        <w:t xml:space="preserve">the Naval ship design dashboard developed at the Naval Postgraduate School.  A review of the design and current use of related tools helped inform us not only </w:t>
      </w:r>
      <w:commentRangeStart w:id="33"/>
      <w:r>
        <w:t>to</w:t>
      </w:r>
      <w:commentRangeEnd w:id="33"/>
      <w:r w:rsidR="006A3778">
        <w:rPr>
          <w:rStyle w:val="CommentReference"/>
          <w:rFonts w:eastAsia="Arial Unicode MS"/>
          <w:lang w:eastAsia="ko-KR"/>
        </w:rPr>
        <w:commentReference w:id="33"/>
      </w:r>
      <w:r>
        <w:t xml:space="preserve"> industry standards but also to potential opportunities, for example our focus on squad configuration as well as platform design.</w:t>
      </w:r>
    </w:p>
    <w:p w:rsidR="00CA5D54" w:rsidRDefault="00CA5D54" w:rsidP="00CA5D54">
      <w:pPr>
        <w:pStyle w:val="Heading3"/>
      </w:pPr>
      <w:bookmarkStart w:id="34" w:name="_Toc354660578"/>
      <w:r>
        <w:t>1. Syst</w:t>
      </w:r>
      <w:r w:rsidR="00A96C03">
        <w:t>e</w:t>
      </w:r>
      <w:r>
        <w:t>m of systems analysis toolset (SoSAT)</w:t>
      </w:r>
      <w:bookmarkEnd w:id="34"/>
    </w:p>
    <w:p w:rsidR="00CA5D54" w:rsidRDefault="00CA5D54" w:rsidP="00CA5D54">
      <w:pPr>
        <w:pStyle w:val="2nd3rdOrderPara"/>
      </w:pPr>
      <w:r>
        <w:t>SoSAT suite is a collection of advanced modeling and simulation tools aimed at, “understanding characteristics of large-scale interdisciplinary problems that involve multiple distributed systems that are embedded in networks at multiple levels and domains.”</w:t>
      </w:r>
      <w:r w:rsidRPr="004677B5">
        <w:t xml:space="preserve"> </w:t>
      </w:r>
      <w:sdt>
        <w:sdtPr>
          <w:id w:val="303041959"/>
          <w:citation/>
        </w:sdtPr>
        <w:sdtContent>
          <w:r w:rsidR="002C532E">
            <w:fldChar w:fldCharType="begin"/>
          </w:r>
          <w:r>
            <w:instrText xml:space="preserve"> CITATION SoSAT \l 1033 </w:instrText>
          </w:r>
          <w:r w:rsidR="002C532E">
            <w:fldChar w:fldCharType="separate"/>
          </w:r>
          <w:r w:rsidR="00253EA9">
            <w:rPr>
              <w:noProof/>
            </w:rPr>
            <w:t>(Thompson n.d.)</w:t>
          </w:r>
          <w:r w:rsidR="002C532E">
            <w:fldChar w:fldCharType="end"/>
          </w:r>
        </w:sdtContent>
      </w:sdt>
      <w:r>
        <w:t xml:space="preserve">  The toolset places a specific emphasis on repair and supply chain management and materiel availability in addition to other aspects of complex system of systems modeling that are common to the other toolsets.  It is also capable of taking into account and providing detailed cost analysis and reporting.</w:t>
      </w:r>
    </w:p>
    <w:p w:rsidR="00CA5D54" w:rsidRDefault="00CA5D54" w:rsidP="00CA5D54">
      <w:pPr>
        <w:pStyle w:val="2nd3rdOrderPara"/>
      </w:pPr>
      <w:r>
        <w:t>As an example, SoSAT would be well suited to support the assessment and analysis of the impacts of architectural changes to a large scale, network enabled, distributed system providing insight into performance based logistics analysis and operational availability arising from these changes.  As with other analysis toolsets, SoSAT facilitates interactive interrogation, allowing engineers to perform and measure trade-offs by constructing and running models.  The specific insight that this toolset can provide might include the cost of sustainment activities.</w:t>
      </w:r>
    </w:p>
    <w:p w:rsidR="00CA5D54" w:rsidRDefault="00CA5D54" w:rsidP="00CA5D54">
      <w:pPr>
        <w:pStyle w:val="2nd3rdOrderPara"/>
      </w:pPr>
      <w:r>
        <w:t>In addition to modeling and simulation, SoSAT offers sophisticated data visualization capabilities allowing its users access to detailed, real-time information at various levels during execution.  This type of detailed analysis facilitates the trade space analysis necessary without the need to go outside of the toolset.</w:t>
      </w:r>
    </w:p>
    <w:p w:rsidR="00CA5D54" w:rsidRDefault="00CA5D54" w:rsidP="00CA5D54">
      <w:pPr>
        <w:pStyle w:val="Heading3"/>
      </w:pPr>
      <w:bookmarkStart w:id="35" w:name="_Toc354660579"/>
      <w:r>
        <w:t>2. Capability Portfolio Analysis Tool (CPAT)</w:t>
      </w:r>
      <w:bookmarkEnd w:id="35"/>
    </w:p>
    <w:p w:rsidR="00CA5D54" w:rsidRDefault="00CA5D54" w:rsidP="00CA5D54">
      <w:pPr>
        <w:pStyle w:val="2nd3rdOrderPara"/>
      </w:pPr>
      <w:r>
        <w:t xml:space="preserve">CPAT, developed under the direction of Program Executive (PEO) Ground Combat Systems (GCS) and in coordination with several other organizations including the Army Materiel Systems Analysis Activity (AMSAA), Sandia National Labs, Booz Allen, and the Maneuver Center of Excellence (MCoE), is specifically designed to </w:t>
      </w:r>
      <w:r>
        <w:lastRenderedPageBreak/>
        <w:t xml:space="preserve">facilitate the acquisition process by enabling trade-off and evaluation on the basis of cost, schedule, and performance.  It was originally designed for and consequently focuses on supporting, “the formal Analysis of Alternatives (AoA) process.” </w:t>
      </w:r>
      <w:sdt>
        <w:sdtPr>
          <w:id w:val="303041960"/>
          <w:citation/>
        </w:sdtPr>
        <w:sdtContent>
          <w:r w:rsidR="002C532E">
            <w:fldChar w:fldCharType="begin"/>
          </w:r>
          <w:r>
            <w:instrText xml:space="preserve"> CITATION CPAT \l 1033 </w:instrText>
          </w:r>
          <w:r w:rsidR="002C532E">
            <w:fldChar w:fldCharType="separate"/>
          </w:r>
          <w:r w:rsidR="00253EA9">
            <w:rPr>
              <w:noProof/>
            </w:rPr>
            <w:t>(Ewing 2013)</w:t>
          </w:r>
          <w:r w:rsidR="002C532E">
            <w:fldChar w:fldCharType="end"/>
          </w:r>
        </w:sdtContent>
      </w:sdt>
      <w:r>
        <w:t xml:space="preserve">  The model captures forty-nine attributes of forty-seven different vehicles.  The vehicles are divided into twenty roles including Infantry Fighting Vehicle, Command and Control, Main Battle Tank, Medic, and others.  The roles are divided evenly between Heavy Brigade Combat Team and Stryker Brigade Combat Team.</w:t>
      </w:r>
    </w:p>
    <w:p w:rsidR="00CA5D54" w:rsidRDefault="00CA5D54" w:rsidP="00CA5D54">
      <w:pPr>
        <w:pStyle w:val="2nd3rdOrderPara"/>
      </w:pPr>
      <w:r>
        <w:t>CPAT is currently in use by PEO GCS as a means to rapidly assess alternative configurations and determine where the PEO’s money provides the greatest return (portfolio investment).  In doing so, several assumptions are made including timeframe, cost analysis, and stability of the configuration.  The current modeling requirements are non-trivial and include over 620 individual attributes.  Furthermore, the model must be run by trained analysts at Sandia National Labs.</w:t>
      </w:r>
    </w:p>
    <w:p w:rsidR="00CA5D54" w:rsidRPr="00CA5D54" w:rsidRDefault="00CA5D54" w:rsidP="00CA5D54">
      <w:pPr>
        <w:pStyle w:val="Heading3"/>
      </w:pPr>
      <w:bookmarkStart w:id="36" w:name="_Toc354660580"/>
      <w:r w:rsidRPr="00CA5D54">
        <w:t>3. WSTAT</w:t>
      </w:r>
      <w:bookmarkEnd w:id="36"/>
    </w:p>
    <w:p w:rsidR="00CA5D54" w:rsidRDefault="00CA5D54" w:rsidP="00CA5D54">
      <w:pPr>
        <w:pStyle w:val="2nd3rdOrderPara"/>
      </w:pPr>
      <w:r>
        <w:t xml:space="preserve">Recognizing the need for a holistic approach to managing its vehicle portfolio, Program Executive Office (PEO) Ground Combat Systems (GCS) developed the Capability Portfolio Analysis Tool (CPAT) to support the critical activity of Capability Portfolio Review (CPR). </w:t>
      </w:r>
      <w:sdt>
        <w:sdtPr>
          <w:id w:val="630697"/>
          <w:citation/>
        </w:sdtPr>
        <w:sdtContent>
          <w:r w:rsidR="002C532E">
            <w:fldChar w:fldCharType="begin"/>
          </w:r>
          <w:r>
            <w:instrText xml:space="preserve"> CITATION Dav12 \l 1033 </w:instrText>
          </w:r>
          <w:r w:rsidR="002C532E">
            <w:fldChar w:fldCharType="separate"/>
          </w:r>
          <w:r w:rsidR="00253EA9">
            <w:rPr>
              <w:noProof/>
            </w:rPr>
            <w:t>(Davis 2012)</w:t>
          </w:r>
          <w:r w:rsidR="002C532E">
            <w:fldChar w:fldCharType="end"/>
          </w:r>
        </w:sdtContent>
      </w:sdt>
    </w:p>
    <w:p w:rsidR="00CA5D54" w:rsidRDefault="00CA5D54" w:rsidP="00CA5D54">
      <w:pPr>
        <w:pStyle w:val="2nd3rdOrderPara"/>
      </w:pPr>
      <w:r>
        <w:t>While CPAT was well-suited to supporting the decisions facing portfolio management and acquisition, it fell short in terms of platform configuration management as a system of systems.  The Whole Systems Trades Analysis Tool (WSTAT) was developed in conjunction with the Bradley modernization by Program Manager Ground Combat Vehicles (PM GCV).</w:t>
      </w:r>
      <w:r w:rsidRPr="001C45F2">
        <w:t xml:space="preserve"> </w:t>
      </w:r>
      <w:sdt>
        <w:sdtPr>
          <w:id w:val="303041958"/>
          <w:citation/>
        </w:sdtPr>
        <w:sdtContent>
          <w:r w:rsidR="002C532E">
            <w:fldChar w:fldCharType="begin"/>
          </w:r>
          <w:r>
            <w:instrText xml:space="preserve"> CITATION WSTAT \l 1033 </w:instrText>
          </w:r>
          <w:r w:rsidR="002C532E">
            <w:fldChar w:fldCharType="separate"/>
          </w:r>
          <w:r w:rsidR="00253EA9">
            <w:rPr>
              <w:noProof/>
            </w:rPr>
            <w:t>(PM-GCV n.d.)</w:t>
          </w:r>
          <w:r w:rsidR="002C532E">
            <w:fldChar w:fldCharType="end"/>
          </w:r>
        </w:sdtContent>
      </w:sdt>
    </w:p>
    <w:p w:rsidR="00CA5D54" w:rsidRDefault="00CA5D54" w:rsidP="00CA5D54">
      <w:pPr>
        <w:pStyle w:val="2nd3rdOrderPara"/>
      </w:pPr>
      <w:r>
        <w:t xml:space="preserve">Addressing the needs of the PM to support engineering and configuration decisions, perform trade-off analysis, and track progress to program goals, the WSTAT provides access to information that addresses both technical engineering concerns and program requirements.  WSTAT takes a detailed system of systems approach and </w:t>
      </w:r>
      <w:r>
        <w:lastRenderedPageBreak/>
        <w:t>provides multi-layered views down into the subsystems in support of evaluation on the basis of risk, performance, and cost.</w:t>
      </w:r>
    </w:p>
    <w:p w:rsidR="00FF2B51" w:rsidRDefault="00101B38" w:rsidP="00101B38">
      <w:pPr>
        <w:pStyle w:val="Heading1"/>
      </w:pPr>
      <w:bookmarkStart w:id="37" w:name="_Toc354660581"/>
      <w:r>
        <w:lastRenderedPageBreak/>
        <w:t xml:space="preserve">II. </w:t>
      </w:r>
      <w:r w:rsidR="006D6C57">
        <w:tab/>
      </w:r>
      <w:r w:rsidR="00FF2B51">
        <w:t>Process Development</w:t>
      </w:r>
      <w:bookmarkEnd w:id="37"/>
    </w:p>
    <w:p w:rsidR="00FA013E" w:rsidRDefault="00FA013E" w:rsidP="00FA013E">
      <w:pPr>
        <w:spacing w:line="360" w:lineRule="auto"/>
        <w:ind w:firstLine="720"/>
      </w:pPr>
      <w:r w:rsidRPr="00FA013E">
        <w:t xml:space="preserve">One of the key outcomes of this project is the process. The objective is the development of a repeatable process that is useful across multiple scenarios and models, utilizing different systems and data that can be used to develop reports, simulation data, and recommendations. The ultimate goal of the project was to demonstrate the ability to analyze a combat unit and identify the potential impacts, both positive and negative, and trade space of implemented changes, </w:t>
      </w:r>
      <w:del w:id="38" w:author="localadmin" w:date="2013-04-26T07:22:00Z">
        <w:r w:rsidRPr="00FA013E" w:rsidDel="00A64885">
          <w:delText xml:space="preserve">though </w:delText>
        </w:r>
      </w:del>
      <w:ins w:id="39" w:author="localadmin" w:date="2013-04-26T07:22:00Z">
        <w:r w:rsidR="00A64885">
          <w:t>through</w:t>
        </w:r>
        <w:r w:rsidR="00A64885" w:rsidRPr="00FA013E">
          <w:t xml:space="preserve"> </w:t>
        </w:r>
      </w:ins>
      <w:r w:rsidRPr="00FA013E">
        <w:t xml:space="preserve">the use of MBSE.  This process required the incorporation of requirements analysis, architecture development, operational analysis and system assessment.  </w:t>
      </w:r>
      <w:commentRangeStart w:id="40"/>
      <w:r w:rsidRPr="00FA013E">
        <w:t>The overall approach to how the goal was achieved is shown i</w:t>
      </w:r>
      <w:r w:rsidR="00BF6CC4">
        <w:t xml:space="preserve">n </w:t>
      </w:r>
      <w:r w:rsidR="002C532E">
        <w:fldChar w:fldCharType="begin"/>
      </w:r>
      <w:r w:rsidR="00BF6CC4">
        <w:instrText xml:space="preserve"> REF _Ref354428714 \h </w:instrText>
      </w:r>
      <w:r w:rsidR="002C532E">
        <w:fldChar w:fldCharType="separate"/>
      </w:r>
      <w:r w:rsidR="00BF6CC4">
        <w:t xml:space="preserve">Figure </w:t>
      </w:r>
      <w:r w:rsidR="00BF6CC4">
        <w:rPr>
          <w:noProof/>
        </w:rPr>
        <w:t>1</w:t>
      </w:r>
      <w:r w:rsidR="002C532E">
        <w:fldChar w:fldCharType="end"/>
      </w:r>
      <w:r w:rsidR="00BF6CC4">
        <w:t>.</w:t>
      </w:r>
      <w:commentRangeEnd w:id="40"/>
      <w:r w:rsidR="004B33CB">
        <w:rPr>
          <w:rStyle w:val="CommentReference"/>
          <w:szCs w:val="20"/>
        </w:rPr>
        <w:commentReference w:id="40"/>
      </w:r>
    </w:p>
    <w:p w:rsidR="00FA013E" w:rsidRDefault="00FA013E" w:rsidP="00FA013E">
      <w:pPr>
        <w:spacing w:line="360" w:lineRule="auto"/>
        <w:ind w:firstLine="720"/>
      </w:pPr>
    </w:p>
    <w:p w:rsidR="00BF6CC4" w:rsidRDefault="00FA013E" w:rsidP="00BF6CC4">
      <w:pPr>
        <w:keepNext/>
        <w:spacing w:line="360" w:lineRule="auto"/>
        <w:jc w:val="center"/>
      </w:pPr>
      <w:r w:rsidRPr="00264301">
        <w:rPr>
          <w:noProof/>
          <w:highlight w:val="magenta"/>
          <w:lang w:eastAsia="en-US"/>
        </w:rPr>
        <w:drawing>
          <wp:inline distT="0" distB="0" distL="0" distR="0">
            <wp:extent cx="5346361" cy="3880884"/>
            <wp:effectExtent l="0" t="0" r="698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51870" cy="3884883"/>
                    </a:xfrm>
                    <a:prstGeom prst="rect">
                      <a:avLst/>
                    </a:prstGeom>
                    <a:noFill/>
                    <a:ln w="9525">
                      <a:noFill/>
                      <a:miter lim="800000"/>
                      <a:headEnd/>
                      <a:tailEnd/>
                    </a:ln>
                  </pic:spPr>
                </pic:pic>
              </a:graphicData>
            </a:graphic>
          </wp:inline>
        </w:drawing>
      </w:r>
    </w:p>
    <w:p w:rsidR="00FA013E" w:rsidRPr="00BF6CC4" w:rsidRDefault="00BF6CC4" w:rsidP="00BF6CC4">
      <w:pPr>
        <w:pStyle w:val="Caption"/>
        <w:jc w:val="center"/>
        <w:rPr>
          <w:highlight w:val="magenta"/>
        </w:rPr>
      </w:pPr>
      <w:bookmarkStart w:id="41" w:name="_Ref354428714"/>
      <w:bookmarkStart w:id="42" w:name="_Ref354428699"/>
      <w:bookmarkStart w:id="43" w:name="_Toc354660635"/>
      <w:r>
        <w:t xml:space="preserve">Figure </w:t>
      </w:r>
      <w:r w:rsidR="002C532E">
        <w:fldChar w:fldCharType="begin"/>
      </w:r>
      <w:r>
        <w:instrText xml:space="preserve"> SEQ Figure \* ARABIC </w:instrText>
      </w:r>
      <w:r w:rsidR="002C532E">
        <w:fldChar w:fldCharType="separate"/>
      </w:r>
      <w:r w:rsidR="00CC41F6">
        <w:rPr>
          <w:noProof/>
        </w:rPr>
        <w:t>1</w:t>
      </w:r>
      <w:r w:rsidR="002C532E">
        <w:fldChar w:fldCharType="end"/>
      </w:r>
      <w:bookmarkEnd w:id="41"/>
      <w:r>
        <w:t xml:space="preserve"> </w:t>
      </w:r>
      <w:r w:rsidRPr="003E0EB9">
        <w:t>Army survivability project using MBSE process (from Professor Gene Paulo)</w:t>
      </w:r>
      <w:bookmarkEnd w:id="42"/>
      <w:bookmarkEnd w:id="43"/>
    </w:p>
    <w:p w:rsidR="00FA013E" w:rsidRDefault="00FA013E" w:rsidP="00FA013E">
      <w:pPr>
        <w:spacing w:line="360" w:lineRule="auto"/>
        <w:ind w:firstLine="720"/>
      </w:pPr>
      <w:r w:rsidRPr="00FA013E">
        <w:t xml:space="preserve">Specifically, the operational models were leveraged from existing projects, and the systems portion or design-to specifications element, was the focus of this process.  </w:t>
      </w:r>
      <w:r w:rsidRPr="00FA013E">
        <w:lastRenderedPageBreak/>
        <w:t>However, this was an integrated effort and therefore, the operational assessment results drove the identification of the design parameters to evaluate, the secondary effects created by these changes and the overall operational impact to the system of system.  The trade space tool seen at the bottom of the graphic is the physical implementation of the process developed.  That “dashboard” represents the graphical user interface that a user would operate to quickly generate the results of a given scenario and desired outcomes.  However, that specific implementation of the tool is recommended as follow-on work.  The focus of this project was the process and relationships to enable the identification of that tradespace.</w:t>
      </w:r>
    </w:p>
    <w:p w:rsidR="004A1754" w:rsidRDefault="004A1754" w:rsidP="003F7885">
      <w:pPr>
        <w:spacing w:line="360" w:lineRule="auto"/>
        <w:ind w:firstLine="720"/>
      </w:pPr>
      <w:r>
        <w:t>The foundation for the MBSE process lies in</w:t>
      </w:r>
      <w:r w:rsidRPr="004A1754">
        <w:t xml:space="preserve"> </w:t>
      </w:r>
      <w:r>
        <w:t xml:space="preserve">the SoS SE Elements found in the “Systems Engineering Guide for System of Systems” developed by the Department of Defense. </w:t>
      </w:r>
      <w:sdt>
        <w:sdtPr>
          <w:id w:val="-1489695448"/>
          <w:citation/>
        </w:sdtPr>
        <w:sdtContent>
          <w:r w:rsidR="002C532E" w:rsidRPr="003A09B6">
            <w:fldChar w:fldCharType="begin"/>
          </w:r>
          <w:r w:rsidR="000C5539">
            <w:instrText xml:space="preserve">CITATION Dir08 \l 1033 </w:instrText>
          </w:r>
          <w:r w:rsidR="002C532E" w:rsidRPr="003A09B6">
            <w:fldChar w:fldCharType="separate"/>
          </w:r>
          <w:r w:rsidR="00253EA9">
            <w:rPr>
              <w:noProof/>
            </w:rPr>
            <w:t>(Systems Engineering Guide for Systems of Systems 2008)</w:t>
          </w:r>
          <w:r w:rsidR="002C532E" w:rsidRPr="003A09B6">
            <w:fldChar w:fldCharType="end"/>
          </w:r>
        </w:sdtContent>
      </w:sdt>
      <w:r w:rsidR="00251C2F">
        <w:rPr>
          <w:sz w:val="23"/>
          <w:szCs w:val="23"/>
        </w:rPr>
        <w:t xml:space="preserve"> </w:t>
      </w:r>
      <w:r w:rsidRPr="003A09B6">
        <w:t>The</w:t>
      </w:r>
      <w:r>
        <w:t xml:space="preserve"> DoD process as seen in </w:t>
      </w:r>
      <w:r w:rsidR="002C532E">
        <w:rPr>
          <w:highlight w:val="yellow"/>
        </w:rPr>
        <w:fldChar w:fldCharType="begin"/>
      </w:r>
      <w:r w:rsidR="005E6D57">
        <w:instrText xml:space="preserve"> REF _Ref354428792 \h </w:instrText>
      </w:r>
      <w:r w:rsidR="002C532E">
        <w:rPr>
          <w:highlight w:val="yellow"/>
        </w:rPr>
      </w:r>
      <w:r w:rsidR="002C532E">
        <w:rPr>
          <w:highlight w:val="yellow"/>
        </w:rPr>
        <w:fldChar w:fldCharType="separate"/>
      </w:r>
      <w:r w:rsidR="005E6D57">
        <w:t xml:space="preserve">Figure </w:t>
      </w:r>
      <w:r w:rsidR="005E6D57">
        <w:rPr>
          <w:noProof/>
        </w:rPr>
        <w:t>2</w:t>
      </w:r>
      <w:r w:rsidR="002C532E">
        <w:rPr>
          <w:highlight w:val="yellow"/>
        </w:rPr>
        <w:fldChar w:fldCharType="end"/>
      </w:r>
      <w:r w:rsidR="005E6D57">
        <w:t xml:space="preserve"> </w:t>
      </w:r>
      <w:r w:rsidR="00FA013E">
        <w:t xml:space="preserve">revolves </w:t>
      </w:r>
      <w:r w:rsidR="00FA013E" w:rsidRPr="00FA013E">
        <w:t>around “</w:t>
      </w:r>
      <w:r w:rsidR="00FA013E" w:rsidRPr="00FA013E">
        <w:rPr>
          <w:sz w:val="23"/>
          <w:szCs w:val="23"/>
        </w:rPr>
        <w:t xml:space="preserve">three of the core elements…critical to SoS SE: translating capability objectives, understanding systems and relationships, and monitoring and assessing changes.”  </w:t>
      </w:r>
      <w:sdt>
        <w:sdtPr>
          <w:rPr>
            <w:sz w:val="23"/>
            <w:szCs w:val="23"/>
          </w:rPr>
          <w:id w:val="83134151"/>
          <w:citation/>
        </w:sdtPr>
        <w:sdtContent>
          <w:r w:rsidR="002C532E" w:rsidRPr="00FA013E">
            <w:rPr>
              <w:sz w:val="23"/>
              <w:szCs w:val="23"/>
            </w:rPr>
            <w:fldChar w:fldCharType="begin"/>
          </w:r>
          <w:r w:rsidR="00FA013E" w:rsidRPr="00FA013E">
            <w:rPr>
              <w:sz w:val="23"/>
              <w:szCs w:val="23"/>
            </w:rPr>
            <w:instrText xml:space="preserve"> CITATION Dir08 \p 29 \n  \l 1033  </w:instrText>
          </w:r>
          <w:r w:rsidR="002C532E" w:rsidRPr="00FA013E">
            <w:rPr>
              <w:sz w:val="23"/>
              <w:szCs w:val="23"/>
            </w:rPr>
            <w:fldChar w:fldCharType="separate"/>
          </w:r>
          <w:r w:rsidR="00253EA9" w:rsidRPr="00253EA9">
            <w:rPr>
              <w:noProof/>
              <w:sz w:val="23"/>
              <w:szCs w:val="23"/>
            </w:rPr>
            <w:t>(Systems Engineering Guide for Systems of Systems 2008, 29)</w:t>
          </w:r>
          <w:r w:rsidR="002C532E" w:rsidRPr="00FA013E">
            <w:rPr>
              <w:sz w:val="23"/>
              <w:szCs w:val="23"/>
            </w:rPr>
            <w:fldChar w:fldCharType="end"/>
          </w:r>
        </w:sdtContent>
      </w:sdt>
      <w:r w:rsidR="00FA013E">
        <w:rPr>
          <w:sz w:val="23"/>
          <w:szCs w:val="23"/>
        </w:rPr>
        <w:t xml:space="preserve">  </w:t>
      </w:r>
    </w:p>
    <w:p w:rsidR="00BF6CC4" w:rsidRDefault="004A1754" w:rsidP="00BF6CC4">
      <w:pPr>
        <w:keepNext/>
        <w:spacing w:line="360" w:lineRule="auto"/>
        <w:jc w:val="center"/>
      </w:pPr>
      <w:r>
        <w:rPr>
          <w:noProof/>
          <w:lang w:eastAsia="en-US"/>
        </w:rPr>
        <w:drawing>
          <wp:inline distT="0" distB="0" distL="0" distR="0">
            <wp:extent cx="4581525" cy="27331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0584" cy="2738519"/>
                    </a:xfrm>
                    <a:prstGeom prst="rect">
                      <a:avLst/>
                    </a:prstGeom>
                    <a:noFill/>
                    <a:ln>
                      <a:noFill/>
                    </a:ln>
                  </pic:spPr>
                </pic:pic>
              </a:graphicData>
            </a:graphic>
          </wp:inline>
        </w:drawing>
      </w:r>
    </w:p>
    <w:p w:rsidR="004A1754" w:rsidRDefault="00BF6CC4" w:rsidP="00BF6CC4">
      <w:pPr>
        <w:pStyle w:val="Caption"/>
        <w:jc w:val="center"/>
      </w:pPr>
      <w:bookmarkStart w:id="44" w:name="_Ref354428792"/>
      <w:bookmarkStart w:id="45" w:name="_Toc354660636"/>
      <w:r>
        <w:t xml:space="preserve">Figure </w:t>
      </w:r>
      <w:r w:rsidR="002C532E">
        <w:fldChar w:fldCharType="begin"/>
      </w:r>
      <w:r>
        <w:instrText xml:space="preserve"> SEQ Figure \* ARABIC </w:instrText>
      </w:r>
      <w:r w:rsidR="002C532E">
        <w:fldChar w:fldCharType="separate"/>
      </w:r>
      <w:r w:rsidR="00CC41F6">
        <w:rPr>
          <w:noProof/>
        </w:rPr>
        <w:t>2</w:t>
      </w:r>
      <w:r w:rsidR="002C532E">
        <w:fldChar w:fldCharType="end"/>
      </w:r>
      <w:bookmarkEnd w:id="44"/>
      <w:r>
        <w:t xml:space="preserve"> </w:t>
      </w:r>
      <w:r w:rsidRPr="00432DC8">
        <w:t>SoS SE elements and relationships (from (Systems Engineering Guide for Systems of Systems, 2008, p. 30)</w:t>
      </w:r>
      <w:bookmarkEnd w:id="45"/>
    </w:p>
    <w:p w:rsidR="00FA013E" w:rsidRDefault="00FA013E" w:rsidP="00FA013E">
      <w:pPr>
        <w:spacing w:line="360" w:lineRule="auto"/>
        <w:ind w:firstLine="720"/>
      </w:pPr>
      <w:r w:rsidRPr="00FA013E">
        <w:t xml:space="preserve">The process developed for this effort, while based on the DoD model provides for a richer environment specific to the problem at hand.  It focuses on the three core elements identified in the DoD model though the operational analysis, system </w:t>
      </w:r>
      <w:r w:rsidRPr="00FA013E">
        <w:lastRenderedPageBreak/>
        <w:t>architecture and relationship matrices and the alternative configuration implementation.  However, this effort was focused on the modeling of a given scenario to identify the survivability impacts.  Given that, the principles laid out in the SoS SE Guide were adhered to through the incorporation of the three core elements, but the specific interconnections and element steps were modified to meet the needs of this given objective.  The elements specific to the upgrade process were not part of the scope, as this effort is the initiation of a modeling effort for analyzing a system of systems not implementing changes.  Outside of those elements, the SoS SE principles drove the process laid out below.</w:t>
      </w:r>
    </w:p>
    <w:p w:rsidR="005C747E" w:rsidRDefault="005C747E" w:rsidP="003F7885">
      <w:pPr>
        <w:spacing w:line="360" w:lineRule="auto"/>
        <w:ind w:firstLine="720"/>
      </w:pPr>
      <w:r>
        <w:t xml:space="preserve">The MBSE process shown in </w:t>
      </w:r>
      <w:r w:rsidR="002C532E">
        <w:rPr>
          <w:highlight w:val="yellow"/>
        </w:rPr>
        <w:fldChar w:fldCharType="begin"/>
      </w:r>
      <w:r w:rsidR="005E6D57">
        <w:instrText xml:space="preserve"> REF _Ref354429174 \h </w:instrText>
      </w:r>
      <w:r w:rsidR="002C532E">
        <w:rPr>
          <w:highlight w:val="yellow"/>
        </w:rPr>
      </w:r>
      <w:r w:rsidR="002C532E">
        <w:rPr>
          <w:highlight w:val="yellow"/>
        </w:rPr>
        <w:fldChar w:fldCharType="separate"/>
      </w:r>
      <w:r w:rsidR="005E6D57">
        <w:t xml:space="preserve">Figure </w:t>
      </w:r>
      <w:r w:rsidR="005E6D57">
        <w:rPr>
          <w:noProof/>
        </w:rPr>
        <w:t>3</w:t>
      </w:r>
      <w:r w:rsidR="002C532E">
        <w:rPr>
          <w:highlight w:val="yellow"/>
        </w:rPr>
        <w:fldChar w:fldCharType="end"/>
      </w:r>
      <w:r w:rsidR="005E6D57">
        <w:t xml:space="preserve"> </w:t>
      </w:r>
      <w:r>
        <w:t xml:space="preserve">is a global view of </w:t>
      </w:r>
      <w:r w:rsidR="00FF2B51">
        <w:t>the</w:t>
      </w:r>
      <w:r w:rsidR="00FF2B51" w:rsidRPr="000B5715">
        <w:t xml:space="preserve"> process that</w:t>
      </w:r>
      <w:r>
        <w:t xml:space="preserve"> was used in developing the models and data</w:t>
      </w:r>
      <w:r w:rsidR="00FF2B51" w:rsidRPr="000B5715">
        <w:t>.</w:t>
      </w:r>
      <w:r w:rsidR="00FF2B51">
        <w:t xml:space="preserve">  The five elements</w:t>
      </w:r>
      <w:r>
        <w:t xml:space="preserve"> of the process are:</w:t>
      </w:r>
    </w:p>
    <w:p w:rsidR="005C747E" w:rsidRDefault="005C747E" w:rsidP="00951410">
      <w:pPr>
        <w:spacing w:line="360" w:lineRule="auto"/>
        <w:ind w:left="1440" w:hanging="180"/>
        <w:jc w:val="left"/>
      </w:pPr>
      <w:r>
        <w:t xml:space="preserve">- </w:t>
      </w:r>
      <w:r w:rsidR="005E6D57">
        <w:t>O</w:t>
      </w:r>
      <w:r w:rsidR="00FF2B51">
        <w:t xml:space="preserve">perational analysis to define the concept of operations and the required capabilities </w:t>
      </w:r>
    </w:p>
    <w:p w:rsidR="005C747E" w:rsidRDefault="005C747E" w:rsidP="00951410">
      <w:pPr>
        <w:spacing w:line="360" w:lineRule="auto"/>
        <w:ind w:left="1440" w:hanging="180"/>
        <w:jc w:val="left"/>
      </w:pPr>
      <w:r>
        <w:t xml:space="preserve">- </w:t>
      </w:r>
      <w:r w:rsidR="008619CF">
        <w:t>D</w:t>
      </w:r>
      <w:r w:rsidR="00FF2B51">
        <w:t>eveloping the system functional architecture including inte</w:t>
      </w:r>
      <w:r>
        <w:t>rdependencies and relationships</w:t>
      </w:r>
      <w:r w:rsidR="00FF2B51">
        <w:t xml:space="preserve"> </w:t>
      </w:r>
    </w:p>
    <w:p w:rsidR="005C747E" w:rsidRDefault="005C747E" w:rsidP="00951410">
      <w:pPr>
        <w:spacing w:line="360" w:lineRule="auto"/>
        <w:ind w:left="1440" w:hanging="180"/>
        <w:jc w:val="left"/>
      </w:pPr>
      <w:r>
        <w:t xml:space="preserve">- </w:t>
      </w:r>
      <w:r w:rsidR="005E6D57">
        <w:t>S</w:t>
      </w:r>
      <w:r w:rsidR="00FF2B51">
        <w:t>ystems analysis to determine critical functions to the required capabilit</w:t>
      </w:r>
      <w:r>
        <w:t>ies</w:t>
      </w:r>
      <w:r w:rsidR="00FF2B51">
        <w:t xml:space="preserve"> </w:t>
      </w:r>
    </w:p>
    <w:p w:rsidR="005C747E" w:rsidRDefault="005C747E" w:rsidP="00951410">
      <w:pPr>
        <w:spacing w:line="360" w:lineRule="auto"/>
        <w:ind w:left="1440" w:hanging="180"/>
        <w:jc w:val="left"/>
      </w:pPr>
      <w:r>
        <w:t xml:space="preserve">- </w:t>
      </w:r>
      <w:r w:rsidR="008619CF">
        <w:t>D</w:t>
      </w:r>
      <w:r w:rsidR="00FF2B51">
        <w:t>eveloping a model and modeling toolset to analy</w:t>
      </w:r>
      <w:r>
        <w:t>ze the system capabilities</w:t>
      </w:r>
    </w:p>
    <w:p w:rsidR="008619CF" w:rsidRDefault="005C747E" w:rsidP="00951410">
      <w:pPr>
        <w:spacing w:line="360" w:lineRule="auto"/>
        <w:ind w:left="1440" w:hanging="180"/>
        <w:jc w:val="left"/>
      </w:pPr>
      <w:r>
        <w:t xml:space="preserve">- </w:t>
      </w:r>
      <w:r w:rsidR="008619CF">
        <w:t>E</w:t>
      </w:r>
      <w:r w:rsidR="00FF2B51">
        <w:t xml:space="preserve">xecution of the model defining the baseline and the most appropriate changes to stress the baseline.  </w:t>
      </w:r>
    </w:p>
    <w:p w:rsidR="00FF2B51" w:rsidRDefault="00FF2B51" w:rsidP="005C747E">
      <w:pPr>
        <w:spacing w:line="360" w:lineRule="auto"/>
        <w:ind w:left="900" w:hanging="180"/>
      </w:pPr>
      <w:r>
        <w:t xml:space="preserve">Each of these steps is further defined in the following sections.  </w:t>
      </w:r>
    </w:p>
    <w:p w:rsidR="005E6D57" w:rsidRDefault="005E6D57" w:rsidP="005E6D57">
      <w:pPr>
        <w:keepNext/>
        <w:spacing w:line="360" w:lineRule="auto"/>
        <w:jc w:val="center"/>
      </w:pPr>
      <w:r>
        <w:rPr>
          <w:noProof/>
          <w:lang w:eastAsia="en-US"/>
        </w:rPr>
        <w:drawing>
          <wp:inline distT="0" distB="0" distL="0" distR="0">
            <wp:extent cx="5476875" cy="2019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1641" cy="2024744"/>
                    </a:xfrm>
                    <a:prstGeom prst="rect">
                      <a:avLst/>
                    </a:prstGeom>
                    <a:noFill/>
                  </pic:spPr>
                </pic:pic>
              </a:graphicData>
            </a:graphic>
          </wp:inline>
        </w:drawing>
      </w:r>
    </w:p>
    <w:p w:rsidR="00033491" w:rsidRDefault="005E6D57" w:rsidP="005E6D57">
      <w:pPr>
        <w:pStyle w:val="Caption"/>
        <w:jc w:val="center"/>
      </w:pPr>
      <w:bookmarkStart w:id="46" w:name="_Ref354429174"/>
      <w:bookmarkStart w:id="47" w:name="_Toc354660637"/>
      <w:r>
        <w:t xml:space="preserve">Figure </w:t>
      </w:r>
      <w:r w:rsidR="002C532E">
        <w:fldChar w:fldCharType="begin"/>
      </w:r>
      <w:r>
        <w:instrText xml:space="preserve"> SEQ Figure \* ARABIC </w:instrText>
      </w:r>
      <w:r w:rsidR="002C532E">
        <w:fldChar w:fldCharType="separate"/>
      </w:r>
      <w:r w:rsidR="00CC41F6">
        <w:rPr>
          <w:noProof/>
        </w:rPr>
        <w:t>3</w:t>
      </w:r>
      <w:r w:rsidR="002C532E">
        <w:fldChar w:fldCharType="end"/>
      </w:r>
      <w:bookmarkEnd w:id="46"/>
      <w:r>
        <w:t xml:space="preserve"> </w:t>
      </w:r>
      <w:r w:rsidRPr="008E60D3">
        <w:t>MBSE process for ground systems survivability robustness</w:t>
      </w:r>
      <w:bookmarkEnd w:id="47"/>
    </w:p>
    <w:p w:rsidR="00FF2B51" w:rsidRPr="000B5715" w:rsidRDefault="00101B38" w:rsidP="00101B38">
      <w:pPr>
        <w:pStyle w:val="Heading1"/>
      </w:pPr>
      <w:bookmarkStart w:id="48" w:name="_Toc347323150"/>
      <w:bookmarkStart w:id="49" w:name="_Toc354660582"/>
      <w:r>
        <w:lastRenderedPageBreak/>
        <w:t>III</w:t>
      </w:r>
      <w:r w:rsidR="00033491">
        <w:t xml:space="preserve">. </w:t>
      </w:r>
      <w:r w:rsidR="006D6C57">
        <w:tab/>
      </w:r>
      <w:r w:rsidR="00FF2B51" w:rsidRPr="000B5715">
        <w:t>Operational Analysis</w:t>
      </w:r>
      <w:bookmarkEnd w:id="48"/>
      <w:bookmarkEnd w:id="49"/>
    </w:p>
    <w:p w:rsidR="00FA013E" w:rsidRDefault="00FA013E" w:rsidP="00FA013E">
      <w:pPr>
        <w:spacing w:line="360" w:lineRule="auto"/>
        <w:ind w:firstLine="720"/>
      </w:pPr>
      <w:r w:rsidRPr="00FA013E">
        <w:rPr>
          <w:rFonts w:eastAsia="Calibri"/>
        </w:rPr>
        <w:t>The Operational Analysis of phase 1 was founded in the operational viewpoint of the mission scenarios.</w:t>
      </w:r>
      <w:r w:rsidRPr="00FA013E">
        <w:t xml:space="preserve"> This also played a role in the require</w:t>
      </w:r>
      <w:r w:rsidRPr="00FA013E">
        <w:rPr>
          <w:rFonts w:eastAsia="Calibri"/>
        </w:rPr>
        <w:t>ments identification, along with the stakeholder values, as it was focused</w:t>
      </w:r>
      <w:r w:rsidRPr="00FA013E">
        <w:t xml:space="preserve"> on the identification of a specific mission to be evaluated from the operational perspective of overall survivability of a unit. Intrinsic to this phase was the selection of the mission scenario which acted as the basis to achieve the capstone requirements.</w:t>
      </w:r>
      <w:r w:rsidRPr="007E6450">
        <w:t xml:space="preserve"> </w:t>
      </w:r>
      <w:r>
        <w:t xml:space="preserve"> </w:t>
      </w:r>
    </w:p>
    <w:p w:rsidR="00D928F6" w:rsidRDefault="00951410" w:rsidP="003F7885">
      <w:pPr>
        <w:spacing w:line="360" w:lineRule="auto"/>
        <w:ind w:firstLine="720"/>
      </w:pPr>
      <w:r>
        <w:t xml:space="preserve">A key element in the operational analysis </w:t>
      </w:r>
      <w:r w:rsidR="00792229">
        <w:t xml:space="preserve">was </w:t>
      </w:r>
      <w:r>
        <w:t xml:space="preserve">the discovery of </w:t>
      </w:r>
      <w:commentRangeStart w:id="50"/>
      <w:r>
        <w:t>previous</w:t>
      </w:r>
      <w:commentRangeEnd w:id="50"/>
      <w:r w:rsidR="00A60856">
        <w:rPr>
          <w:rStyle w:val="CommentReference"/>
          <w:szCs w:val="20"/>
        </w:rPr>
        <w:commentReference w:id="50"/>
      </w:r>
      <w:r>
        <w:t xml:space="preserve"> work at the Naval Postgraduate School (NPS) by Major </w:t>
      </w:r>
      <w:r w:rsidR="00FF2B51" w:rsidRPr="007E6450">
        <w:t>Tobias Treml</w:t>
      </w:r>
      <w:r>
        <w:t xml:space="preserve">, FRG Army. Major Treml </w:t>
      </w:r>
      <w:r w:rsidR="00792229">
        <w:t xml:space="preserve">is an </w:t>
      </w:r>
      <w:r>
        <w:t>operations r</w:t>
      </w:r>
      <w:r w:rsidR="00FF2B51" w:rsidRPr="007E6450">
        <w:t xml:space="preserve">esearch student at </w:t>
      </w:r>
      <w:r>
        <w:t xml:space="preserve">NPS working toward his </w:t>
      </w:r>
      <w:r w:rsidR="00FA013E">
        <w:t>Masters</w:t>
      </w:r>
      <w:r w:rsidR="00D928F6">
        <w:t>.  Treml’s work on developing an analytical underpinning for selecting specifications</w:t>
      </w:r>
      <w:r w:rsidR="00922D39">
        <w:t xml:space="preserve"> of</w:t>
      </w:r>
      <w:r w:rsidR="00D928F6">
        <w:t xml:space="preserve"> future combat vehicles provided the basis for the analytical models</w:t>
      </w:r>
      <w:r w:rsidR="00710C7F">
        <w:t xml:space="preserve"> on which this paper is </w:t>
      </w:r>
      <w:r w:rsidR="00D928F6">
        <w:t xml:space="preserve">based. </w:t>
      </w:r>
    </w:p>
    <w:p w:rsidR="00FF2B51" w:rsidRDefault="00FF2B51" w:rsidP="003F7885">
      <w:pPr>
        <w:spacing w:line="360" w:lineRule="auto"/>
        <w:ind w:firstLine="720"/>
        <w:rPr>
          <w:rFonts w:eastAsia="Times New Roman"/>
          <w:color w:val="auto"/>
          <w:lang w:eastAsia="en-US"/>
        </w:rPr>
      </w:pPr>
      <w:r w:rsidRPr="007E6450">
        <w:t xml:space="preserve">Treml developed </w:t>
      </w:r>
      <w:r w:rsidR="00D052A7" w:rsidRPr="007E6450">
        <w:t>an</w:t>
      </w:r>
      <w:r w:rsidRPr="007E6450">
        <w:t xml:space="preserve"> operational scenario</w:t>
      </w:r>
      <w:r w:rsidR="00D928F6">
        <w:t xml:space="preserve"> within </w:t>
      </w:r>
      <w:r w:rsidRPr="007E6450">
        <w:t>a tool called Map Aware Non-Uniform Automata (MANA).  MANA</w:t>
      </w:r>
      <w:r w:rsidR="00710C7F">
        <w:t xml:space="preserve"> is "</w:t>
      </w:r>
      <w:r w:rsidRPr="007E6450">
        <w:rPr>
          <w:rFonts w:eastAsia="Times New Roman"/>
          <w:color w:val="auto"/>
          <w:lang w:eastAsia="en-US"/>
        </w:rPr>
        <w:t>an agent-based model developed by the Operations Analysis group at Defence Technology Agency in New Zealand.</w:t>
      </w:r>
      <w:r w:rsidRPr="005E6D57">
        <w:rPr>
          <w:rFonts w:eastAsia="Times New Roman"/>
          <w:color w:val="auto"/>
          <w:lang w:eastAsia="en-US"/>
        </w:rPr>
        <w:t>”</w:t>
      </w:r>
      <w:r w:rsidR="00D052A7" w:rsidRPr="005E6D57">
        <w:t xml:space="preserve"> </w:t>
      </w:r>
      <w:sdt>
        <w:sdtPr>
          <w:id w:val="-2056306151"/>
          <w:citation/>
        </w:sdtPr>
        <w:sdtContent>
          <w:r w:rsidR="002C532E" w:rsidRPr="005E6D57">
            <w:fldChar w:fldCharType="begin"/>
          </w:r>
          <w:r w:rsidR="005E6D57" w:rsidRPr="005E6D57">
            <w:instrText xml:space="preserve"> CITATION McI07 \l 1033 </w:instrText>
          </w:r>
          <w:r w:rsidR="002C532E" w:rsidRPr="005E6D57">
            <w:fldChar w:fldCharType="separate"/>
          </w:r>
          <w:r w:rsidR="00253EA9">
            <w:rPr>
              <w:noProof/>
            </w:rPr>
            <w:t>(McIntosh, et al. 2007)</w:t>
          </w:r>
          <w:r w:rsidR="002C532E" w:rsidRPr="005E6D57">
            <w:fldChar w:fldCharType="end"/>
          </w:r>
        </w:sdtContent>
      </w:sdt>
      <w:r w:rsidR="005E6D57">
        <w:t xml:space="preserve"> </w:t>
      </w:r>
      <w:r w:rsidRPr="007E6450">
        <w:rPr>
          <w:rFonts w:eastAsia="Times New Roman"/>
          <w:color w:val="auto"/>
          <w:lang w:eastAsia="en-US"/>
        </w:rPr>
        <w:t>This tool is agent</w:t>
      </w:r>
      <w:r w:rsidR="00710C7F">
        <w:rPr>
          <w:rFonts w:eastAsia="Times New Roman"/>
          <w:color w:val="auto"/>
          <w:lang w:eastAsia="en-US"/>
        </w:rPr>
        <w:t xml:space="preserve"> – </w:t>
      </w:r>
      <w:r w:rsidRPr="007E6450">
        <w:rPr>
          <w:rFonts w:eastAsia="Times New Roman"/>
          <w:color w:val="auto"/>
          <w:lang w:eastAsia="en-US"/>
        </w:rPr>
        <w:t>based and therefore “allows scenarios to be run relatively fast, over many excursions in order to discover unique situations or tactics where friendly forces can achieve dominance over an enemy.</w:t>
      </w:r>
      <w:r w:rsidR="00D052A7">
        <w:rPr>
          <w:rFonts w:eastAsia="Times New Roman"/>
          <w:color w:val="auto"/>
          <w:lang w:eastAsia="en-US"/>
        </w:rPr>
        <w:t xml:space="preserve">” </w:t>
      </w:r>
      <w:r w:rsidR="00D052A7" w:rsidRPr="00CC41F6">
        <w:rPr>
          <w:highlight w:val="yellow"/>
        </w:rPr>
        <w:t>[NEED CITATION]</w:t>
      </w:r>
      <w:r w:rsidR="00D052A7">
        <w:t xml:space="preserve">  </w:t>
      </w:r>
      <w:r w:rsidRPr="007E6450">
        <w:rPr>
          <w:rFonts w:eastAsia="Times New Roman"/>
          <w:color w:val="auto"/>
          <w:lang w:eastAsia="en-US"/>
        </w:rPr>
        <w:t xml:space="preserve"> </w:t>
      </w:r>
      <w:r w:rsidR="00D052A7">
        <w:rPr>
          <w:rFonts w:eastAsia="Times New Roman"/>
          <w:color w:val="auto"/>
          <w:lang w:eastAsia="en-US"/>
        </w:rPr>
        <w:t>“</w:t>
      </w:r>
      <w:r w:rsidRPr="007E6450">
        <w:rPr>
          <w:rFonts w:eastAsia="Times New Roman"/>
          <w:color w:val="auto"/>
          <w:lang w:eastAsia="en-US"/>
        </w:rPr>
        <w:t>Another key feature of agent-based models is that, although the one-to-one interaction between various agents and their environment may be quite simple, the combined effect of many agents interacting can lead to complicated group dynamics and emergent behaviour.”</w:t>
      </w:r>
      <w:r>
        <w:rPr>
          <w:rFonts w:eastAsia="Times New Roman"/>
          <w:color w:val="auto"/>
          <w:lang w:eastAsia="en-US"/>
        </w:rPr>
        <w:t xml:space="preserve"> </w:t>
      </w:r>
      <w:r w:rsidR="00D052A7" w:rsidRPr="00D052A7">
        <w:rPr>
          <w:highlight w:val="yellow"/>
        </w:rPr>
        <w:t>[NEED CITATION]</w:t>
      </w:r>
      <w:r w:rsidR="00D052A7">
        <w:t xml:space="preserve"> </w:t>
      </w:r>
      <w:r>
        <w:rPr>
          <w:rFonts w:eastAsia="Times New Roman"/>
          <w:color w:val="auto"/>
          <w:lang w:eastAsia="en-US"/>
        </w:rPr>
        <w:t xml:space="preserve"> </w:t>
      </w:r>
    </w:p>
    <w:p w:rsidR="00FF2B51" w:rsidRPr="007E6450" w:rsidRDefault="00792229" w:rsidP="003F7885">
      <w:pPr>
        <w:spacing w:line="360" w:lineRule="auto"/>
        <w:ind w:firstLine="720"/>
      </w:pPr>
      <w:r>
        <w:rPr>
          <w:rFonts w:eastAsia="Times New Roman"/>
          <w:color w:val="auto"/>
          <w:lang w:eastAsia="en-US"/>
        </w:rPr>
        <w:t>O</w:t>
      </w:r>
      <w:r w:rsidR="00D928F6">
        <w:rPr>
          <w:rFonts w:eastAsia="Times New Roman"/>
          <w:color w:val="auto"/>
          <w:lang w:eastAsia="en-US"/>
        </w:rPr>
        <w:t>ne of the fundamental</w:t>
      </w:r>
      <w:r w:rsidR="00FF2B51">
        <w:rPr>
          <w:rFonts w:eastAsia="Times New Roman"/>
          <w:color w:val="auto"/>
          <w:lang w:eastAsia="en-US"/>
        </w:rPr>
        <w:t xml:space="preserve"> </w:t>
      </w:r>
      <w:r w:rsidR="0060328B">
        <w:rPr>
          <w:rFonts w:eastAsia="Times New Roman"/>
          <w:color w:val="auto"/>
          <w:lang w:eastAsia="en-US"/>
        </w:rPr>
        <w:t>elements</w:t>
      </w:r>
      <w:r w:rsidR="00FF2B51">
        <w:rPr>
          <w:rFonts w:eastAsia="Times New Roman"/>
          <w:color w:val="auto"/>
          <w:lang w:eastAsia="en-US"/>
        </w:rPr>
        <w:t xml:space="preserve"> of</w:t>
      </w:r>
      <w:r w:rsidR="00D928F6">
        <w:rPr>
          <w:rFonts w:eastAsia="Times New Roman"/>
          <w:color w:val="auto"/>
          <w:lang w:eastAsia="en-US"/>
        </w:rPr>
        <w:t xml:space="preserve"> Phase 1 </w:t>
      </w:r>
      <w:r w:rsidR="00FF2B51">
        <w:rPr>
          <w:rFonts w:eastAsia="Times New Roman"/>
          <w:color w:val="auto"/>
          <w:lang w:eastAsia="en-US"/>
        </w:rPr>
        <w:t>of the process is</w:t>
      </w:r>
      <w:r w:rsidR="00D928F6">
        <w:rPr>
          <w:rFonts w:eastAsia="Times New Roman"/>
          <w:color w:val="auto"/>
          <w:lang w:eastAsia="en-US"/>
        </w:rPr>
        <w:t xml:space="preserve"> identification of </w:t>
      </w:r>
      <w:r w:rsidR="00FF2B51">
        <w:rPr>
          <w:rFonts w:eastAsia="Times New Roman"/>
          <w:color w:val="auto"/>
          <w:lang w:eastAsia="en-US"/>
        </w:rPr>
        <w:t>the following information</w:t>
      </w:r>
      <w:r w:rsidR="00D928F6">
        <w:rPr>
          <w:rFonts w:eastAsia="Times New Roman"/>
          <w:color w:val="auto"/>
          <w:lang w:eastAsia="en-US"/>
        </w:rPr>
        <w:t xml:space="preserve"> as laid out in</w:t>
      </w:r>
      <w:r w:rsidR="00B8755F">
        <w:rPr>
          <w:rFonts w:eastAsia="Times New Roman"/>
          <w:color w:val="auto"/>
          <w:lang w:eastAsia="en-US"/>
        </w:rPr>
        <w:t xml:space="preserve"> the </w:t>
      </w:r>
      <w:r w:rsidR="00D928F6">
        <w:rPr>
          <w:rFonts w:eastAsia="Times New Roman"/>
          <w:color w:val="auto"/>
          <w:lang w:eastAsia="en-US"/>
        </w:rPr>
        <w:t>U.S. Army</w:t>
      </w:r>
      <w:r w:rsidR="00B8755F">
        <w:rPr>
          <w:rFonts w:eastAsia="Times New Roman"/>
          <w:color w:val="auto"/>
          <w:lang w:eastAsia="en-US"/>
        </w:rPr>
        <w:t xml:space="preserve"> </w:t>
      </w:r>
      <w:r w:rsidR="00D928F6">
        <w:rPr>
          <w:rFonts w:eastAsia="Times New Roman"/>
          <w:color w:val="auto"/>
          <w:lang w:eastAsia="en-US"/>
        </w:rPr>
        <w:t>METT-TC</w:t>
      </w:r>
      <w:r w:rsidR="003A09B6">
        <w:rPr>
          <w:rFonts w:eastAsia="Times New Roman"/>
          <w:color w:val="auto"/>
          <w:lang w:eastAsia="en-US"/>
        </w:rPr>
        <w:t xml:space="preserve"> </w:t>
      </w:r>
      <w:sdt>
        <w:sdtPr>
          <w:rPr>
            <w:rFonts w:eastAsia="Times New Roman"/>
            <w:color w:val="auto"/>
            <w:lang w:eastAsia="en-US"/>
          </w:rPr>
          <w:id w:val="1067838362"/>
          <w:citation/>
        </w:sdtPr>
        <w:sdtContent>
          <w:r w:rsidR="002C532E">
            <w:rPr>
              <w:rFonts w:eastAsia="Times New Roman"/>
              <w:color w:val="auto"/>
              <w:lang w:eastAsia="en-US"/>
            </w:rPr>
            <w:fldChar w:fldCharType="begin"/>
          </w:r>
          <w:r w:rsidR="00251C2F">
            <w:rPr>
              <w:rFonts w:eastAsia="Times New Roman"/>
              <w:color w:val="auto"/>
              <w:lang w:eastAsia="en-US"/>
            </w:rPr>
            <w:instrText xml:space="preserve">CITATION ADR12 \l 1033 </w:instrText>
          </w:r>
          <w:r w:rsidR="002C532E">
            <w:rPr>
              <w:rFonts w:eastAsia="Times New Roman"/>
              <w:color w:val="auto"/>
              <w:lang w:eastAsia="en-US"/>
            </w:rPr>
            <w:fldChar w:fldCharType="separate"/>
          </w:r>
          <w:r w:rsidR="00253EA9" w:rsidRPr="00253EA9">
            <w:rPr>
              <w:rFonts w:eastAsia="Times New Roman"/>
              <w:noProof/>
              <w:color w:val="auto"/>
              <w:lang w:eastAsia="en-US"/>
            </w:rPr>
            <w:t>(ADRP 3-0 Unified Land Operations 2012)</w:t>
          </w:r>
          <w:r w:rsidR="002C532E">
            <w:rPr>
              <w:rFonts w:eastAsia="Times New Roman"/>
              <w:color w:val="auto"/>
              <w:lang w:eastAsia="en-US"/>
            </w:rPr>
            <w:fldChar w:fldCharType="end"/>
          </w:r>
        </w:sdtContent>
      </w:sdt>
      <w:r w:rsidR="00FF2B51">
        <w:rPr>
          <w:rFonts w:eastAsia="Times New Roman"/>
          <w:color w:val="auto"/>
          <w:lang w:eastAsia="en-US"/>
        </w:rPr>
        <w:t>:</w:t>
      </w:r>
    </w:p>
    <w:p w:rsidR="00FF2B51" w:rsidRPr="000B5715" w:rsidRDefault="00FF2B51" w:rsidP="002A6E08">
      <w:pPr>
        <w:pStyle w:val="ListParagraph"/>
        <w:numPr>
          <w:ilvl w:val="0"/>
          <w:numId w:val="26"/>
        </w:numPr>
      </w:pPr>
      <w:r w:rsidRPr="000B5715">
        <w:t>Mission Variables (METT-TC)</w:t>
      </w:r>
    </w:p>
    <w:p w:rsidR="00FF2B51" w:rsidRPr="00792229" w:rsidRDefault="00FF2B51" w:rsidP="002A6E08">
      <w:pPr>
        <w:pStyle w:val="ListParagraph"/>
        <w:numPr>
          <w:ilvl w:val="0"/>
          <w:numId w:val="26"/>
        </w:numPr>
      </w:pPr>
      <w:r w:rsidRPr="00792229">
        <w:t>Mission</w:t>
      </w:r>
      <w:r w:rsidR="00792229">
        <w:t xml:space="preserve"> </w:t>
      </w:r>
      <w:r w:rsidRPr="00792229">
        <w:t>shall define the tasks and purpose required of the identified unit</w:t>
      </w:r>
    </w:p>
    <w:p w:rsidR="00FF2B51" w:rsidRPr="00792229" w:rsidRDefault="00FF2B51" w:rsidP="002A6E08">
      <w:pPr>
        <w:pStyle w:val="ListParagraph"/>
        <w:numPr>
          <w:ilvl w:val="0"/>
          <w:numId w:val="26"/>
        </w:numPr>
      </w:pPr>
      <w:r w:rsidRPr="00792229">
        <w:t>Enemy shall define the capabilities, doctrine, and threat from opposing forces</w:t>
      </w:r>
    </w:p>
    <w:p w:rsidR="00FF2B51" w:rsidRPr="00792229" w:rsidRDefault="00FF2B51" w:rsidP="002A6E08">
      <w:pPr>
        <w:pStyle w:val="ListParagraph"/>
        <w:numPr>
          <w:ilvl w:val="0"/>
          <w:numId w:val="26"/>
        </w:numPr>
      </w:pPr>
      <w:r w:rsidRPr="00792229">
        <w:t>Terrain shall define the climate, environment, routes, obstacles, and fields of fire</w:t>
      </w:r>
    </w:p>
    <w:p w:rsidR="00FF2B51" w:rsidRPr="00792229" w:rsidRDefault="00FF2B51" w:rsidP="002A6E08">
      <w:pPr>
        <w:pStyle w:val="ListParagraph"/>
        <w:numPr>
          <w:ilvl w:val="0"/>
          <w:numId w:val="26"/>
        </w:numPr>
      </w:pPr>
      <w:r w:rsidRPr="00792229">
        <w:lastRenderedPageBreak/>
        <w:t>Troops shall define size, unit, capabilities, support, and status of friendly forces</w:t>
      </w:r>
    </w:p>
    <w:p w:rsidR="00FF2B51" w:rsidRPr="00792229" w:rsidRDefault="00FF2B51" w:rsidP="002A6E08">
      <w:pPr>
        <w:pStyle w:val="ListParagraph"/>
        <w:numPr>
          <w:ilvl w:val="0"/>
          <w:numId w:val="26"/>
        </w:numPr>
      </w:pPr>
      <w:r w:rsidRPr="00792229">
        <w:t>Time available</w:t>
      </w:r>
    </w:p>
    <w:p w:rsidR="00B8755F" w:rsidRPr="00792229" w:rsidRDefault="00B8755F" w:rsidP="002A6E08">
      <w:pPr>
        <w:pStyle w:val="ListParagraph"/>
        <w:numPr>
          <w:ilvl w:val="0"/>
          <w:numId w:val="26"/>
        </w:numPr>
      </w:pPr>
      <w:r w:rsidRPr="00792229">
        <w:t>Civil considerations</w:t>
      </w:r>
    </w:p>
    <w:p w:rsidR="00000000" w:rsidRDefault="008357C1">
      <w:pPr>
        <w:pPrChange w:id="51" w:author="localadmin" w:date="2013-04-26T07:29:00Z">
          <w:pPr>
            <w:pStyle w:val="ListParagraph"/>
            <w:numPr>
              <w:numId w:val="26"/>
            </w:numPr>
            <w:ind w:hanging="360"/>
          </w:pPr>
        </w:pPrChange>
      </w:pPr>
      <w:r>
        <w:t xml:space="preserve">Completing a METT-TC provides the basic information necessary to complete specific use cases and architectures. Following this process, </w:t>
      </w:r>
      <w:r w:rsidR="00FF2B51" w:rsidRPr="007E6450">
        <w:t>different mission</w:t>
      </w:r>
      <w:r>
        <w:t xml:space="preserve">s can be developed, use cases created, architectures built, models executed, </w:t>
      </w:r>
      <w:r w:rsidR="00FF2B51" w:rsidRPr="007E6450">
        <w:t xml:space="preserve">analysis </w:t>
      </w:r>
      <w:r>
        <w:t>completed</w:t>
      </w:r>
      <w:r w:rsidR="00710C7F">
        <w:t>, and</w:t>
      </w:r>
      <w:r>
        <w:t xml:space="preserve"> </w:t>
      </w:r>
      <w:r w:rsidR="00FF2B51" w:rsidRPr="007E6450">
        <w:t>the scenario</w:t>
      </w:r>
      <w:r>
        <w:t>s</w:t>
      </w:r>
      <w:r w:rsidR="00FF2B51" w:rsidRPr="007E6450">
        <w:t xml:space="preserve"> </w:t>
      </w:r>
      <w:r w:rsidR="00FF2B51">
        <w:t>evaluated</w:t>
      </w:r>
      <w:r>
        <w:t xml:space="preserve"> </w:t>
      </w:r>
      <w:r w:rsidR="00710C7F">
        <w:t xml:space="preserve">in an </w:t>
      </w:r>
      <w:r>
        <w:t>entirely repeatable fashion.</w:t>
      </w:r>
      <w:r w:rsidR="00FF2B51">
        <w:t xml:space="preserve">  </w:t>
      </w:r>
    </w:p>
    <w:p w:rsidR="00FF2B51" w:rsidRPr="000149B3" w:rsidRDefault="00FF2B51" w:rsidP="00710C7F">
      <w:pPr>
        <w:spacing w:line="360" w:lineRule="auto"/>
        <w:ind w:firstLine="720"/>
      </w:pPr>
      <w:r w:rsidRPr="000149B3">
        <w:t>In conjunction with the defined mission variables</w:t>
      </w:r>
      <w:r w:rsidR="00710C7F">
        <w:t>,</w:t>
      </w:r>
      <w:r w:rsidRPr="000149B3">
        <w:t xml:space="preserve"> the entities (unit, vehicles, </w:t>
      </w:r>
      <w:r w:rsidR="00AB54A9" w:rsidRPr="000149B3">
        <w:t>etc.</w:t>
      </w:r>
      <w:r w:rsidRPr="000149B3">
        <w:t xml:space="preserve">) relevant to the operational scenario were identified utilizing invaluable input from the stakeholders. Within the context of this effort, combat vehicles were defined as the primary unit and </w:t>
      </w:r>
      <w:del w:id="52" w:author="localadmin" w:date="2013-04-26T07:30:00Z">
        <w:r w:rsidRPr="000149B3" w:rsidDel="002141B6">
          <w:delText xml:space="preserve">assigned </w:delText>
        </w:r>
      </w:del>
      <w:ins w:id="53" w:author="localadmin" w:date="2013-04-26T07:30:00Z">
        <w:r w:rsidR="002141B6">
          <w:t>attached or</w:t>
        </w:r>
        <w:r w:rsidR="002141B6" w:rsidRPr="000149B3">
          <w:t xml:space="preserve"> </w:t>
        </w:r>
      </w:ins>
      <w:r w:rsidRPr="000149B3">
        <w:t xml:space="preserve">supporting vehicles and infantry.  These supporting vehicles consisted of helicopters and unmanned air vehicles, which will be discussed </w:t>
      </w:r>
      <w:r w:rsidR="00120E45" w:rsidRPr="000149B3">
        <w:t xml:space="preserve">further </w:t>
      </w:r>
      <w:r w:rsidRPr="000149B3">
        <w:t xml:space="preserve">and evaluated as part of unit definition.  </w:t>
      </w:r>
    </w:p>
    <w:p w:rsidR="00FF2B51" w:rsidRDefault="00FF2B51" w:rsidP="003F7885">
      <w:pPr>
        <w:spacing w:line="360" w:lineRule="auto"/>
        <w:ind w:firstLine="720"/>
      </w:pPr>
      <w:r w:rsidRPr="000149B3">
        <w:t xml:space="preserve">Next, an analysis of individual unit capabilities was developed to provide direction with respect to mobility, lethality, </w:t>
      </w:r>
      <w:r w:rsidR="00DE443A">
        <w:t xml:space="preserve">survivability </w:t>
      </w:r>
      <w:r w:rsidRPr="000149B3">
        <w:t xml:space="preserve">and situational awareness. This was done by identifying initial system characteristics and capabilities of each platform.  Additionally, the tactics and techniques for the unit was identified to create a decision based simulation that </w:t>
      </w:r>
      <w:r w:rsidR="00F470E7">
        <w:t xml:space="preserve">would emulate a real scenario. </w:t>
      </w:r>
      <w:r w:rsidRPr="000149B3">
        <w:t xml:space="preserve">These baseline system characteristics were derived from the platform original equipment manufacturer (OEM) data sheets.  </w:t>
      </w:r>
      <w:r w:rsidR="00DE443A">
        <w:t>The</w:t>
      </w:r>
      <w:r w:rsidRPr="000149B3">
        <w:t xml:space="preserve"> tactical decision process was develope</w:t>
      </w:r>
      <w:r w:rsidR="00DE443A">
        <w:t>d using subject matter experts</w:t>
      </w:r>
      <w:r w:rsidRPr="000149B3">
        <w:t xml:space="preserve"> (SME) from former military personnel, initially developed by Treml</w:t>
      </w:r>
      <w:r w:rsidR="005E6D57">
        <w:t>.</w:t>
      </w:r>
      <w:sdt>
        <w:sdtPr>
          <w:id w:val="-30801563"/>
          <w:citation/>
        </w:sdtPr>
        <w:sdtContent>
          <w:r w:rsidR="002C532E">
            <w:fldChar w:fldCharType="begin"/>
          </w:r>
          <w:r w:rsidR="005E6D57">
            <w:instrText xml:space="preserve"> CITATION Tre \l 1033 </w:instrText>
          </w:r>
          <w:r w:rsidR="002C532E">
            <w:fldChar w:fldCharType="separate"/>
          </w:r>
          <w:r w:rsidR="00253EA9">
            <w:rPr>
              <w:noProof/>
            </w:rPr>
            <w:t xml:space="preserve"> (Treml n.d.)</w:t>
          </w:r>
          <w:r w:rsidR="002C532E">
            <w:fldChar w:fldCharType="end"/>
          </w:r>
        </w:sdtContent>
      </w:sdt>
      <w:r w:rsidR="005E6D57">
        <w:t xml:space="preserve"> </w:t>
      </w:r>
      <w:r w:rsidRPr="000149B3">
        <w:t>This methodology defined</w:t>
      </w:r>
      <w:r w:rsidRPr="000149B3">
        <w:rPr>
          <w:rFonts w:eastAsia="Calibri"/>
        </w:rPr>
        <w:t xml:space="preserve"> </w:t>
      </w:r>
      <w:r w:rsidRPr="000149B3">
        <w:t xml:space="preserve">the overall baseline, resulting in traceability to the requirements analysis.  </w:t>
      </w:r>
    </w:p>
    <w:p w:rsidR="005E6D57" w:rsidRDefault="00FF2B51" w:rsidP="005E6D57">
      <w:pPr>
        <w:spacing w:line="360" w:lineRule="auto"/>
        <w:ind w:firstLine="720"/>
      </w:pPr>
      <w:r>
        <w:t>Finally, utilizing the input from stakeholders</w:t>
      </w:r>
      <w:r w:rsidR="00DE443A">
        <w:t xml:space="preserve"> and the prioritized capability requirements</w:t>
      </w:r>
      <w:r>
        <w:t xml:space="preserve"> from the developed scenario and unit, </w:t>
      </w:r>
      <w:r w:rsidR="00DE443A">
        <w:t>appropriate Measures of Effectiveness (MOE) were</w:t>
      </w:r>
      <w:r>
        <w:t xml:space="preserve"> determined.</w:t>
      </w:r>
      <w:r w:rsidR="00D3747E">
        <w:t xml:space="preserve"> </w:t>
      </w:r>
      <w:r>
        <w:t xml:space="preserve">The </w:t>
      </w:r>
      <w:r w:rsidR="00DE443A">
        <w:t>four</w:t>
      </w:r>
      <w:r>
        <w:t xml:space="preserve"> MOEs for assessment were </w:t>
      </w:r>
      <w:r w:rsidR="00DE443A">
        <w:t xml:space="preserve">blue force </w:t>
      </w:r>
      <w:r>
        <w:t>vehicle kills, blue force kills</w:t>
      </w:r>
      <w:r w:rsidR="00DE443A">
        <w:t>, Force Exchange Ratio and m</w:t>
      </w:r>
      <w:r>
        <w:t xml:space="preserve">ission success.  These MOEs </w:t>
      </w:r>
      <w:r w:rsidR="00DE443A">
        <w:t>drove the technical p</w:t>
      </w:r>
      <w:r>
        <w:t>erformance measures (TPM) that were used to identify the critical system functions and configuration changes.</w:t>
      </w:r>
    </w:p>
    <w:p w:rsidR="00B0657E" w:rsidRDefault="00B0657E" w:rsidP="00B0657E">
      <w:pPr>
        <w:pStyle w:val="Heading2"/>
      </w:pPr>
      <w:bookmarkStart w:id="54" w:name="_Toc354660583"/>
      <w:bookmarkStart w:id="55" w:name="_Toc347323151"/>
      <w:r>
        <w:lastRenderedPageBreak/>
        <w:t xml:space="preserve">A. </w:t>
      </w:r>
      <w:r>
        <w:tab/>
        <w:t>Stakeholders</w:t>
      </w:r>
      <w:bookmarkEnd w:id="54"/>
    </w:p>
    <w:p w:rsidR="00B0657E" w:rsidRPr="00B0657E" w:rsidRDefault="00B0657E" w:rsidP="00B0657E">
      <w:pPr>
        <w:pStyle w:val="Heading3"/>
      </w:pPr>
      <w:bookmarkStart w:id="56" w:name="_Toc354660584"/>
      <w:r>
        <w:t xml:space="preserve">1. </w:t>
      </w:r>
      <w:r>
        <w:tab/>
        <w:t>Stakeholder Identification</w:t>
      </w:r>
      <w:bookmarkEnd w:id="56"/>
    </w:p>
    <w:p w:rsidR="00B0657E" w:rsidRPr="00914AB8" w:rsidRDefault="00B0657E" w:rsidP="00B0657E">
      <w:pPr>
        <w:spacing w:line="360" w:lineRule="auto"/>
        <w:ind w:firstLine="720"/>
      </w:pPr>
      <w:r w:rsidRPr="00914AB8">
        <w:t>This thesis has laid out a process that is multifaceted and spans many areas of the system development process.  Therefore, there are multiple stakeholders interested in the different capabilities offered</w:t>
      </w:r>
      <w:r>
        <w:t xml:space="preserve"> by the tools and process.  The u</w:t>
      </w:r>
      <w:r w:rsidRPr="00914AB8">
        <w:t xml:space="preserve">ser, Science and Technology (S&amp;T) and Acquisition communities all have an interest in the capabilities </w:t>
      </w:r>
      <w:r>
        <w:t>this process</w:t>
      </w:r>
      <w:r w:rsidRPr="00914AB8">
        <w:t xml:space="preserve"> can provide.  </w:t>
      </w:r>
      <w:r w:rsidR="002C532E">
        <w:fldChar w:fldCharType="begin"/>
      </w:r>
      <w:r w:rsidR="00CC41F6">
        <w:instrText xml:space="preserve"> REF _Ref354429484 \h </w:instrText>
      </w:r>
      <w:r w:rsidR="002C532E">
        <w:fldChar w:fldCharType="separate"/>
      </w:r>
      <w:r w:rsidR="00CC41F6">
        <w:t xml:space="preserve">Table </w:t>
      </w:r>
      <w:r w:rsidR="00CC41F6">
        <w:rPr>
          <w:noProof/>
        </w:rPr>
        <w:t>1</w:t>
      </w:r>
      <w:r w:rsidR="002C532E">
        <w:fldChar w:fldCharType="end"/>
      </w:r>
      <w:r w:rsidR="00CC41F6">
        <w:t xml:space="preserve"> </w:t>
      </w:r>
      <w:r w:rsidRPr="00CC41F6">
        <w:t>depicts</w:t>
      </w:r>
      <w:r w:rsidRPr="00914AB8">
        <w:t xml:space="preserve"> the major stakeholders that were identified and leveraged for guidance and requirements development.</w:t>
      </w:r>
    </w:p>
    <w:tbl>
      <w:tblPr>
        <w:tblW w:w="0" w:type="auto"/>
        <w:tblInd w:w="108" w:type="dxa"/>
        <w:tblBorders>
          <w:top w:val="single" w:sz="8" w:space="0" w:color="00000A"/>
          <w:left w:val="single" w:sz="8" w:space="0" w:color="00000A"/>
          <w:bottom w:val="single" w:sz="8" w:space="0" w:color="00000A"/>
          <w:right w:val="single" w:sz="8" w:space="0" w:color="00000A"/>
        </w:tblBorders>
        <w:tblCellMar>
          <w:left w:w="10" w:type="dxa"/>
          <w:right w:w="10" w:type="dxa"/>
        </w:tblCellMar>
        <w:tblLook w:val="04A0"/>
      </w:tblPr>
      <w:tblGrid>
        <w:gridCol w:w="2216"/>
        <w:gridCol w:w="2554"/>
        <w:gridCol w:w="3870"/>
      </w:tblGrid>
      <w:tr w:rsidR="00B0657E" w:rsidRPr="00914AB8" w:rsidTr="0099092B">
        <w:trPr>
          <w:trHeight w:val="315"/>
        </w:trPr>
        <w:tc>
          <w:tcPr>
            <w:tcW w:w="2216" w:type="dxa"/>
            <w:tcBorders>
              <w:top w:val="single" w:sz="8" w:space="0" w:color="00000A"/>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center"/>
            </w:pPr>
            <w:r w:rsidRPr="00914AB8">
              <w:rPr>
                <w:rFonts w:eastAsia="Times New Roman"/>
                <w:b/>
                <w:bCs/>
              </w:rPr>
              <w:t>Project Role</w:t>
            </w:r>
          </w:p>
        </w:tc>
        <w:tc>
          <w:tcPr>
            <w:tcW w:w="2554"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center"/>
            </w:pPr>
            <w:r w:rsidRPr="00914AB8">
              <w:rPr>
                <w:rFonts w:eastAsia="Times New Roman"/>
                <w:b/>
                <w:bCs/>
              </w:rPr>
              <w:t xml:space="preserve">Name </w:t>
            </w:r>
          </w:p>
        </w:tc>
        <w:tc>
          <w:tcPr>
            <w:tcW w:w="3870" w:type="dxa"/>
            <w:tcBorders>
              <w:top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center"/>
            </w:pPr>
            <w:r w:rsidRPr="00914AB8">
              <w:rPr>
                <w:rFonts w:eastAsia="Times New Roman"/>
                <w:b/>
                <w:bCs/>
              </w:rPr>
              <w:t>Expectation</w:t>
            </w:r>
          </w:p>
        </w:tc>
      </w:tr>
      <w:tr w:rsidR="00B0657E" w:rsidRPr="00914AB8" w:rsidTr="0099092B">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99092B">
            <w:pPr>
              <w:spacing w:line="100" w:lineRule="atLeast"/>
            </w:pPr>
            <w:r w:rsidRPr="00914AB8">
              <w:rPr>
                <w:rFonts w:eastAsia="Times New Roman"/>
              </w:rPr>
              <w:t> SPONSOR</w:t>
            </w:r>
          </w:p>
        </w:tc>
      </w:tr>
      <w:tr w:rsidR="00B0657E" w:rsidRPr="00914AB8" w:rsidTr="0099092B">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rPr>
                <w:rFonts w:eastAsia="Times New Roman"/>
              </w:rPr>
              <w:t>RDECOM Sponsor</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rPr>
                <w:rFonts w:eastAsia="Times New Roman"/>
              </w:rPr>
              <w:t xml:space="preserve">Mr. </w:t>
            </w:r>
            <w:r>
              <w:rPr>
                <w:rFonts w:eastAsia="Times New Roman"/>
              </w:rPr>
              <w:t xml:space="preserve">Dale </w:t>
            </w:r>
            <w:r w:rsidRPr="00914AB8">
              <w:rPr>
                <w:rFonts w:eastAsia="Times New Roman"/>
              </w:rPr>
              <w:t>Ormond, Director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rPr>
                <w:rFonts w:eastAsia="Times New Roman"/>
              </w:rPr>
              <w:t>Applicable product, demonstration of systems engineering and model based systems engineering techniques to address difficult problems</w:t>
            </w:r>
          </w:p>
        </w:tc>
      </w:tr>
      <w:tr w:rsidR="00B0657E" w:rsidRPr="00914AB8" w:rsidTr="0099092B">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rPr>
                <w:rFonts w:eastAsia="Times New Roman"/>
              </w:rPr>
              <w:t>RDECOM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rPr>
                <w:rFonts w:eastAsia="Times New Roman"/>
              </w:rPr>
              <w:t>Ryan McCullough, HQ RDECOM</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rPr>
                <w:rFonts w:eastAsia="Times New Roman"/>
              </w:rPr>
              <w:t>Applicable product</w:t>
            </w:r>
          </w:p>
        </w:tc>
      </w:tr>
      <w:tr w:rsidR="00B0657E" w:rsidRPr="00914AB8" w:rsidTr="0099092B">
        <w:trPr>
          <w:trHeight w:val="315"/>
        </w:trPr>
        <w:tc>
          <w:tcPr>
            <w:tcW w:w="8640" w:type="dxa"/>
            <w:gridSpan w:val="3"/>
            <w:tcBorders>
              <w:top w:val="single" w:sz="8" w:space="0" w:color="00000A"/>
              <w:left w:val="single" w:sz="8" w:space="0" w:color="00000A"/>
              <w:bottom w:val="single" w:sz="8" w:space="0" w:color="00000A"/>
              <w:right w:val="single" w:sz="8" w:space="0" w:color="000001"/>
            </w:tcBorders>
            <w:shd w:val="clear" w:color="auto" w:fill="CCCCCC"/>
            <w:tcMar>
              <w:top w:w="0" w:type="dxa"/>
              <w:left w:w="108" w:type="dxa"/>
              <w:bottom w:w="0" w:type="dxa"/>
              <w:right w:w="108" w:type="dxa"/>
            </w:tcMar>
            <w:vAlign w:val="center"/>
          </w:tcPr>
          <w:p w:rsidR="00B0657E" w:rsidRPr="00914AB8" w:rsidRDefault="00B0657E" w:rsidP="0099092B">
            <w:pPr>
              <w:spacing w:line="100" w:lineRule="atLeast"/>
              <w:jc w:val="left"/>
            </w:pPr>
            <w:r w:rsidRPr="00914AB8">
              <w:t>USERS</w:t>
            </w:r>
          </w:p>
        </w:tc>
      </w:tr>
      <w:tr w:rsidR="00B0657E" w:rsidRPr="00914AB8" w:rsidTr="0099092B">
        <w:trPr>
          <w:trHeight w:val="3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t>MCoE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t>Ted Macuiba,</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t>Applicable product to provide analytical underpinnings to capability decisions for survivability trade</w:t>
            </w:r>
            <w:r>
              <w:t>-</w:t>
            </w:r>
            <w:r w:rsidRPr="00914AB8">
              <w:t>space alternatives</w:t>
            </w:r>
          </w:p>
        </w:tc>
      </w:tr>
      <w:tr w:rsidR="00B0657E" w:rsidRPr="00914AB8" w:rsidTr="0099092B">
        <w:trPr>
          <w:trHeight w:val="615"/>
        </w:trPr>
        <w:tc>
          <w:tcPr>
            <w:tcW w:w="2216" w:type="dxa"/>
            <w:tcBorders>
              <w:left w:val="single" w:sz="8" w:space="0" w:color="00000A"/>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t>PEO CS&amp;CSS Representative</w:t>
            </w:r>
          </w:p>
        </w:tc>
        <w:tc>
          <w:tcPr>
            <w:tcW w:w="2554"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t>Bobbe Desmond, APEO SEI</w:t>
            </w:r>
          </w:p>
        </w:tc>
        <w:tc>
          <w:tcPr>
            <w:tcW w:w="3870" w:type="dxa"/>
            <w:tcBorders>
              <w:bottom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t>Applicable product to provide insight to current systems and potential implications of capability improvements</w:t>
            </w:r>
          </w:p>
        </w:tc>
      </w:tr>
      <w:tr w:rsidR="00B0657E" w:rsidRPr="00914AB8" w:rsidTr="0099092B">
        <w:trPr>
          <w:trHeight w:val="615"/>
        </w:trPr>
        <w:tc>
          <w:tcPr>
            <w:tcW w:w="2216" w:type="dxa"/>
            <w:tcBorders>
              <w:left w:val="single" w:sz="8" w:space="0" w:color="00000A"/>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rPr>
                <w:rFonts w:eastAsia="Times New Roman"/>
              </w:rPr>
            </w:pPr>
            <w:r w:rsidRPr="00914AB8">
              <w:rPr>
                <w:rFonts w:eastAsia="Times New Roman"/>
              </w:rPr>
              <w:t>PEO GCS Representative</w:t>
            </w:r>
          </w:p>
        </w:tc>
        <w:tc>
          <w:tcPr>
            <w:tcW w:w="2554"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rPr>
                <w:rFonts w:eastAsia="Times New Roman"/>
              </w:rPr>
            </w:pPr>
            <w:r w:rsidRPr="00914AB8">
              <w:rPr>
                <w:rFonts w:eastAsia="Times New Roman"/>
              </w:rPr>
              <w:t>Tony Desmond, APEO SEI</w:t>
            </w:r>
          </w:p>
        </w:tc>
        <w:tc>
          <w:tcPr>
            <w:tcW w:w="3870" w:type="dxa"/>
            <w:tcBorders>
              <w:right w:val="single" w:sz="8" w:space="0" w:color="00000A"/>
            </w:tcBorders>
            <w:shd w:val="clear" w:color="auto" w:fill="FFFFFF"/>
            <w:tcMar>
              <w:top w:w="0" w:type="dxa"/>
              <w:left w:w="108" w:type="dxa"/>
              <w:bottom w:w="0" w:type="dxa"/>
              <w:right w:w="108" w:type="dxa"/>
            </w:tcMar>
            <w:vAlign w:val="center"/>
          </w:tcPr>
          <w:p w:rsidR="00B0657E" w:rsidRPr="00914AB8" w:rsidRDefault="00B0657E" w:rsidP="0099092B">
            <w:pPr>
              <w:spacing w:line="100" w:lineRule="atLeast"/>
              <w:jc w:val="left"/>
            </w:pPr>
            <w:r w:rsidRPr="00914AB8">
              <w:t>Applicable product to provide insight to current systems and potential implications of capability improvements</w:t>
            </w:r>
          </w:p>
        </w:tc>
      </w:tr>
    </w:tbl>
    <w:p w:rsidR="00FA013E" w:rsidRDefault="00CC41F6" w:rsidP="00CC41F6">
      <w:pPr>
        <w:pStyle w:val="Caption"/>
        <w:keepNext/>
        <w:jc w:val="center"/>
      </w:pPr>
      <w:bookmarkStart w:id="57" w:name="_Ref354429484"/>
      <w:bookmarkStart w:id="58" w:name="_Ref354429475"/>
      <w:bookmarkStart w:id="59" w:name="_Toc354430138"/>
      <w:r>
        <w:t xml:space="preserve">Table </w:t>
      </w:r>
      <w:r w:rsidR="002C532E">
        <w:fldChar w:fldCharType="begin"/>
      </w:r>
      <w:r>
        <w:instrText xml:space="preserve"> SEQ Table \* ARABIC </w:instrText>
      </w:r>
      <w:r w:rsidR="002C532E">
        <w:fldChar w:fldCharType="separate"/>
      </w:r>
      <w:r>
        <w:rPr>
          <w:noProof/>
        </w:rPr>
        <w:t>1</w:t>
      </w:r>
      <w:r w:rsidR="002C532E">
        <w:fldChar w:fldCharType="end"/>
      </w:r>
      <w:bookmarkEnd w:id="57"/>
      <w:r>
        <w:t xml:space="preserve"> </w:t>
      </w:r>
      <w:r w:rsidRPr="00065E3F">
        <w:t>Stakeholders and users</w:t>
      </w:r>
      <w:bookmarkEnd w:id="58"/>
      <w:bookmarkEnd w:id="59"/>
    </w:p>
    <w:p w:rsidR="00FA013E" w:rsidRPr="00914AB8" w:rsidRDefault="00CC41F6" w:rsidP="00CC41F6">
      <w:pPr>
        <w:pStyle w:val="2nd3rdOrderPara"/>
      </w:pPr>
      <w:r>
        <w:t>In order to fully u</w:t>
      </w:r>
      <w:r w:rsidR="00FA013E" w:rsidRPr="00FA013E">
        <w:t xml:space="preserve">nderstand the needs of these stakeholders and the desired requirements, both </w:t>
      </w:r>
      <w:commentRangeStart w:id="60"/>
      <w:r w:rsidR="00FA013E" w:rsidRPr="00FA013E">
        <w:t xml:space="preserve">primary and secondary research </w:t>
      </w:r>
      <w:commentRangeEnd w:id="60"/>
      <w:r w:rsidR="00637FAE">
        <w:rPr>
          <w:rStyle w:val="CommentReference"/>
          <w:szCs w:val="20"/>
        </w:rPr>
        <w:commentReference w:id="60"/>
      </w:r>
      <w:r w:rsidR="00FA013E" w:rsidRPr="00FA013E">
        <w:t xml:space="preserve">was performed.  Initially stakeholder documentation was gathered, reviewed and parsed for applicable information regarding survivability definitions and current shortfalls.  That information was used as the basis for the stakeholder interviews to gather more relevant information and clarify any questions that arose during the primary research portion.  These interviews were held individually </w:t>
      </w:r>
      <w:r w:rsidR="00FA013E" w:rsidRPr="00FA013E">
        <w:lastRenderedPageBreak/>
        <w:t xml:space="preserve">with the MCoE, the PEOs and the RDECOM community.  This afforded each stakeholder the opportunity to voice their needs and requirements, without conflicting opinions sidelining the </w:t>
      </w:r>
      <w:commentRangeStart w:id="61"/>
      <w:r w:rsidR="00FA013E" w:rsidRPr="00FA013E">
        <w:t>interview</w:t>
      </w:r>
      <w:commentRangeEnd w:id="61"/>
      <w:r w:rsidR="00637FAE">
        <w:rPr>
          <w:rStyle w:val="CommentReference"/>
          <w:szCs w:val="20"/>
        </w:rPr>
        <w:commentReference w:id="61"/>
      </w:r>
      <w:r w:rsidR="00FA013E" w:rsidRPr="00FA013E">
        <w:t>.</w:t>
      </w:r>
    </w:p>
    <w:p w:rsidR="00B0657E" w:rsidRPr="00914AB8" w:rsidRDefault="00B0657E" w:rsidP="00B0657E">
      <w:pPr>
        <w:pStyle w:val="Heading3"/>
      </w:pPr>
      <w:bookmarkStart w:id="62" w:name="_Toc354660585"/>
      <w:r>
        <w:t>2</w:t>
      </w:r>
      <w:r w:rsidRPr="00914AB8">
        <w:t>.</w:t>
      </w:r>
      <w:r w:rsidRPr="00914AB8">
        <w:tab/>
        <w:t>Stakeholder Analysis</w:t>
      </w:r>
      <w:bookmarkEnd w:id="62"/>
    </w:p>
    <w:p w:rsidR="00FA013E" w:rsidRPr="00FA013E" w:rsidRDefault="00FA013E" w:rsidP="00FA013E">
      <w:pPr>
        <w:spacing w:line="360" w:lineRule="auto"/>
        <w:ind w:firstLine="720"/>
        <w:rPr>
          <w:rFonts w:eastAsia="MS PGothic"/>
          <w:iCs/>
        </w:rPr>
      </w:pPr>
      <w:r w:rsidRPr="00FA013E">
        <w:t>The user community, specifically the Maneuver Center of Excellence (MCoE)</w:t>
      </w:r>
      <w:ins w:id="63" w:author="localadmin" w:date="2013-04-26T07:31:00Z">
        <w:r w:rsidR="00B6066E">
          <w:t>,</w:t>
        </w:r>
      </w:ins>
      <w:r w:rsidRPr="00FA013E">
        <w:t xml:space="preserve"> is the main stakeholder for this project and is interested in an </w:t>
      </w:r>
      <w:r w:rsidRPr="00FA013E">
        <w:rPr>
          <w:rFonts w:eastAsia="MS PGothic"/>
          <w:iCs/>
        </w:rPr>
        <w:t xml:space="preserve">analytical process and methodology that tangibly measures the overall survivability of a system of systems, looking beyond the single vehicle enhancements to understand the implications to the overall unit.  This creates a lack of understanding of what the improvements or “upgrades” to a single system mean in the overall scheme of the mission.  This framework provides some analytical underpinnings to the assessments done to evaluate capability improvements for future systems.  For example, the user is interested in what the improvements to survivability of the entire unit are if a specific aspect of a single system capability is modified.  </w:t>
      </w:r>
    </w:p>
    <w:p w:rsidR="00FA013E" w:rsidRPr="00FA013E" w:rsidRDefault="00FA013E" w:rsidP="00FA013E">
      <w:pPr>
        <w:spacing w:line="360" w:lineRule="auto"/>
        <w:ind w:firstLine="720"/>
        <w:rPr>
          <w:rFonts w:eastAsia="MS PGothic"/>
          <w:iCs/>
        </w:rPr>
      </w:pPr>
      <w:r w:rsidRPr="00FA013E">
        <w:rPr>
          <w:rFonts w:eastAsia="MS PGothic"/>
          <w:iCs/>
        </w:rPr>
        <w:t xml:space="preserve">Specifically, the stakeholder wanted to determine how to improve survivability without relying as heavily on armor as the current force does.  Therefore, it was necessary to determine what the other factors that influence survivability were and what physical systems could be </w:t>
      </w:r>
      <w:commentRangeStart w:id="64"/>
      <w:r w:rsidRPr="00FA013E">
        <w:rPr>
          <w:rFonts w:eastAsia="MS PGothic"/>
          <w:iCs/>
        </w:rPr>
        <w:t>implemented</w:t>
      </w:r>
      <w:commentRangeEnd w:id="64"/>
      <w:r w:rsidR="00902B4B">
        <w:rPr>
          <w:rStyle w:val="CommentReference"/>
          <w:szCs w:val="20"/>
        </w:rPr>
        <w:commentReference w:id="64"/>
      </w:r>
      <w:r w:rsidRPr="00FA013E">
        <w:rPr>
          <w:rFonts w:eastAsia="MS PGothic"/>
          <w:iCs/>
        </w:rPr>
        <w:t xml:space="preserve"> besides armor.  This process identifies the overall improvement to survivability in terms of </w:t>
      </w:r>
      <w:commentRangeStart w:id="65"/>
      <w:r w:rsidRPr="00FA013E">
        <w:rPr>
          <w:rFonts w:eastAsia="MS PGothic"/>
          <w:iCs/>
        </w:rPr>
        <w:t>FER</w:t>
      </w:r>
      <w:commentRangeEnd w:id="65"/>
      <w:r w:rsidR="00902B4B">
        <w:rPr>
          <w:rStyle w:val="CommentReference"/>
          <w:szCs w:val="20"/>
        </w:rPr>
        <w:commentReference w:id="65"/>
      </w:r>
      <w:r w:rsidRPr="00FA013E">
        <w:rPr>
          <w:rFonts w:eastAsia="MS PGothic"/>
          <w:iCs/>
        </w:rPr>
        <w:t xml:space="preserve">, blue force kills, mission success and vehicle kills, taking into account not only the improvement to the given system, but the ramifications to other elements of the SoS. This will give the stakeholder a more justifiable explanation for capability decisions which account for design trade space implications.  </w:t>
      </w:r>
    </w:p>
    <w:p w:rsidR="00FA013E" w:rsidRPr="00FA013E" w:rsidRDefault="00FA013E" w:rsidP="00FA013E">
      <w:pPr>
        <w:spacing w:line="360" w:lineRule="auto"/>
        <w:ind w:firstLine="720"/>
      </w:pPr>
      <w:r w:rsidRPr="00FA013E">
        <w:rPr>
          <w:rFonts w:eastAsia="MS PGothic"/>
          <w:iCs/>
        </w:rPr>
        <w:t xml:space="preserve">The S&amp;T community wants to know the direction that the future systems are </w:t>
      </w:r>
      <w:del w:id="66" w:author="localadmin" w:date="2013-04-26T07:32:00Z">
        <w:r w:rsidRPr="00FA013E" w:rsidDel="00F66776">
          <w:rPr>
            <w:rFonts w:eastAsia="MS PGothic"/>
            <w:iCs/>
          </w:rPr>
          <w:delText xml:space="preserve">looking at </w:delText>
        </w:r>
      </w:del>
      <w:r w:rsidRPr="00FA013E">
        <w:rPr>
          <w:rFonts w:eastAsia="MS PGothic"/>
          <w:iCs/>
        </w:rPr>
        <w:t xml:space="preserve">moving.  It is in the interest of the S&amp;T community to be able to invest in areas of research to help the user community to achieve the capability improvements they are trying to implement.  The first portion of this process will help the user define what capabilities will drive the greatest improvement in unit survivability.  Next, identifying what materiel changes are required to make those capabilities a reality will fall onto the </w:t>
      </w:r>
      <w:r w:rsidRPr="00FA013E">
        <w:rPr>
          <w:rFonts w:eastAsia="MS PGothic"/>
          <w:iCs/>
        </w:rPr>
        <w:lastRenderedPageBreak/>
        <w:t>technology community.  This will provide investment insight to what systems are going to provide the greatest return on investment (ROI) and what the secondary implications may be in terms of the trade space and design.  Therefore, the RDECOM community is a stakeholder in the outputs of this process and toolset.</w:t>
      </w:r>
    </w:p>
    <w:p w:rsidR="00FA013E" w:rsidRPr="00FA013E" w:rsidRDefault="00FA013E" w:rsidP="00FA013E">
      <w:pPr>
        <w:spacing w:line="360" w:lineRule="auto"/>
        <w:ind w:firstLine="720"/>
      </w:pPr>
      <w:r w:rsidRPr="00FA013E">
        <w:t>The third stakeholder of interest is the Acquisition community, specifically the system of systems interactions and the impacts of the desired capabilities on those existing systems.  This stakeholder is key because it is necessary to have the acquisition community buy-in in order to employ system upgrades.</w:t>
      </w:r>
    </w:p>
    <w:p w:rsidR="00FA013E" w:rsidRDefault="00FA013E" w:rsidP="00FA013E">
      <w:pPr>
        <w:spacing w:line="360" w:lineRule="auto"/>
        <w:ind w:firstLine="720"/>
      </w:pPr>
      <w:r w:rsidRPr="00FA013E">
        <w:t>After meeting with all the stakeholders and studying the background information, a list of the top eight stakeholder values were assembled as seen in</w:t>
      </w:r>
      <w:r>
        <w:t xml:space="preserve"> </w:t>
      </w:r>
      <w:r w:rsidR="002C532E">
        <w:fldChar w:fldCharType="begin"/>
      </w:r>
      <w:r w:rsidR="00CC41F6">
        <w:instrText xml:space="preserve"> REF _Ref354429588 \h </w:instrText>
      </w:r>
      <w:r w:rsidR="002C532E">
        <w:fldChar w:fldCharType="separate"/>
      </w:r>
      <w:r w:rsidR="00CC41F6">
        <w:t xml:space="preserve">Figure </w:t>
      </w:r>
      <w:r w:rsidR="00CC41F6">
        <w:rPr>
          <w:noProof/>
        </w:rPr>
        <w:t>4</w:t>
      </w:r>
      <w:r w:rsidR="002C532E">
        <w:fldChar w:fldCharType="end"/>
      </w:r>
      <w:r w:rsidR="00CC41F6">
        <w:t>.</w:t>
      </w:r>
    </w:p>
    <w:p w:rsidR="00CC41F6" w:rsidRDefault="00FA013E" w:rsidP="00CC41F6">
      <w:pPr>
        <w:keepNext/>
        <w:spacing w:line="360" w:lineRule="auto"/>
        <w:ind w:firstLine="720"/>
        <w:jc w:val="center"/>
      </w:pPr>
      <w:r w:rsidRPr="00CC41F6">
        <w:rPr>
          <w:rFonts w:eastAsia="Calibri"/>
          <w:noProof/>
          <w:lang w:eastAsia="en-US"/>
        </w:rPr>
        <w:drawing>
          <wp:inline distT="0" distB="0" distL="0" distR="0">
            <wp:extent cx="2577681" cy="1796902"/>
            <wp:effectExtent l="19050" t="19050" r="1333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590290" cy="1805692"/>
                    </a:xfrm>
                    <a:prstGeom prst="rect">
                      <a:avLst/>
                    </a:prstGeom>
                    <a:noFill/>
                    <a:ln w="9525">
                      <a:solidFill>
                        <a:schemeClr val="tx1"/>
                      </a:solidFill>
                      <a:miter lim="800000"/>
                      <a:headEnd/>
                      <a:tailEnd/>
                    </a:ln>
                  </pic:spPr>
                </pic:pic>
              </a:graphicData>
            </a:graphic>
          </wp:inline>
        </w:drawing>
      </w:r>
    </w:p>
    <w:p w:rsidR="00FA013E" w:rsidRPr="00CC41F6" w:rsidRDefault="00CC41F6" w:rsidP="00CC41F6">
      <w:pPr>
        <w:pStyle w:val="Caption"/>
        <w:jc w:val="center"/>
        <w:rPr>
          <w:rFonts w:eastAsia="Calibri"/>
        </w:rPr>
      </w:pPr>
      <w:bookmarkStart w:id="67" w:name="_Ref354429588"/>
      <w:bookmarkStart w:id="68" w:name="_Toc354660638"/>
      <w:r>
        <w:t xml:space="preserve">Figure </w:t>
      </w:r>
      <w:r w:rsidR="002C532E">
        <w:fldChar w:fldCharType="begin"/>
      </w:r>
      <w:r>
        <w:instrText xml:space="preserve"> SEQ Figure \* ARABIC </w:instrText>
      </w:r>
      <w:r w:rsidR="002C532E">
        <w:fldChar w:fldCharType="separate"/>
      </w:r>
      <w:r>
        <w:rPr>
          <w:noProof/>
        </w:rPr>
        <w:t>4</w:t>
      </w:r>
      <w:r w:rsidR="002C532E">
        <w:fldChar w:fldCharType="end"/>
      </w:r>
      <w:bookmarkEnd w:id="67"/>
      <w:r>
        <w:t xml:space="preserve"> </w:t>
      </w:r>
      <w:r w:rsidRPr="00597FBE">
        <w:t xml:space="preserve">Stakeholder </w:t>
      </w:r>
      <w:commentRangeStart w:id="69"/>
      <w:r w:rsidRPr="00597FBE">
        <w:t>values</w:t>
      </w:r>
      <w:bookmarkEnd w:id="68"/>
      <w:commentRangeEnd w:id="69"/>
      <w:r w:rsidR="00902B4B">
        <w:rPr>
          <w:rStyle w:val="CommentReference"/>
          <w:rFonts w:eastAsia="Arial Unicode MS"/>
          <w:b w:val="0"/>
          <w:bCs w:val="0"/>
          <w:color w:val="000000"/>
          <w:szCs w:val="20"/>
          <w:lang w:eastAsia="ko-KR"/>
        </w:rPr>
        <w:commentReference w:id="69"/>
      </w:r>
    </w:p>
    <w:p w:rsidR="00B0657E" w:rsidRPr="000B5715" w:rsidRDefault="00FA013E" w:rsidP="00CC41F6">
      <w:pPr>
        <w:pStyle w:val="Heading2"/>
      </w:pPr>
      <w:bookmarkStart w:id="70" w:name="_Toc354660586"/>
      <w:r>
        <w:t xml:space="preserve">B. </w:t>
      </w:r>
      <w:r w:rsidR="00CC41F6">
        <w:tab/>
      </w:r>
      <w:r w:rsidR="00B0657E">
        <w:t>Capability needs statement</w:t>
      </w:r>
      <w:bookmarkEnd w:id="70"/>
      <w:r w:rsidR="00B0657E">
        <w:t xml:space="preserve"> </w:t>
      </w:r>
    </w:p>
    <w:p w:rsidR="00B0657E" w:rsidRDefault="00B0657E" w:rsidP="00B0657E">
      <w:pPr>
        <w:pStyle w:val="2ndOrderPara"/>
      </w:pPr>
      <w:r w:rsidRPr="00B15774">
        <w:t>The Maneuv</w:t>
      </w:r>
      <w:r>
        <w:t xml:space="preserve">er Center of Excellence has a need to better understand </w:t>
      </w:r>
      <w:r w:rsidRPr="00B15774">
        <w:t xml:space="preserve">the trade space available </w:t>
      </w:r>
      <w:r>
        <w:t>across</w:t>
      </w:r>
      <w:r w:rsidRPr="00B15774">
        <w:t xml:space="preserve"> key </w:t>
      </w:r>
      <w:r>
        <w:t xml:space="preserve">system and system-of-systems </w:t>
      </w:r>
      <w:r w:rsidRPr="00B15774">
        <w:t xml:space="preserve">attributes that will </w:t>
      </w:r>
      <w:r>
        <w:t>provide</w:t>
      </w:r>
      <w:r w:rsidRPr="00B15774">
        <w:t xml:space="preserve"> an operationally effective</w:t>
      </w:r>
      <w:r>
        <w:t>, survivable</w:t>
      </w:r>
      <w:r w:rsidRPr="00B15774">
        <w:t xml:space="preserve"> and afforda</w:t>
      </w:r>
      <w:r>
        <w:t>ble capability to execute a wide variety of missions successfully</w:t>
      </w:r>
      <w:r w:rsidRPr="00B15774">
        <w:t xml:space="preserve">. </w:t>
      </w:r>
    </w:p>
    <w:p w:rsidR="00B0657E" w:rsidRPr="000B5715" w:rsidRDefault="00CC41F6" w:rsidP="00B0657E">
      <w:pPr>
        <w:pStyle w:val="Heading2"/>
      </w:pPr>
      <w:bookmarkStart w:id="71" w:name="_Toc354660587"/>
      <w:r>
        <w:t xml:space="preserve">C. </w:t>
      </w:r>
      <w:r>
        <w:tab/>
      </w:r>
      <w:r w:rsidR="00B0657E">
        <w:t>Top level system functions and Requirements</w:t>
      </w:r>
      <w:bookmarkEnd w:id="71"/>
    </w:p>
    <w:p w:rsidR="00B0657E" w:rsidRDefault="00B0657E" w:rsidP="00B0657E">
      <w:pPr>
        <w:pStyle w:val="2ndOrderPara"/>
      </w:pPr>
      <w:r>
        <w:t>The system of interest is a system of systems, specifically a combined arms maneuver company with air support.  The system operational requirements and functions are the focus of the research, as opposed to the system maintenance and support requirements and functions.</w:t>
      </w:r>
    </w:p>
    <w:p w:rsidR="00B0657E" w:rsidRDefault="00B0657E" w:rsidP="00B0657E">
      <w:pPr>
        <w:pStyle w:val="2ndOrderPara"/>
      </w:pPr>
      <w:commentRangeStart w:id="72"/>
      <w:r>
        <w:lastRenderedPageBreak/>
        <w:t xml:space="preserve">“A </w:t>
      </w:r>
      <w:r w:rsidRPr="00BC4C7D">
        <w:rPr>
          <w:i/>
        </w:rPr>
        <w:t>function</w:t>
      </w:r>
      <w:r>
        <w:t xml:space="preserve"> refers to a specific or discrete action (or series of actions) that is necessary to achieve a given objective: that is, an operation the system must perform…”  </w:t>
      </w:r>
      <w:sdt>
        <w:sdtPr>
          <w:id w:val="1511097380"/>
          <w:citation/>
        </w:sdtPr>
        <w:sdtContent>
          <w:r w:rsidR="002C532E">
            <w:fldChar w:fldCharType="begin"/>
          </w:r>
          <w:r>
            <w:instrText xml:space="preserve"> CITATION Bla11 \l 1033 </w:instrText>
          </w:r>
          <w:r w:rsidR="002C532E">
            <w:fldChar w:fldCharType="separate"/>
          </w:r>
          <w:r w:rsidR="00253EA9">
            <w:rPr>
              <w:noProof/>
            </w:rPr>
            <w:t>(Blanchard and Fabrycky 2011)</w:t>
          </w:r>
          <w:r w:rsidR="002C532E">
            <w:fldChar w:fldCharType="end"/>
          </w:r>
        </w:sdtContent>
      </w:sdt>
      <w:commentRangeEnd w:id="72"/>
      <w:r w:rsidR="00902B4B">
        <w:rPr>
          <w:rStyle w:val="CommentReference"/>
          <w:rFonts w:eastAsia="Arial Unicode MS"/>
          <w:lang w:eastAsia="ko-KR"/>
        </w:rPr>
        <w:commentReference w:id="72"/>
      </w:r>
    </w:p>
    <w:p w:rsidR="00B0657E" w:rsidRDefault="00B0657E" w:rsidP="00B0657E">
      <w:pPr>
        <w:pStyle w:val="2ndOrderPara"/>
      </w:pPr>
      <w:r>
        <w:t>At this point it is beneficial to examine U.S. Army doctrine to note the operations that are used in land based campaigns as described in Army Doctrine Reference Publication, No. 3-0, Unified Land Operations.</w:t>
      </w:r>
    </w:p>
    <w:p w:rsidR="00B0657E" w:rsidRDefault="00B0657E" w:rsidP="00B0657E">
      <w:pPr>
        <w:pStyle w:val="2nd3rdOrderPara"/>
        <w:tabs>
          <w:tab w:val="left" w:pos="0"/>
        </w:tabs>
        <w:spacing w:line="276" w:lineRule="auto"/>
        <w:ind w:left="720" w:right="720"/>
        <w:rPr>
          <w:lang w:eastAsia="en-US"/>
        </w:rPr>
      </w:pPr>
      <w:r>
        <w:rPr>
          <w:lang w:eastAsia="en-US"/>
        </w:rPr>
        <w:t xml:space="preserve">To execute combined arms operations, commanders conceptualize capabilities in terms of combat power. Combat power has eight elements: leadership, information, mission command, movement and maneuver, intelligence, fires, sustainment, and protection. The Army collectively describes the last six elements as the warfighting functions. Commanders apply combat power through the warfighting functions using leadership and </w:t>
      </w:r>
      <w:commentRangeStart w:id="73"/>
      <w:r>
        <w:rPr>
          <w:lang w:eastAsia="en-US"/>
        </w:rPr>
        <w:t>information</w:t>
      </w:r>
      <w:commentRangeEnd w:id="73"/>
      <w:r w:rsidR="00902B4B">
        <w:rPr>
          <w:rStyle w:val="CommentReference"/>
          <w:szCs w:val="20"/>
        </w:rPr>
        <w:commentReference w:id="73"/>
      </w:r>
      <w:r>
        <w:rPr>
          <w:lang w:eastAsia="en-US"/>
        </w:rPr>
        <w:t>.</w:t>
      </w:r>
    </w:p>
    <w:p w:rsidR="00B0657E" w:rsidRPr="00BC0AA0" w:rsidRDefault="002C532E" w:rsidP="00B0657E">
      <w:pPr>
        <w:pStyle w:val="2nd3rdOrderPara"/>
        <w:tabs>
          <w:tab w:val="left" w:pos="0"/>
        </w:tabs>
        <w:ind w:left="720" w:right="720"/>
        <w:jc w:val="right"/>
        <w:rPr>
          <w:lang w:eastAsia="en-US"/>
        </w:rPr>
      </w:pPr>
      <w:sdt>
        <w:sdtPr>
          <w:rPr>
            <w:lang w:eastAsia="en-US"/>
          </w:rPr>
          <w:id w:val="-757593845"/>
          <w:citation/>
        </w:sdtPr>
        <w:sdtContent>
          <w:r>
            <w:rPr>
              <w:lang w:eastAsia="en-US"/>
            </w:rPr>
            <w:fldChar w:fldCharType="begin"/>
          </w:r>
          <w:r w:rsidR="00B0657E">
            <w:rPr>
              <w:noProof/>
              <w:lang w:eastAsia="en-US"/>
            </w:rPr>
            <w:instrText xml:space="preserve"> CITATION ADR12 \l 1033 </w:instrText>
          </w:r>
          <w:r>
            <w:rPr>
              <w:lang w:eastAsia="en-US"/>
            </w:rPr>
            <w:fldChar w:fldCharType="separate"/>
          </w:r>
          <w:r w:rsidR="00253EA9">
            <w:rPr>
              <w:noProof/>
              <w:lang w:eastAsia="en-US"/>
            </w:rPr>
            <w:t>(ADRP 3-0 Unified Land Operations 2012)</w:t>
          </w:r>
          <w:r>
            <w:rPr>
              <w:lang w:eastAsia="en-US"/>
            </w:rPr>
            <w:fldChar w:fldCharType="end"/>
          </w:r>
        </w:sdtContent>
      </w:sdt>
    </w:p>
    <w:p w:rsidR="00B0657E" w:rsidRDefault="00B0657E" w:rsidP="00B0657E">
      <w:pPr>
        <w:pStyle w:val="2ndOrderPara"/>
      </w:pPr>
      <w:r>
        <w:t>The approach involves adjusting design levels, or factors for four of the six warfighting functions (as achieved in system element performance adjustments), movement and maneuver, intelligence, fires and protection.  The end state desired for the mission is acquiring and holding a defended objective</w:t>
      </w:r>
      <w:ins w:id="74" w:author="Mary" w:date="2013-04-26T15:38:00Z">
        <w:r w:rsidR="00902B4B">
          <w:t xml:space="preserve"> which will </w:t>
        </w:r>
      </w:ins>
      <w:del w:id="75" w:author="Mary" w:date="2013-04-26T15:38:00Z">
        <w:r w:rsidDel="00902B4B">
          <w:delText xml:space="preserve"> as to </w:delText>
        </w:r>
      </w:del>
      <w:r>
        <w:t>be described in the next section.  Some of the movement and maneuver tasks associated with achieving the goal are</w:t>
      </w:r>
      <w:del w:id="76" w:author="Mary" w:date="2013-04-26T15:38:00Z">
        <w:r w:rsidDel="00902B4B">
          <w:delText>;</w:delText>
        </w:r>
      </w:del>
      <w:r>
        <w:t xml:space="preserve"> move, maneuver, employ direct fires, occupy an area, and conduct mobility and counter-mobility operations.  The intelligence warfighting function tasks involved include</w:t>
      </w:r>
      <w:ins w:id="77" w:author="Mary" w:date="2013-04-26T15:38:00Z">
        <w:r w:rsidR="00902B4B">
          <w:t xml:space="preserve"> 1)</w:t>
        </w:r>
      </w:ins>
      <w:del w:id="78" w:author="Mary" w:date="2013-04-26T15:38:00Z">
        <w:r w:rsidDel="00902B4B">
          <w:delText xml:space="preserve">; </w:delText>
        </w:r>
      </w:del>
      <w:ins w:id="79" w:author="Mary" w:date="2013-04-26T15:38:00Z">
        <w:r w:rsidR="00902B4B">
          <w:t>s</w:t>
        </w:r>
      </w:ins>
      <w:del w:id="80" w:author="Mary" w:date="2013-04-26T15:38:00Z">
        <w:r w:rsidDel="00902B4B">
          <w:delText>S</w:delText>
        </w:r>
      </w:del>
      <w:r>
        <w:t>upport situational understanding,</w:t>
      </w:r>
      <w:ins w:id="81" w:author="Mary" w:date="2013-04-26T15:38:00Z">
        <w:r w:rsidR="00902B4B">
          <w:t xml:space="preserve"> 2)</w:t>
        </w:r>
      </w:ins>
      <w:ins w:id="82" w:author="Mary" w:date="2013-04-26T15:39:00Z">
        <w:r w:rsidR="00902B4B">
          <w:t xml:space="preserve"> p</w:t>
        </w:r>
      </w:ins>
      <w:del w:id="83" w:author="Mary" w:date="2013-04-26T15:39:00Z">
        <w:r w:rsidDel="00902B4B">
          <w:delText xml:space="preserve"> P</w:delText>
        </w:r>
      </w:del>
      <w:r>
        <w:t xml:space="preserve">rovide intelligence support to targeting and information capabilities, and </w:t>
      </w:r>
      <w:ins w:id="84" w:author="Mary" w:date="2013-04-26T15:39:00Z">
        <w:r w:rsidR="00902B4B">
          <w:t xml:space="preserve">3) </w:t>
        </w:r>
      </w:ins>
      <w:r>
        <w:t>collect information.  All of the fires warfighting functional tasks are called upon in the scenario to be studied; deliver fires, integrate all forms of Army fires, and conduct targeting.  Two tasks from the protection warfighting function studied by the team were</w:t>
      </w:r>
      <w:ins w:id="85" w:author="Mary" w:date="2013-04-26T15:39:00Z">
        <w:r w:rsidR="00902B4B">
          <w:t xml:space="preserve"> 1)</w:t>
        </w:r>
      </w:ins>
      <w:r>
        <w:t xml:space="preserve"> conduct survivability operations and </w:t>
      </w:r>
      <w:ins w:id="86" w:author="Mary" w:date="2013-04-26T15:39:00Z">
        <w:r w:rsidR="00902B4B">
          <w:t xml:space="preserve">2) </w:t>
        </w:r>
      </w:ins>
      <w:r>
        <w:t xml:space="preserve">coordinate air </w:t>
      </w:r>
      <w:commentRangeStart w:id="87"/>
      <w:r>
        <w:t>defense</w:t>
      </w:r>
      <w:commentRangeEnd w:id="87"/>
      <w:r w:rsidR="00902B4B">
        <w:rPr>
          <w:rStyle w:val="CommentReference"/>
          <w:rFonts w:eastAsia="Arial Unicode MS"/>
          <w:lang w:eastAsia="ko-KR"/>
        </w:rPr>
        <w:commentReference w:id="87"/>
      </w:r>
      <w:r>
        <w:t>.</w:t>
      </w:r>
    </w:p>
    <w:p w:rsidR="009A3803" w:rsidRDefault="00B0657E" w:rsidP="00D8635C">
      <w:pPr>
        <w:pStyle w:val="2ndOrderPara"/>
        <w:rPr>
          <w:ins w:id="88" w:author="Mary" w:date="2013-04-26T15:40:00Z"/>
        </w:rPr>
      </w:pPr>
      <w:r>
        <w:t>The combined arms maneuver system, with the warfighting functions and their associated tasks providing the context, has the following system leve</w:t>
      </w:r>
      <w:r w:rsidR="007E79ED">
        <w:t>l functions and requirements</w:t>
      </w:r>
      <w:ins w:id="89" w:author="Mary" w:date="2013-04-26T15:40:00Z">
        <w:r w:rsidR="009A3803">
          <w:t xml:space="preserve">: </w:t>
        </w:r>
      </w:ins>
    </w:p>
    <w:p w:rsidR="00000000" w:rsidRDefault="00B0657E">
      <w:pPr>
        <w:pStyle w:val="2ndOrderPara"/>
        <w:numPr>
          <w:ilvl w:val="0"/>
          <w:numId w:val="27"/>
        </w:numPr>
        <w:rPr>
          <w:ins w:id="90" w:author="Mary" w:date="2013-04-26T15:40:00Z"/>
        </w:rPr>
        <w:pPrChange w:id="91" w:author="Mary" w:date="2013-04-26T15:40:00Z">
          <w:pPr>
            <w:pStyle w:val="2ndOrderPara"/>
          </w:pPr>
        </w:pPrChange>
      </w:pPr>
      <w:del w:id="92" w:author="Mary" w:date="2013-04-26T15:40:00Z">
        <w:r w:rsidDel="009A3803">
          <w:lastRenderedPageBreak/>
          <w:delText xml:space="preserve"> </w:delText>
        </w:r>
      </w:del>
      <w:r>
        <w:t>defeat re</w:t>
      </w:r>
      <w:r w:rsidR="007E79ED">
        <w:t>d ground forces,</w:t>
      </w:r>
      <w:r>
        <w:t xml:space="preserve"> </w:t>
      </w:r>
    </w:p>
    <w:p w:rsidR="00000000" w:rsidRDefault="00B0657E">
      <w:pPr>
        <w:pStyle w:val="2ndOrderPara"/>
        <w:numPr>
          <w:ilvl w:val="0"/>
          <w:numId w:val="27"/>
        </w:numPr>
        <w:rPr>
          <w:ins w:id="93" w:author="Mary" w:date="2013-04-26T15:40:00Z"/>
        </w:rPr>
        <w:pPrChange w:id="94" w:author="Mary" w:date="2013-04-26T15:40:00Z">
          <w:pPr>
            <w:pStyle w:val="2ndOrderPara"/>
          </w:pPr>
        </w:pPrChange>
      </w:pPr>
      <w:r>
        <w:t>seize and occupy</w:t>
      </w:r>
      <w:r w:rsidR="007E79ED">
        <w:t xml:space="preserve"> Objective 1 within 14 hours,</w:t>
      </w:r>
      <w:r>
        <w:t xml:space="preserve"> </w:t>
      </w:r>
    </w:p>
    <w:p w:rsidR="00000000" w:rsidRDefault="00B0657E">
      <w:pPr>
        <w:pStyle w:val="2ndOrderPara"/>
        <w:numPr>
          <w:ilvl w:val="0"/>
          <w:numId w:val="27"/>
        </w:numPr>
        <w:rPr>
          <w:ins w:id="95" w:author="Mary" w:date="2013-04-26T15:40:00Z"/>
        </w:rPr>
        <w:pPrChange w:id="96" w:author="Mary" w:date="2013-04-26T15:40:00Z">
          <w:pPr>
            <w:pStyle w:val="2ndOrderPara"/>
          </w:pPr>
        </w:pPrChange>
      </w:pPr>
      <w:r>
        <w:t xml:space="preserve">minimize blue platform loss during conduct of mission (less is better, (O) = 0).  </w:t>
      </w:r>
    </w:p>
    <w:p w:rsidR="00000000" w:rsidRDefault="00B0657E">
      <w:pPr>
        <w:pStyle w:val="2ndOrderPara"/>
        <w:ind w:firstLine="0"/>
        <w:pPrChange w:id="97" w:author="Mary" w:date="2013-04-26T15:40:00Z">
          <w:pPr>
            <w:pStyle w:val="2ndOrderPara"/>
          </w:pPr>
        </w:pPrChange>
      </w:pPr>
      <w:r>
        <w:t>These achieve the desired end state of the scenario to be described, with a focus on survivability for the student team in support of the goals of the project stakeholders.</w:t>
      </w:r>
    </w:p>
    <w:p w:rsidR="00B0657E" w:rsidRPr="00F03F1C" w:rsidRDefault="00F470E7" w:rsidP="00B0657E">
      <w:pPr>
        <w:pStyle w:val="Heading2"/>
      </w:pPr>
      <w:bookmarkStart w:id="98" w:name="_Toc354660588"/>
      <w:r>
        <w:t>D</w:t>
      </w:r>
      <w:r w:rsidR="00B0657E">
        <w:t>.</w:t>
      </w:r>
      <w:r w:rsidR="00B0657E">
        <w:tab/>
        <w:t>Operational Concept and Scenario</w:t>
      </w:r>
      <w:bookmarkEnd w:id="98"/>
    </w:p>
    <w:p w:rsidR="009A3803" w:rsidRDefault="00B0657E" w:rsidP="00B0657E">
      <w:pPr>
        <w:pStyle w:val="2nd3rdOrderPara"/>
        <w:rPr>
          <w:ins w:id="99" w:author="Mary" w:date="2013-04-26T15:46:00Z"/>
          <w:lang w:eastAsia="en-US"/>
        </w:rPr>
      </w:pPr>
      <w:r>
        <w:rPr>
          <w:lang w:eastAsia="en-US"/>
        </w:rPr>
        <w:t>Development of an operational concept and scenario was a critical component in developing the model. The basic concept of operations is contained in the TRADOC Analysis Center’s (TR</w:t>
      </w:r>
      <w:r w:rsidR="00C32525">
        <w:rPr>
          <w:lang w:eastAsia="en-US"/>
        </w:rPr>
        <w:t>AC) Multilevel Scenario 2 (MLS2).</w:t>
      </w:r>
      <w:r>
        <w:rPr>
          <w:lang w:eastAsia="en-US"/>
        </w:rPr>
        <w:t xml:space="preserve"> This scenario provides the strategic and tactical platforms, general command structures, and operational objectives with which to work. Additionally, the scenario outlines the forces available. Exploration of the activity surrounding this scenario led to Major Tobias Treml’s (FRG Army)</w:t>
      </w:r>
      <w:r w:rsidRPr="00E73CEF">
        <w:rPr>
          <w:lang w:eastAsia="en-US"/>
        </w:rPr>
        <w:t xml:space="preserve"> </w:t>
      </w:r>
      <w:r>
        <w:rPr>
          <w:lang w:eastAsia="en-US"/>
        </w:rPr>
        <w:t>unpublished o</w:t>
      </w:r>
      <w:r w:rsidRPr="00E73CEF">
        <w:rPr>
          <w:lang w:eastAsia="en-US"/>
        </w:rPr>
        <w:t xml:space="preserve">perations </w:t>
      </w:r>
      <w:r>
        <w:rPr>
          <w:lang w:eastAsia="en-US"/>
        </w:rPr>
        <w:t>r</w:t>
      </w:r>
      <w:r w:rsidRPr="00E73CEF">
        <w:rPr>
          <w:lang w:eastAsia="en-US"/>
        </w:rPr>
        <w:t xml:space="preserve">esearch </w:t>
      </w:r>
      <w:r>
        <w:rPr>
          <w:lang w:eastAsia="en-US"/>
        </w:rPr>
        <w:t>t</w:t>
      </w:r>
      <w:r w:rsidRPr="00E73CEF">
        <w:rPr>
          <w:lang w:eastAsia="en-US"/>
        </w:rPr>
        <w:t>hesis</w:t>
      </w:r>
      <w:r>
        <w:rPr>
          <w:lang w:eastAsia="en-US"/>
        </w:rPr>
        <w:t xml:space="preserve"> </w:t>
      </w:r>
      <w:r w:rsidRPr="00094683">
        <w:rPr>
          <w:i/>
          <w:lang w:eastAsia="en-US"/>
        </w:rPr>
        <w:t>"</w:t>
      </w:r>
      <w:r w:rsidR="002C532E" w:rsidRPr="002C532E">
        <w:rPr>
          <w:lang w:eastAsia="en-US"/>
          <w:rPrChange w:id="100" w:author="Mary" w:date="2013-04-26T15:44:00Z">
            <w:rPr>
              <w:i/>
              <w:lang w:eastAsia="en-US"/>
            </w:rPr>
          </w:rPrChange>
        </w:rPr>
        <w:t>Alternative approach for the development of future Ground Combat System specification</w:t>
      </w:r>
      <w:r w:rsidRPr="00094683">
        <w:rPr>
          <w:i/>
          <w:lang w:eastAsia="en-US"/>
        </w:rPr>
        <w:t>"</w:t>
      </w:r>
      <w:r w:rsidRPr="00E73CEF">
        <w:rPr>
          <w:lang w:eastAsia="en-US"/>
        </w:rPr>
        <w:t xml:space="preserve"> and </w:t>
      </w:r>
      <w:r>
        <w:rPr>
          <w:lang w:eastAsia="en-US"/>
        </w:rPr>
        <w:t xml:space="preserve">the </w:t>
      </w:r>
      <w:r w:rsidRPr="00E73CEF">
        <w:rPr>
          <w:lang w:eastAsia="en-US"/>
        </w:rPr>
        <w:t xml:space="preserve">supporting </w:t>
      </w:r>
      <w:r>
        <w:rPr>
          <w:lang w:eastAsia="en-US"/>
        </w:rPr>
        <w:t xml:space="preserve">simulation </w:t>
      </w:r>
      <w:r w:rsidRPr="00E73CEF">
        <w:rPr>
          <w:lang w:eastAsia="en-US"/>
        </w:rPr>
        <w:t xml:space="preserve">model as a basis for </w:t>
      </w:r>
      <w:r>
        <w:rPr>
          <w:lang w:eastAsia="en-US"/>
        </w:rPr>
        <w:t xml:space="preserve">the </w:t>
      </w:r>
      <w:r w:rsidRPr="00E73CEF">
        <w:rPr>
          <w:lang w:eastAsia="en-US"/>
        </w:rPr>
        <w:t>model development</w:t>
      </w:r>
      <w:r>
        <w:rPr>
          <w:lang w:eastAsia="en-US"/>
        </w:rPr>
        <w:t xml:space="preserve"> in this paper</w:t>
      </w:r>
      <w:r w:rsidRPr="00E73CEF">
        <w:rPr>
          <w:lang w:eastAsia="en-US"/>
        </w:rPr>
        <w:t>.</w:t>
      </w:r>
      <w:customXmlDelRangeStart w:id="101" w:author="Mary" w:date="2013-04-26T15:46:00Z"/>
      <w:sdt>
        <w:sdtPr>
          <w:rPr>
            <w:lang w:eastAsia="en-US"/>
          </w:rPr>
          <w:id w:val="-1671013939"/>
          <w:citation/>
        </w:sdtPr>
        <w:sdtContent>
          <w:customXmlDelRangeEnd w:id="101"/>
          <w:del w:id="102" w:author="Mary" w:date="2013-04-26T15:46:00Z">
            <w:r w:rsidR="002C532E" w:rsidDel="009A3803">
              <w:rPr>
                <w:lang w:eastAsia="en-US"/>
              </w:rPr>
              <w:fldChar w:fldCharType="begin"/>
            </w:r>
            <w:r w:rsidDel="009A3803">
              <w:rPr>
                <w:lang w:eastAsia="en-US"/>
              </w:rPr>
              <w:delInstrText xml:space="preserve"> CITATION Tre \l 1033 </w:delInstrText>
            </w:r>
            <w:r w:rsidR="002C532E" w:rsidDel="009A3803">
              <w:rPr>
                <w:lang w:eastAsia="en-US"/>
              </w:rPr>
              <w:fldChar w:fldCharType="separate"/>
            </w:r>
            <w:r w:rsidR="00253EA9" w:rsidDel="009A3803">
              <w:rPr>
                <w:noProof/>
                <w:lang w:eastAsia="en-US"/>
              </w:rPr>
              <w:delText xml:space="preserve"> (Treml n.d.)</w:delText>
            </w:r>
            <w:r w:rsidR="002C532E" w:rsidDel="009A3803">
              <w:rPr>
                <w:lang w:eastAsia="en-US"/>
              </w:rPr>
              <w:fldChar w:fldCharType="end"/>
            </w:r>
          </w:del>
          <w:customXmlDelRangeStart w:id="103" w:author="Mary" w:date="2013-04-26T15:46:00Z"/>
        </w:sdtContent>
      </w:sdt>
      <w:customXmlDelRangeEnd w:id="103"/>
      <w:del w:id="104" w:author="Mary" w:date="2013-04-26T15:46:00Z">
        <w:r w:rsidR="009A3803" w:rsidDel="009A3803">
          <w:rPr>
            <w:rStyle w:val="CommentReference"/>
            <w:szCs w:val="20"/>
          </w:rPr>
          <w:commentReference w:id="105"/>
        </w:r>
      </w:del>
      <w:r w:rsidRPr="00E73CEF">
        <w:rPr>
          <w:lang w:eastAsia="en-US"/>
        </w:rPr>
        <w:t xml:space="preserve"> </w:t>
      </w:r>
    </w:p>
    <w:p w:rsidR="00B0657E" w:rsidRPr="00E73CEF" w:rsidDel="009A3803" w:rsidRDefault="00B0657E" w:rsidP="00B0657E">
      <w:pPr>
        <w:pStyle w:val="2nd3rdOrderPara"/>
        <w:rPr>
          <w:del w:id="106" w:author="Mary" w:date="2013-04-26T15:46:00Z"/>
          <w:lang w:eastAsia="en-US"/>
        </w:rPr>
      </w:pPr>
      <w:r>
        <w:rPr>
          <w:lang w:eastAsia="en-US"/>
        </w:rPr>
        <w:t xml:space="preserve">There were several key reasons for the utilization of Major </w:t>
      </w:r>
      <w:r w:rsidRPr="00E73CEF">
        <w:rPr>
          <w:lang w:eastAsia="en-US"/>
        </w:rPr>
        <w:t>Treml’s completed model</w:t>
      </w:r>
      <w:r>
        <w:rPr>
          <w:lang w:eastAsia="en-US"/>
        </w:rPr>
        <w:t xml:space="preserve">. The simulation offered </w:t>
      </w:r>
      <w:r w:rsidRPr="00E73CEF">
        <w:rPr>
          <w:lang w:eastAsia="en-US"/>
        </w:rPr>
        <w:t>a far richer environment than could</w:t>
      </w:r>
      <w:r>
        <w:rPr>
          <w:lang w:eastAsia="en-US"/>
        </w:rPr>
        <w:t xml:space="preserve"> be</w:t>
      </w:r>
      <w:r w:rsidRPr="00E73CEF">
        <w:rPr>
          <w:lang w:eastAsia="en-US"/>
        </w:rPr>
        <w:t xml:space="preserve"> create</w:t>
      </w:r>
      <w:r>
        <w:rPr>
          <w:lang w:eastAsia="en-US"/>
        </w:rPr>
        <w:t xml:space="preserve"> within </w:t>
      </w:r>
      <w:r w:rsidRPr="00E73CEF">
        <w:rPr>
          <w:lang w:eastAsia="en-US"/>
        </w:rPr>
        <w:t>the given time and skill set</w:t>
      </w:r>
      <w:r>
        <w:rPr>
          <w:lang w:eastAsia="en-US"/>
        </w:rPr>
        <w:t xml:space="preserve"> and provided very solid technical support as modifications were made to model</w:t>
      </w:r>
      <w:r w:rsidRPr="00E73CEF">
        <w:rPr>
          <w:lang w:eastAsia="en-US"/>
        </w:rPr>
        <w:t>.</w:t>
      </w:r>
      <w:del w:id="107" w:author="Mary" w:date="2013-04-26T15:46:00Z">
        <w:r w:rsidRPr="00E73CEF" w:rsidDel="009A3803">
          <w:rPr>
            <w:lang w:eastAsia="en-US"/>
          </w:rPr>
          <w:delText xml:space="preserve"> </w:delText>
        </w:r>
      </w:del>
    </w:p>
    <w:p w:rsidR="00B0657E" w:rsidRPr="00E73CEF" w:rsidRDefault="00B0657E" w:rsidP="00B0657E">
      <w:pPr>
        <w:pStyle w:val="2nd3rdOrderPara"/>
        <w:rPr>
          <w:lang w:eastAsia="en-US"/>
        </w:rPr>
      </w:pPr>
      <w:r w:rsidRPr="00E73CEF">
        <w:rPr>
          <w:lang w:eastAsia="en-US"/>
        </w:rPr>
        <w:t xml:space="preserve">Additionally, the Treml model already incorporated </w:t>
      </w:r>
      <w:r>
        <w:rPr>
          <w:lang w:eastAsia="en-US"/>
        </w:rPr>
        <w:t xml:space="preserve">several key model elements including </w:t>
      </w:r>
      <w:r w:rsidRPr="00E73CEF">
        <w:rPr>
          <w:lang w:eastAsia="en-US"/>
        </w:rPr>
        <w:t>both the terrain type and the force disposition (reinforced</w:t>
      </w:r>
      <w:r>
        <w:rPr>
          <w:lang w:eastAsia="en-US"/>
        </w:rPr>
        <w:t xml:space="preserve"> mechanized company w</w:t>
      </w:r>
      <w:r w:rsidRPr="00E73CEF">
        <w:rPr>
          <w:lang w:eastAsia="en-US"/>
        </w:rPr>
        <w:t>ith air support)</w:t>
      </w:r>
      <w:r>
        <w:rPr>
          <w:lang w:eastAsia="en-US"/>
        </w:rPr>
        <w:t>.</w:t>
      </w:r>
      <w:r w:rsidRPr="00E73CEF">
        <w:rPr>
          <w:lang w:eastAsia="en-US"/>
        </w:rPr>
        <w:t xml:space="preserve"> </w:t>
      </w:r>
    </w:p>
    <w:p w:rsidR="00B0657E" w:rsidRDefault="00B0657E" w:rsidP="00B0657E">
      <w:pPr>
        <w:pStyle w:val="Heading3"/>
      </w:pPr>
      <w:bookmarkStart w:id="108" w:name="_Toc354660589"/>
      <w:r>
        <w:t>1.</w:t>
      </w:r>
      <w:r>
        <w:tab/>
        <w:t>Baseline Mission Scenario</w:t>
      </w:r>
      <w:bookmarkEnd w:id="108"/>
    </w:p>
    <w:p w:rsidR="00B0657E" w:rsidRPr="007F6847" w:rsidRDefault="00B0657E" w:rsidP="00B0657E">
      <w:pPr>
        <w:pStyle w:val="2nd3rdOrderPara"/>
        <w:tabs>
          <w:tab w:val="left" w:pos="0"/>
        </w:tabs>
        <w:rPr>
          <w:lang w:eastAsia="en-US"/>
        </w:rPr>
      </w:pPr>
      <w:r>
        <w:rPr>
          <w:lang w:eastAsia="en-US"/>
        </w:rPr>
        <w:t xml:space="preserve">The baseline scenario for the MANA simulation has been provided by </w:t>
      </w:r>
      <w:del w:id="109" w:author="Mary" w:date="2013-04-26T15:47:00Z">
        <w:r w:rsidDel="009A3803">
          <w:rPr>
            <w:lang w:eastAsia="en-US"/>
          </w:rPr>
          <w:delText xml:space="preserve">MAJ. Tobias </w:delText>
        </w:r>
      </w:del>
      <w:r>
        <w:rPr>
          <w:lang w:eastAsia="en-US"/>
        </w:rPr>
        <w:t>Treml</w:t>
      </w:r>
      <w:del w:id="110" w:author="Mary" w:date="2013-04-26T15:47:00Z">
        <w:r w:rsidDel="009A3803">
          <w:rPr>
            <w:lang w:eastAsia="en-US"/>
          </w:rPr>
          <w:delText xml:space="preserve">, FRG </w:delText>
        </w:r>
        <w:commentRangeStart w:id="111"/>
        <w:r w:rsidDel="009A3803">
          <w:rPr>
            <w:lang w:eastAsia="en-US"/>
          </w:rPr>
          <w:delText>Army</w:delText>
        </w:r>
      </w:del>
      <w:commentRangeEnd w:id="111"/>
      <w:r w:rsidR="009A3803">
        <w:rPr>
          <w:rStyle w:val="CommentReference"/>
          <w:szCs w:val="20"/>
        </w:rPr>
        <w:commentReference w:id="111"/>
      </w:r>
      <w:r>
        <w:rPr>
          <w:lang w:eastAsia="en-US"/>
        </w:rPr>
        <w:t>. The scenario is generally a mechanized infantry aggressor</w:t>
      </w:r>
      <w:r w:rsidRPr="007F6847">
        <w:rPr>
          <w:lang w:eastAsia="en-US"/>
        </w:rPr>
        <w:t xml:space="preserve"> against light infantry defenders support</w:t>
      </w:r>
      <w:r>
        <w:rPr>
          <w:lang w:eastAsia="en-US"/>
        </w:rPr>
        <w:t>ed</w:t>
      </w:r>
      <w:r w:rsidRPr="007F6847">
        <w:rPr>
          <w:lang w:eastAsia="en-US"/>
        </w:rPr>
        <w:t xml:space="preserve"> by heavy </w:t>
      </w:r>
      <w:r>
        <w:rPr>
          <w:lang w:eastAsia="en-US"/>
        </w:rPr>
        <w:t>m</w:t>
      </w:r>
      <w:r w:rsidRPr="007F6847">
        <w:rPr>
          <w:lang w:eastAsia="en-US"/>
        </w:rPr>
        <w:t xml:space="preserve">ortar and </w:t>
      </w:r>
      <w:r>
        <w:rPr>
          <w:lang w:eastAsia="en-US"/>
        </w:rPr>
        <w:t>h</w:t>
      </w:r>
      <w:r w:rsidRPr="007F6847">
        <w:rPr>
          <w:lang w:eastAsia="en-US"/>
        </w:rPr>
        <w:t xml:space="preserve">eavy </w:t>
      </w:r>
      <w:r>
        <w:rPr>
          <w:lang w:eastAsia="en-US"/>
        </w:rPr>
        <w:t>a</w:t>
      </w:r>
      <w:r w:rsidRPr="007F6847">
        <w:rPr>
          <w:lang w:eastAsia="en-US"/>
        </w:rPr>
        <w:t xml:space="preserve">rmor.  The </w:t>
      </w:r>
      <w:r w:rsidRPr="007F6847">
        <w:rPr>
          <w:lang w:eastAsia="en-US"/>
        </w:rPr>
        <w:lastRenderedPageBreak/>
        <w:t xml:space="preserve">defenders are dug in and have emplaced IEDs and </w:t>
      </w:r>
      <w:ins w:id="112" w:author="Mary" w:date="2013-04-26T15:47:00Z">
        <w:r w:rsidR="009A3803">
          <w:rPr>
            <w:lang w:eastAsia="en-US"/>
          </w:rPr>
          <w:t>m</w:t>
        </w:r>
      </w:ins>
      <w:del w:id="113" w:author="Mary" w:date="2013-04-26T15:47:00Z">
        <w:r w:rsidRPr="007F6847" w:rsidDel="009A3803">
          <w:rPr>
            <w:lang w:eastAsia="en-US"/>
          </w:rPr>
          <w:delText>M</w:delText>
        </w:r>
      </w:del>
      <w:r w:rsidRPr="007F6847">
        <w:rPr>
          <w:lang w:eastAsia="en-US"/>
        </w:rPr>
        <w:t xml:space="preserve">inefields to slow the aggressors and allow engagement.  </w:t>
      </w:r>
      <w:ins w:id="114" w:author="Mary" w:date="2013-04-26T15:47:00Z">
        <w:r w:rsidR="009A3803">
          <w:rPr>
            <w:lang w:eastAsia="en-US"/>
          </w:rPr>
          <w:t>Here is the scenario, as described by Treml:</w:t>
        </w:r>
      </w:ins>
    </w:p>
    <w:p w:rsidR="00B0657E" w:rsidRPr="00BC0AA0" w:rsidRDefault="00B0657E" w:rsidP="0099092B">
      <w:pPr>
        <w:pStyle w:val="2nd3rdOrderPara"/>
        <w:tabs>
          <w:tab w:val="left" w:pos="0"/>
        </w:tabs>
        <w:spacing w:line="276" w:lineRule="auto"/>
        <w:ind w:left="720" w:right="720" w:firstLine="0"/>
        <w:rPr>
          <w:lang w:eastAsia="en-US"/>
        </w:rPr>
      </w:pPr>
      <w:r w:rsidRPr="00BC0AA0">
        <w:rPr>
          <w:lang w:eastAsia="en-US"/>
        </w:rPr>
        <w:t>B</w:t>
      </w:r>
      <w:r>
        <w:rPr>
          <w:lang w:eastAsia="en-US"/>
        </w:rPr>
        <w:t>lue</w:t>
      </w:r>
      <w:r w:rsidRPr="00BC0AA0">
        <w:rPr>
          <w:lang w:eastAsia="en-US"/>
        </w:rPr>
        <w:t xml:space="preserve"> Force</w:t>
      </w:r>
      <w:r>
        <w:rPr>
          <w:lang w:eastAsia="en-US"/>
        </w:rPr>
        <w:t>, the aggressor,</w:t>
      </w:r>
      <w:r w:rsidRPr="00BC0AA0">
        <w:rPr>
          <w:lang w:eastAsia="en-US"/>
        </w:rPr>
        <w:t xml:space="preserve"> is a balanced company team (1</w:t>
      </w:r>
      <w:r>
        <w:rPr>
          <w:lang w:eastAsia="en-US"/>
        </w:rPr>
        <w:t xml:space="preserve"> mechanized </w:t>
      </w:r>
      <w:r w:rsidRPr="00BC0AA0">
        <w:rPr>
          <w:lang w:eastAsia="en-US"/>
        </w:rPr>
        <w:t>platoon, 1 tank platoon) of a Combined Arms Battalion</w:t>
      </w:r>
      <w:r>
        <w:rPr>
          <w:lang w:eastAsia="en-US"/>
        </w:rPr>
        <w:t xml:space="preserve"> (CAB)</w:t>
      </w:r>
      <w:r w:rsidRPr="00BC0AA0">
        <w:rPr>
          <w:lang w:eastAsia="en-US"/>
        </w:rPr>
        <w:t xml:space="preserve"> which attacks along a major highway 30 km south to take Objective 1 as prerequisite for the future attack</w:t>
      </w:r>
      <w:r>
        <w:rPr>
          <w:lang w:eastAsia="en-US"/>
        </w:rPr>
        <w:t xml:space="preserve"> by </w:t>
      </w:r>
      <w:r w:rsidRPr="00BC0AA0">
        <w:rPr>
          <w:lang w:eastAsia="en-US"/>
        </w:rPr>
        <w:t>the Battalion against Objective HAWK</w:t>
      </w:r>
      <w:r>
        <w:rPr>
          <w:lang w:eastAsia="en-US"/>
        </w:rPr>
        <w:t xml:space="preserve"> which is outside the model space</w:t>
      </w:r>
      <w:r w:rsidRPr="00BC0AA0">
        <w:rPr>
          <w:lang w:eastAsia="en-US"/>
        </w:rPr>
        <w:t xml:space="preserve">. </w:t>
      </w:r>
    </w:p>
    <w:p w:rsidR="00B0657E" w:rsidRPr="00BC0AA0" w:rsidRDefault="00B0657E" w:rsidP="0099092B">
      <w:pPr>
        <w:pStyle w:val="2nd3rdOrderPara"/>
        <w:tabs>
          <w:tab w:val="left" w:pos="0"/>
        </w:tabs>
        <w:spacing w:line="276" w:lineRule="auto"/>
        <w:ind w:left="720" w:right="720" w:firstLine="0"/>
        <w:rPr>
          <w:lang w:eastAsia="en-US"/>
        </w:rPr>
      </w:pPr>
      <w:r w:rsidRPr="00BC0AA0">
        <w:rPr>
          <w:lang w:eastAsia="en-US"/>
        </w:rPr>
        <w:t>The company</w:t>
      </w:r>
      <w:r>
        <w:rPr>
          <w:lang w:eastAsia="en-US"/>
        </w:rPr>
        <w:t>’s attack</w:t>
      </w:r>
      <w:r w:rsidRPr="00BC0AA0">
        <w:rPr>
          <w:lang w:eastAsia="en-US"/>
        </w:rPr>
        <w:t xml:space="preserve"> is the</w:t>
      </w:r>
      <w:r>
        <w:rPr>
          <w:lang w:eastAsia="en-US"/>
        </w:rPr>
        <w:t xml:space="preserve"> Battalion’s </w:t>
      </w:r>
      <w:r w:rsidRPr="00BC0AA0">
        <w:rPr>
          <w:lang w:eastAsia="en-US"/>
        </w:rPr>
        <w:t xml:space="preserve">major effort </w:t>
      </w:r>
      <w:r>
        <w:rPr>
          <w:lang w:eastAsia="en-US"/>
        </w:rPr>
        <w:t>and has</w:t>
      </w:r>
      <w:r w:rsidRPr="00BC0AA0">
        <w:rPr>
          <w:lang w:eastAsia="en-US"/>
        </w:rPr>
        <w:t xml:space="preserve"> priority </w:t>
      </w:r>
      <w:r>
        <w:rPr>
          <w:lang w:eastAsia="en-US"/>
        </w:rPr>
        <w:t xml:space="preserve">over </w:t>
      </w:r>
      <w:r w:rsidRPr="00BC0AA0">
        <w:rPr>
          <w:lang w:eastAsia="en-US"/>
        </w:rPr>
        <w:t xml:space="preserve">indirect fire support and is the main focus of the Battalion UAV reconnaissance effort.   </w:t>
      </w:r>
      <w:r>
        <w:rPr>
          <w:lang w:eastAsia="en-US"/>
        </w:rPr>
        <w:t>Two medium</w:t>
      </w:r>
      <w:r w:rsidRPr="00BC0AA0">
        <w:rPr>
          <w:lang w:eastAsia="en-US"/>
        </w:rPr>
        <w:t xml:space="preserve"> attack helicopters will provide close air support and additional reconnaissance capabilities. </w:t>
      </w:r>
    </w:p>
    <w:p w:rsidR="00B0657E" w:rsidRDefault="00B0657E" w:rsidP="0099092B">
      <w:pPr>
        <w:pStyle w:val="2nd3rdOrderPara"/>
        <w:tabs>
          <w:tab w:val="left" w:pos="0"/>
        </w:tabs>
        <w:spacing w:line="276" w:lineRule="auto"/>
        <w:ind w:left="720" w:right="720" w:firstLine="0"/>
        <w:rPr>
          <w:lang w:eastAsia="en-US"/>
        </w:rPr>
      </w:pPr>
      <w:r w:rsidRPr="00BC0AA0">
        <w:rPr>
          <w:lang w:eastAsia="en-US"/>
        </w:rPr>
        <w:t xml:space="preserve">The Battalion Commander's intent for the company team is to maintain as much offensive momentum as possible to keep the enemy off balance but also to destroy detected enemy in the area of operations. After reaching Objective 1 the company team will secure the objective until follow-on forces attack over </w:t>
      </w:r>
      <w:r>
        <w:rPr>
          <w:lang w:eastAsia="en-US"/>
        </w:rPr>
        <w:t xml:space="preserve">their </w:t>
      </w:r>
      <w:r w:rsidRPr="00BC0AA0">
        <w:rPr>
          <w:lang w:eastAsia="en-US"/>
        </w:rPr>
        <w:t xml:space="preserve">own positions to Objective HAWK.  </w:t>
      </w:r>
    </w:p>
    <w:p w:rsidR="00B0657E" w:rsidRPr="00BC0AA0" w:rsidRDefault="002C532E" w:rsidP="00B0657E">
      <w:pPr>
        <w:pStyle w:val="2nd3rdOrderPara"/>
        <w:tabs>
          <w:tab w:val="left" w:pos="0"/>
        </w:tabs>
        <w:ind w:left="720" w:right="720"/>
        <w:jc w:val="right"/>
        <w:rPr>
          <w:lang w:eastAsia="en-US"/>
        </w:rPr>
      </w:pPr>
      <w:sdt>
        <w:sdtPr>
          <w:rPr>
            <w:lang w:eastAsia="en-US"/>
          </w:rPr>
          <w:id w:val="-1296906960"/>
          <w:citation/>
        </w:sdtPr>
        <w:sdtContent>
          <w:r>
            <w:rPr>
              <w:lang w:eastAsia="en-US"/>
            </w:rPr>
            <w:fldChar w:fldCharType="begin"/>
          </w:r>
          <w:r w:rsidR="00B0657E">
            <w:rPr>
              <w:lang w:eastAsia="en-US"/>
            </w:rPr>
            <w:instrText xml:space="preserve"> CITATION Tre \l 1033 </w:instrText>
          </w:r>
          <w:r>
            <w:rPr>
              <w:lang w:eastAsia="en-US"/>
            </w:rPr>
            <w:fldChar w:fldCharType="separate"/>
          </w:r>
          <w:r w:rsidR="00253EA9">
            <w:rPr>
              <w:noProof/>
              <w:lang w:eastAsia="en-US"/>
            </w:rPr>
            <w:t>(Treml n.d.)</w:t>
          </w:r>
          <w:r>
            <w:rPr>
              <w:lang w:eastAsia="en-US"/>
            </w:rPr>
            <w:fldChar w:fldCharType="end"/>
          </w:r>
        </w:sdtContent>
      </w:sdt>
      <w:r w:rsidR="009A3803">
        <w:rPr>
          <w:rStyle w:val="CommentReference"/>
          <w:szCs w:val="20"/>
        </w:rPr>
        <w:commentReference w:id="115"/>
      </w:r>
      <w:r w:rsidR="00B0657E">
        <w:rPr>
          <w:lang w:eastAsia="en-US"/>
        </w:rPr>
        <w:t xml:space="preserve"> </w:t>
      </w:r>
    </w:p>
    <w:p w:rsidR="00B0657E" w:rsidRDefault="00B0657E" w:rsidP="00B0657E">
      <w:pPr>
        <w:pStyle w:val="Heading3"/>
      </w:pPr>
      <w:bookmarkStart w:id="116" w:name="_Toc354660590"/>
      <w:r>
        <w:t>2.</w:t>
      </w:r>
      <w:r>
        <w:tab/>
        <w:t>Initial Order of Battle</w:t>
      </w:r>
      <w:bookmarkEnd w:id="116"/>
    </w:p>
    <w:p w:rsidR="00B0657E" w:rsidRDefault="00B0657E" w:rsidP="00B0657E">
      <w:pPr>
        <w:pStyle w:val="2nd3rdOrderPara"/>
        <w:tabs>
          <w:tab w:val="left" w:pos="0"/>
        </w:tabs>
        <w:rPr>
          <w:lang w:eastAsia="en-US"/>
        </w:rPr>
      </w:pPr>
      <w:r w:rsidRPr="00BC0AA0">
        <w:rPr>
          <w:lang w:eastAsia="en-US"/>
        </w:rPr>
        <w:t>The initial order of battle in the simulation</w:t>
      </w:r>
      <w:r>
        <w:rPr>
          <w:lang w:eastAsia="en-US"/>
        </w:rPr>
        <w:t xml:space="preserve"> is shown in </w:t>
      </w:r>
      <w:r w:rsidR="002C532E">
        <w:rPr>
          <w:lang w:eastAsia="en-US"/>
        </w:rPr>
        <w:fldChar w:fldCharType="begin"/>
      </w:r>
      <w:r w:rsidR="00CC41F6">
        <w:rPr>
          <w:lang w:eastAsia="en-US"/>
        </w:rPr>
        <w:instrText xml:space="preserve"> REF _Ref354429684 \h </w:instrText>
      </w:r>
      <w:r w:rsidR="002C532E">
        <w:rPr>
          <w:lang w:eastAsia="en-US"/>
        </w:rPr>
      </w:r>
      <w:r w:rsidR="002C532E">
        <w:rPr>
          <w:lang w:eastAsia="en-US"/>
        </w:rPr>
        <w:fldChar w:fldCharType="separate"/>
      </w:r>
      <w:r w:rsidR="00CC41F6">
        <w:t xml:space="preserve">Figure </w:t>
      </w:r>
      <w:r w:rsidR="00CC41F6">
        <w:rPr>
          <w:noProof/>
        </w:rPr>
        <w:t>5</w:t>
      </w:r>
      <w:r w:rsidR="002C532E">
        <w:rPr>
          <w:lang w:eastAsia="en-US"/>
        </w:rPr>
        <w:fldChar w:fldCharType="end"/>
      </w:r>
      <w:r w:rsidR="00CC41F6">
        <w:rPr>
          <w:lang w:eastAsia="en-US"/>
        </w:rPr>
        <w:t xml:space="preserve">. </w:t>
      </w:r>
      <w:r>
        <w:rPr>
          <w:lang w:eastAsia="en-US"/>
        </w:rPr>
        <w:t xml:space="preserve"> </w:t>
      </w:r>
      <w:r w:rsidRPr="00BC0AA0">
        <w:rPr>
          <w:lang w:eastAsia="en-US"/>
        </w:rPr>
        <w:t xml:space="preserve">Blue Force is a </w:t>
      </w:r>
      <w:r>
        <w:rPr>
          <w:lang w:eastAsia="en-US"/>
        </w:rPr>
        <w:t>t</w:t>
      </w:r>
      <w:r w:rsidRPr="00BC0AA0">
        <w:rPr>
          <w:lang w:eastAsia="en-US"/>
        </w:rPr>
        <w:t xml:space="preserve">ask </w:t>
      </w:r>
      <w:r>
        <w:rPr>
          <w:lang w:eastAsia="en-US"/>
        </w:rPr>
        <w:t>organized force consisting of four a</w:t>
      </w:r>
      <w:r w:rsidRPr="00BC0AA0">
        <w:rPr>
          <w:lang w:eastAsia="en-US"/>
        </w:rPr>
        <w:t xml:space="preserve">rmored </w:t>
      </w:r>
      <w:r>
        <w:rPr>
          <w:lang w:eastAsia="en-US"/>
        </w:rPr>
        <w:t xml:space="preserve">infantry fighting vehicles (IFV) with seven </w:t>
      </w:r>
      <w:r w:rsidRPr="00BC0AA0">
        <w:rPr>
          <w:lang w:eastAsia="en-US"/>
        </w:rPr>
        <w:t xml:space="preserve">mounted </w:t>
      </w:r>
      <w:r>
        <w:rPr>
          <w:lang w:eastAsia="en-US"/>
        </w:rPr>
        <w:t xml:space="preserve">infantry, four main battle tanks (MBT), one Battalion </w:t>
      </w:r>
      <w:r w:rsidRPr="00BC0AA0">
        <w:rPr>
          <w:lang w:eastAsia="en-US"/>
        </w:rPr>
        <w:t>tasked 155mm howitzer,</w:t>
      </w:r>
      <w:r>
        <w:rPr>
          <w:lang w:eastAsia="en-US"/>
        </w:rPr>
        <w:t xml:space="preserve"> one Battalion tasked l</w:t>
      </w:r>
      <w:r w:rsidRPr="00BC0AA0">
        <w:rPr>
          <w:lang w:eastAsia="en-US"/>
        </w:rPr>
        <w:t xml:space="preserve">ight </w:t>
      </w:r>
      <w:r>
        <w:rPr>
          <w:lang w:eastAsia="en-US"/>
        </w:rPr>
        <w:t>unmanned aerial vehicle (</w:t>
      </w:r>
      <w:r w:rsidRPr="00BC0AA0">
        <w:rPr>
          <w:lang w:eastAsia="en-US"/>
        </w:rPr>
        <w:t>UAV</w:t>
      </w:r>
      <w:r>
        <w:rPr>
          <w:lang w:eastAsia="en-US"/>
        </w:rPr>
        <w:t>)</w:t>
      </w:r>
      <w:r w:rsidRPr="00BC0AA0">
        <w:rPr>
          <w:lang w:eastAsia="en-US"/>
        </w:rPr>
        <w:t>, and supported by</w:t>
      </w:r>
      <w:r>
        <w:rPr>
          <w:lang w:eastAsia="en-US"/>
        </w:rPr>
        <w:t xml:space="preserve"> two medium attack h</w:t>
      </w:r>
      <w:r w:rsidRPr="00BC0AA0">
        <w:rPr>
          <w:lang w:eastAsia="en-US"/>
        </w:rPr>
        <w:t>elicopters</w:t>
      </w:r>
      <w:r>
        <w:rPr>
          <w:lang w:eastAsia="en-US"/>
        </w:rPr>
        <w:t xml:space="preserve"> (MAH)</w:t>
      </w:r>
      <w:r w:rsidRPr="00BC0AA0">
        <w:rPr>
          <w:lang w:eastAsia="en-US"/>
        </w:rPr>
        <w:t xml:space="preserve">. </w:t>
      </w:r>
    </w:p>
    <w:p w:rsidR="00CC41F6" w:rsidRDefault="00B0657E" w:rsidP="00CC41F6">
      <w:pPr>
        <w:pStyle w:val="2nd3rdOrderPara"/>
        <w:keepNext/>
        <w:tabs>
          <w:tab w:val="left" w:pos="0"/>
        </w:tabs>
        <w:ind w:firstLine="0"/>
        <w:jc w:val="center"/>
      </w:pPr>
      <w:r>
        <w:rPr>
          <w:noProof/>
          <w:lang w:eastAsia="en-US"/>
        </w:rPr>
        <w:lastRenderedPageBreak/>
        <w:drawing>
          <wp:inline distT="0" distB="0" distL="0" distR="0">
            <wp:extent cx="5486400" cy="341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9073" cy="3413760"/>
                    </a:xfrm>
                    <a:prstGeom prst="rect">
                      <a:avLst/>
                    </a:prstGeom>
                    <a:noFill/>
                  </pic:spPr>
                </pic:pic>
              </a:graphicData>
            </a:graphic>
          </wp:inline>
        </w:drawing>
      </w:r>
    </w:p>
    <w:p w:rsidR="00B0657E" w:rsidRDefault="00CC41F6" w:rsidP="00CC41F6">
      <w:pPr>
        <w:pStyle w:val="Caption"/>
        <w:jc w:val="center"/>
      </w:pPr>
      <w:bookmarkStart w:id="117" w:name="_Ref354429684"/>
      <w:bookmarkStart w:id="118" w:name="_Toc354660639"/>
      <w:r>
        <w:t xml:space="preserve">Figure </w:t>
      </w:r>
      <w:r w:rsidR="002C532E">
        <w:fldChar w:fldCharType="begin"/>
      </w:r>
      <w:r>
        <w:instrText xml:space="preserve"> SEQ Figure \* ARABIC </w:instrText>
      </w:r>
      <w:r w:rsidR="002C532E">
        <w:fldChar w:fldCharType="separate"/>
      </w:r>
      <w:r>
        <w:rPr>
          <w:noProof/>
        </w:rPr>
        <w:t>5</w:t>
      </w:r>
      <w:r w:rsidR="002C532E">
        <w:fldChar w:fldCharType="end"/>
      </w:r>
      <w:bookmarkEnd w:id="117"/>
      <w:r>
        <w:t xml:space="preserve"> </w:t>
      </w:r>
      <w:r w:rsidRPr="005E5E93">
        <w:t>Initial order of battle</w:t>
      </w:r>
      <w:bookmarkEnd w:id="118"/>
    </w:p>
    <w:p w:rsidR="00B0657E" w:rsidRDefault="00B0657E" w:rsidP="00B0657E">
      <w:pPr>
        <w:pStyle w:val="Heading3"/>
      </w:pPr>
      <w:bookmarkStart w:id="119" w:name="_Toc354660591"/>
      <w:r>
        <w:t>3.</w:t>
      </w:r>
      <w:r>
        <w:tab/>
        <w:t>Initial Force Disposition</w:t>
      </w:r>
      <w:bookmarkEnd w:id="119"/>
    </w:p>
    <w:p w:rsidR="00B0657E" w:rsidRPr="00E34519" w:rsidRDefault="00B0657E" w:rsidP="00B0657E">
      <w:pPr>
        <w:pStyle w:val="2nd3rdOrderPara"/>
        <w:tabs>
          <w:tab w:val="left" w:pos="0"/>
        </w:tabs>
        <w:rPr>
          <w:lang w:eastAsia="en-US"/>
        </w:rPr>
      </w:pPr>
      <w:r>
        <w:rPr>
          <w:lang w:eastAsia="en-US"/>
        </w:rPr>
        <w:t xml:space="preserve">The OV-1 </w:t>
      </w:r>
      <w:r w:rsidRPr="00CC41F6">
        <w:rPr>
          <w:lang w:eastAsia="en-US"/>
        </w:rPr>
        <w:t>(</w:t>
      </w:r>
      <w:r w:rsidR="002C532E">
        <w:rPr>
          <w:lang w:eastAsia="en-US"/>
        </w:rPr>
        <w:fldChar w:fldCharType="begin"/>
      </w:r>
      <w:r w:rsidR="00CC41F6">
        <w:rPr>
          <w:lang w:eastAsia="en-US"/>
        </w:rPr>
        <w:instrText xml:space="preserve"> REF _Ref354429724 \h </w:instrText>
      </w:r>
      <w:r w:rsidR="002C532E">
        <w:rPr>
          <w:lang w:eastAsia="en-US"/>
        </w:rPr>
      </w:r>
      <w:r w:rsidR="002C532E">
        <w:rPr>
          <w:lang w:eastAsia="en-US"/>
        </w:rPr>
        <w:fldChar w:fldCharType="separate"/>
      </w:r>
      <w:r w:rsidR="00CC41F6">
        <w:t xml:space="preserve">Figure </w:t>
      </w:r>
      <w:r w:rsidR="00CC41F6">
        <w:rPr>
          <w:noProof/>
        </w:rPr>
        <w:t>6</w:t>
      </w:r>
      <w:r w:rsidR="002C532E">
        <w:rPr>
          <w:lang w:eastAsia="en-US"/>
        </w:rPr>
        <w:fldChar w:fldCharType="end"/>
      </w:r>
      <w:r w:rsidRPr="00CC41F6">
        <w:rPr>
          <w:lang w:eastAsia="en-US"/>
        </w:rPr>
        <w:t>)</w:t>
      </w:r>
      <w:r>
        <w:rPr>
          <w:lang w:eastAsia="en-US"/>
        </w:rPr>
        <w:t xml:space="preserve"> </w:t>
      </w:r>
      <w:r w:rsidRPr="00E34519">
        <w:rPr>
          <w:lang w:eastAsia="en-US"/>
        </w:rPr>
        <w:t>shows the r</w:t>
      </w:r>
      <w:r>
        <w:rPr>
          <w:lang w:eastAsia="en-US"/>
        </w:rPr>
        <w:t xml:space="preserve">elative initial disposition of </w:t>
      </w:r>
      <w:r w:rsidRPr="00E34519">
        <w:rPr>
          <w:lang w:eastAsia="en-US"/>
        </w:rPr>
        <w:t xml:space="preserve">Blue </w:t>
      </w:r>
      <w:r>
        <w:rPr>
          <w:lang w:eastAsia="en-US"/>
        </w:rPr>
        <w:t xml:space="preserve">force. </w:t>
      </w:r>
      <w:r w:rsidRPr="00E34519">
        <w:rPr>
          <w:lang w:eastAsia="en-US"/>
        </w:rPr>
        <w:t>The Blue</w:t>
      </w:r>
      <w:r>
        <w:rPr>
          <w:lang w:eastAsia="en-US"/>
        </w:rPr>
        <w:t xml:space="preserve"> force</w:t>
      </w:r>
      <w:r w:rsidRPr="00E34519">
        <w:rPr>
          <w:lang w:eastAsia="en-US"/>
        </w:rPr>
        <w:t xml:space="preserve"> line of attack is shown as the </w:t>
      </w:r>
      <w:r>
        <w:rPr>
          <w:lang w:eastAsia="en-US"/>
        </w:rPr>
        <w:t>blue a</w:t>
      </w:r>
      <w:r w:rsidRPr="00E34519">
        <w:rPr>
          <w:lang w:eastAsia="en-US"/>
        </w:rPr>
        <w:t>r</w:t>
      </w:r>
      <w:r>
        <w:rPr>
          <w:lang w:eastAsia="en-US"/>
        </w:rPr>
        <w:t>row running from North to South</w:t>
      </w:r>
      <w:r w:rsidRPr="00E34519">
        <w:rPr>
          <w:lang w:eastAsia="en-US"/>
        </w:rPr>
        <w:t xml:space="preserve">; 2-way voice and data communication linkages from </w:t>
      </w:r>
      <w:r>
        <w:rPr>
          <w:lang w:eastAsia="en-US"/>
        </w:rPr>
        <w:t>Blue force elements to HQ (yellow b</w:t>
      </w:r>
      <w:r w:rsidRPr="00E34519">
        <w:rPr>
          <w:lang w:eastAsia="en-US"/>
        </w:rPr>
        <w:t xml:space="preserve">olts) and Blue - Red tactical engagements (red lines). Objective 1 for Blue </w:t>
      </w:r>
      <w:r>
        <w:rPr>
          <w:lang w:eastAsia="en-US"/>
        </w:rPr>
        <w:t>force</w:t>
      </w:r>
      <w:r w:rsidRPr="00E34519">
        <w:rPr>
          <w:lang w:eastAsia="en-US"/>
        </w:rPr>
        <w:t xml:space="preserve"> is at the southern extreme of the battle area. </w:t>
      </w:r>
    </w:p>
    <w:p w:rsidR="00CC41F6" w:rsidRDefault="00B0657E" w:rsidP="00CC41F6">
      <w:pPr>
        <w:pStyle w:val="2nd3rdOrderPara"/>
        <w:keepNext/>
        <w:tabs>
          <w:tab w:val="left" w:pos="0"/>
        </w:tabs>
        <w:ind w:firstLine="0"/>
        <w:jc w:val="center"/>
      </w:pPr>
      <w:r w:rsidRPr="00ED276F">
        <w:rPr>
          <w:noProof/>
          <w:lang w:eastAsia="en-US"/>
        </w:rPr>
        <w:lastRenderedPageBreak/>
        <w:drawing>
          <wp:inline distT="0" distB="0" distL="0" distR="0">
            <wp:extent cx="5273749" cy="4463107"/>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a:stretch/>
                  </pic:blipFill>
                  <pic:spPr bwMode="auto">
                    <a:xfrm>
                      <a:off x="0" y="0"/>
                      <a:ext cx="5273233" cy="4462670"/>
                    </a:xfrm>
                    <a:prstGeom prst="rect">
                      <a:avLst/>
                    </a:prstGeom>
                    <a:noFill/>
                    <a:ln>
                      <a:noFill/>
                    </a:ln>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0657E" w:rsidRDefault="00CC41F6" w:rsidP="00CC41F6">
      <w:pPr>
        <w:pStyle w:val="Caption"/>
        <w:jc w:val="center"/>
      </w:pPr>
      <w:bookmarkStart w:id="120" w:name="_Ref354429724"/>
      <w:bookmarkStart w:id="121" w:name="_Toc354660640"/>
      <w:r>
        <w:t xml:space="preserve">Figure </w:t>
      </w:r>
      <w:r w:rsidR="002C532E">
        <w:fldChar w:fldCharType="begin"/>
      </w:r>
      <w:r>
        <w:instrText xml:space="preserve"> SEQ Figure \* ARABIC </w:instrText>
      </w:r>
      <w:r w:rsidR="002C532E">
        <w:fldChar w:fldCharType="separate"/>
      </w:r>
      <w:r>
        <w:rPr>
          <w:noProof/>
        </w:rPr>
        <w:t>6</w:t>
      </w:r>
      <w:r w:rsidR="002C532E">
        <w:fldChar w:fldCharType="end"/>
      </w:r>
      <w:bookmarkEnd w:id="120"/>
      <w:r>
        <w:t xml:space="preserve"> </w:t>
      </w:r>
      <w:r w:rsidRPr="00EF18A6">
        <w:t>OV-1 Initial force disposition (</w:t>
      </w:r>
      <w:ins w:id="122" w:author="Mary" w:date="2013-04-26T15:50:00Z">
        <w:r w:rsidR="009A3803">
          <w:t>A</w:t>
        </w:r>
      </w:ins>
      <w:del w:id="123" w:author="Mary" w:date="2013-04-26T15:49:00Z">
        <w:r w:rsidRPr="00EF18A6" w:rsidDel="009A3803">
          <w:delText>a</w:delText>
        </w:r>
      </w:del>
      <w:r w:rsidRPr="00EF18A6">
        <w:t>fter Treml</w:t>
      </w:r>
      <w:ins w:id="124" w:author="Mary" w:date="2013-04-26T15:50:00Z">
        <w:r w:rsidR="009A3803">
          <w:t>, forthcoming</w:t>
        </w:r>
      </w:ins>
      <w:r w:rsidRPr="00EF18A6">
        <w:t>)</w:t>
      </w:r>
      <w:bookmarkEnd w:id="121"/>
    </w:p>
    <w:p w:rsidR="00B0657E" w:rsidRDefault="00B0657E" w:rsidP="00B0657E">
      <w:pPr>
        <w:pStyle w:val="Heading3"/>
      </w:pPr>
      <w:bookmarkStart w:id="125" w:name="_Toc354660592"/>
      <w:r>
        <w:t>4.</w:t>
      </w:r>
      <w:r>
        <w:tab/>
        <w:t>Terrain and Red Force Composition and Disposition</w:t>
      </w:r>
      <w:bookmarkEnd w:id="125"/>
    </w:p>
    <w:p w:rsidR="00B0657E" w:rsidRPr="00E34519" w:rsidRDefault="00B0657E" w:rsidP="00B0657E">
      <w:pPr>
        <w:pStyle w:val="2nd3rdOrderPara"/>
        <w:tabs>
          <w:tab w:val="left" w:pos="0"/>
        </w:tabs>
        <w:rPr>
          <w:lang w:eastAsia="en-US"/>
        </w:rPr>
      </w:pPr>
      <w:r w:rsidRPr="00E34519">
        <w:rPr>
          <w:lang w:eastAsia="en-US"/>
        </w:rPr>
        <w:t>The topography</w:t>
      </w:r>
      <w:r>
        <w:rPr>
          <w:lang w:eastAsia="en-US"/>
        </w:rPr>
        <w:t xml:space="preserve"> as defined by the TRAC MLS2 Scenario</w:t>
      </w:r>
      <w:r w:rsidRPr="00E34519">
        <w:rPr>
          <w:lang w:eastAsia="en-US"/>
        </w:rPr>
        <w:t xml:space="preserve"> </w:t>
      </w:r>
      <w:r>
        <w:rPr>
          <w:lang w:eastAsia="en-US"/>
        </w:rPr>
        <w:t>is a h</w:t>
      </w:r>
      <w:r w:rsidRPr="00E34519">
        <w:rPr>
          <w:lang w:eastAsia="en-US"/>
        </w:rPr>
        <w:t>illy/</w:t>
      </w:r>
      <w:r>
        <w:rPr>
          <w:lang w:eastAsia="en-US"/>
        </w:rPr>
        <w:t>r</w:t>
      </w:r>
      <w:r w:rsidRPr="00E34519">
        <w:rPr>
          <w:lang w:eastAsia="en-US"/>
        </w:rPr>
        <w:t>ugged area in a temperate clim</w:t>
      </w:r>
      <w:r>
        <w:rPr>
          <w:lang w:eastAsia="en-US"/>
        </w:rPr>
        <w:t>at</w:t>
      </w:r>
      <w:r w:rsidRPr="00E34519">
        <w:rPr>
          <w:lang w:eastAsia="en-US"/>
        </w:rPr>
        <w:t>e with a mix of field and forest.</w:t>
      </w:r>
      <w:r>
        <w:rPr>
          <w:lang w:eastAsia="en-US"/>
        </w:rPr>
        <w:t xml:space="preserve"> </w:t>
      </w:r>
      <w:r w:rsidRPr="00E34519">
        <w:rPr>
          <w:lang w:eastAsia="en-US"/>
        </w:rPr>
        <w:t xml:space="preserve">This </w:t>
      </w:r>
      <w:r>
        <w:rPr>
          <w:lang w:eastAsia="en-US"/>
        </w:rPr>
        <w:t>t</w:t>
      </w:r>
      <w:r w:rsidRPr="00E34519">
        <w:rPr>
          <w:lang w:eastAsia="en-US"/>
        </w:rPr>
        <w:t>errain</w:t>
      </w:r>
      <w:r>
        <w:rPr>
          <w:lang w:eastAsia="en-US"/>
        </w:rPr>
        <w:t>,</w:t>
      </w:r>
      <w:r w:rsidRPr="00E34519">
        <w:rPr>
          <w:lang w:eastAsia="en-US"/>
        </w:rPr>
        <w:t xml:space="preserve"> while playing to the</w:t>
      </w:r>
      <w:r>
        <w:rPr>
          <w:lang w:eastAsia="en-US"/>
        </w:rPr>
        <w:t xml:space="preserve"> mechanized i</w:t>
      </w:r>
      <w:r w:rsidRPr="00E34519">
        <w:rPr>
          <w:lang w:eastAsia="en-US"/>
        </w:rPr>
        <w:t>nfantry in many respects</w:t>
      </w:r>
      <w:r>
        <w:rPr>
          <w:lang w:eastAsia="en-US"/>
        </w:rPr>
        <w:t>,</w:t>
      </w:r>
      <w:r w:rsidRPr="00E34519">
        <w:rPr>
          <w:lang w:eastAsia="en-US"/>
        </w:rPr>
        <w:t xml:space="preserve"> also supports light infantry defenders with advanced weapons such</w:t>
      </w:r>
      <w:r>
        <w:rPr>
          <w:lang w:eastAsia="en-US"/>
        </w:rPr>
        <w:t xml:space="preserve"> as </w:t>
      </w:r>
      <w:commentRangeStart w:id="126"/>
      <w:r w:rsidRPr="00E34519">
        <w:rPr>
          <w:lang w:eastAsia="en-US"/>
        </w:rPr>
        <w:t>MANPADS</w:t>
      </w:r>
      <w:commentRangeEnd w:id="126"/>
      <w:r w:rsidR="00392D7E">
        <w:rPr>
          <w:rStyle w:val="CommentReference"/>
          <w:szCs w:val="20"/>
        </w:rPr>
        <w:commentReference w:id="126"/>
      </w:r>
      <w:r w:rsidRPr="00E34519">
        <w:rPr>
          <w:lang w:eastAsia="en-US"/>
        </w:rPr>
        <w:t>, heavy mortars</w:t>
      </w:r>
      <w:r>
        <w:rPr>
          <w:lang w:eastAsia="en-US"/>
        </w:rPr>
        <w:t>,</w:t>
      </w:r>
      <w:r w:rsidRPr="00E34519">
        <w:rPr>
          <w:lang w:eastAsia="en-US"/>
        </w:rPr>
        <w:t xml:space="preserve"> and heavy armor support. </w:t>
      </w:r>
    </w:p>
    <w:p w:rsidR="00B0657E" w:rsidRDefault="00B0657E" w:rsidP="00B0657E">
      <w:pPr>
        <w:pStyle w:val="2nd3rdOrderPara"/>
        <w:tabs>
          <w:tab w:val="left" w:pos="0"/>
        </w:tabs>
        <w:rPr>
          <w:lang w:eastAsia="en-US"/>
        </w:rPr>
      </w:pPr>
      <w:r>
        <w:rPr>
          <w:lang w:eastAsia="en-US"/>
        </w:rPr>
        <w:t>The t</w:t>
      </w:r>
      <w:r w:rsidRPr="00E34519">
        <w:rPr>
          <w:lang w:eastAsia="en-US"/>
        </w:rPr>
        <w:t>errain</w:t>
      </w:r>
      <w:r>
        <w:rPr>
          <w:lang w:eastAsia="en-US"/>
        </w:rPr>
        <w:t xml:space="preserve">, as modeled within MANA, is a </w:t>
      </w:r>
      <w:r w:rsidRPr="00E34519">
        <w:rPr>
          <w:lang w:eastAsia="en-US"/>
        </w:rPr>
        <w:t>30</w:t>
      </w:r>
      <w:r>
        <w:rPr>
          <w:lang w:eastAsia="en-US"/>
        </w:rPr>
        <w:t xml:space="preserve"> kilometers </w:t>
      </w:r>
      <w:r w:rsidRPr="00E34519">
        <w:rPr>
          <w:lang w:eastAsia="en-US"/>
        </w:rPr>
        <w:t>wid</w:t>
      </w:r>
      <w:ins w:id="127" w:author="Mary" w:date="2013-04-26T15:51:00Z">
        <w:r w:rsidR="00392D7E">
          <w:rPr>
            <w:lang w:eastAsia="en-US"/>
          </w:rPr>
          <w:t>e</w:t>
        </w:r>
      </w:ins>
      <w:del w:id="128" w:author="Mary" w:date="2013-04-26T15:51:00Z">
        <w:r w:rsidRPr="00E34519" w:rsidDel="00392D7E">
          <w:rPr>
            <w:lang w:eastAsia="en-US"/>
          </w:rPr>
          <w:delText>th</w:delText>
        </w:r>
      </w:del>
      <w:r w:rsidRPr="00E34519">
        <w:rPr>
          <w:lang w:eastAsia="en-US"/>
        </w:rPr>
        <w:t xml:space="preserve"> and 40</w:t>
      </w:r>
      <w:r>
        <w:rPr>
          <w:lang w:eastAsia="en-US"/>
        </w:rPr>
        <w:t xml:space="preserve"> kilometers </w:t>
      </w:r>
      <w:r w:rsidRPr="00E34519">
        <w:rPr>
          <w:lang w:eastAsia="en-US"/>
        </w:rPr>
        <w:t>d</w:t>
      </w:r>
      <w:ins w:id="129" w:author="Mary" w:date="2013-04-26T15:51:00Z">
        <w:r w:rsidR="00392D7E">
          <w:rPr>
            <w:lang w:eastAsia="en-US"/>
          </w:rPr>
          <w:t>e</w:t>
        </w:r>
      </w:ins>
      <w:r w:rsidRPr="00E34519">
        <w:rPr>
          <w:lang w:eastAsia="en-US"/>
        </w:rPr>
        <w:t>ep</w:t>
      </w:r>
      <w:del w:id="130" w:author="Mary" w:date="2013-04-26T15:51:00Z">
        <w:r w:rsidRPr="00E34519" w:rsidDel="00392D7E">
          <w:rPr>
            <w:lang w:eastAsia="en-US"/>
          </w:rPr>
          <w:delText>th</w:delText>
        </w:r>
      </w:del>
      <w:r>
        <w:rPr>
          <w:lang w:eastAsia="en-US"/>
        </w:rPr>
        <w:t xml:space="preserve">. It is </w:t>
      </w:r>
      <w:r w:rsidRPr="00E34519">
        <w:rPr>
          <w:lang w:eastAsia="en-US"/>
        </w:rPr>
        <w:t>challenging</w:t>
      </w:r>
      <w:ins w:id="131" w:author="Mary" w:date="2013-04-26T15:51:00Z">
        <w:r w:rsidR="00392D7E">
          <w:rPr>
            <w:lang w:eastAsia="en-US"/>
          </w:rPr>
          <w:t>,</w:t>
        </w:r>
      </w:ins>
      <w:r w:rsidRPr="00E34519">
        <w:rPr>
          <w:lang w:eastAsia="en-US"/>
        </w:rPr>
        <w:t xml:space="preserve"> with cover for infantry</w:t>
      </w:r>
      <w:r>
        <w:rPr>
          <w:lang w:eastAsia="en-US"/>
        </w:rPr>
        <w:t xml:space="preserve"> as well as wide-open areas</w:t>
      </w:r>
      <w:r w:rsidRPr="00E34519">
        <w:rPr>
          <w:lang w:eastAsia="en-US"/>
        </w:rPr>
        <w:t xml:space="preserve"> </w:t>
      </w:r>
      <w:r>
        <w:rPr>
          <w:lang w:eastAsia="en-US"/>
        </w:rPr>
        <w:t xml:space="preserve">conducive to employment of </w:t>
      </w:r>
      <w:r w:rsidRPr="00E34519">
        <w:rPr>
          <w:lang w:eastAsia="en-US"/>
        </w:rPr>
        <w:t>long range weapons</w:t>
      </w:r>
      <w:r>
        <w:rPr>
          <w:lang w:eastAsia="en-US"/>
        </w:rPr>
        <w:t>. The blend of various terrains provides for</w:t>
      </w:r>
      <w:r w:rsidRPr="00E34519">
        <w:rPr>
          <w:lang w:eastAsia="en-US"/>
        </w:rPr>
        <w:t xml:space="preserve"> high </w:t>
      </w:r>
      <w:r>
        <w:rPr>
          <w:lang w:eastAsia="en-US"/>
        </w:rPr>
        <w:t xml:space="preserve">speed </w:t>
      </w:r>
      <w:r w:rsidRPr="00E34519">
        <w:rPr>
          <w:lang w:eastAsia="en-US"/>
        </w:rPr>
        <w:t>movement for combat vehicles</w:t>
      </w:r>
      <w:ins w:id="132" w:author="Mary" w:date="2013-04-26T15:51:00Z">
        <w:r w:rsidR="00392D7E">
          <w:rPr>
            <w:lang w:eastAsia="en-US"/>
          </w:rPr>
          <w:t>,</w:t>
        </w:r>
      </w:ins>
      <w:r>
        <w:rPr>
          <w:lang w:eastAsia="en-US"/>
        </w:rPr>
        <w:t xml:space="preserve"> </w:t>
      </w:r>
      <w:ins w:id="133" w:author="Mary" w:date="2013-04-26T15:51:00Z">
        <w:r w:rsidR="00392D7E">
          <w:rPr>
            <w:lang w:eastAsia="en-US"/>
          </w:rPr>
          <w:t>as well as</w:t>
        </w:r>
      </w:ins>
      <w:del w:id="134" w:author="Mary" w:date="2013-04-26T15:51:00Z">
        <w:r w:rsidDel="00392D7E">
          <w:rPr>
            <w:lang w:eastAsia="en-US"/>
          </w:rPr>
          <w:delText>and</w:delText>
        </w:r>
      </w:del>
      <w:r w:rsidRPr="00E34519">
        <w:rPr>
          <w:lang w:eastAsia="en-US"/>
        </w:rPr>
        <w:t xml:space="preserve"> cover and possibilities for </w:t>
      </w:r>
      <w:r>
        <w:rPr>
          <w:lang w:eastAsia="en-US"/>
        </w:rPr>
        <w:t>fighting</w:t>
      </w:r>
      <w:r w:rsidRPr="00E34519">
        <w:rPr>
          <w:lang w:eastAsia="en-US"/>
        </w:rPr>
        <w:t xml:space="preserve"> positions</w:t>
      </w:r>
      <w:r>
        <w:rPr>
          <w:lang w:eastAsia="en-US"/>
        </w:rPr>
        <w:t xml:space="preserve">. It </w:t>
      </w:r>
      <w:r w:rsidRPr="00E34519">
        <w:rPr>
          <w:lang w:eastAsia="en-US"/>
        </w:rPr>
        <w:t>provides mechanized forces the ability to move at high speed from north to south</w:t>
      </w:r>
      <w:r>
        <w:rPr>
          <w:lang w:eastAsia="en-US"/>
        </w:rPr>
        <w:t xml:space="preserve"> from generally open fields and rolling terrain to </w:t>
      </w:r>
      <w:r w:rsidRPr="00E34519">
        <w:rPr>
          <w:lang w:eastAsia="en-US"/>
        </w:rPr>
        <w:t>forests in the south</w:t>
      </w:r>
      <w:r>
        <w:rPr>
          <w:lang w:eastAsia="en-US"/>
        </w:rPr>
        <w:t xml:space="preserve">. The </w:t>
      </w:r>
      <w:r>
        <w:rPr>
          <w:lang w:eastAsia="en-US"/>
        </w:rPr>
        <w:lastRenderedPageBreak/>
        <w:t>southern extent of the operation area is</w:t>
      </w:r>
      <w:r w:rsidRPr="00E34519">
        <w:rPr>
          <w:lang w:eastAsia="en-US"/>
        </w:rPr>
        <w:t xml:space="preserve"> modeled as dense vegetation with</w:t>
      </w:r>
      <w:ins w:id="135" w:author="Mary" w:date="2013-04-26T15:52:00Z">
        <w:r w:rsidR="00392D7E">
          <w:rPr>
            <w:lang w:eastAsia="en-US"/>
          </w:rPr>
          <w:t xml:space="preserve"> a</w:t>
        </w:r>
      </w:ins>
      <w:r w:rsidRPr="00E34519">
        <w:rPr>
          <w:lang w:eastAsia="en-US"/>
        </w:rPr>
        <w:t xml:space="preserve"> high </w:t>
      </w:r>
      <w:del w:id="136" w:author="Mary" w:date="2013-04-26T15:52:00Z">
        <w:r w:rsidDel="00392D7E">
          <w:rPr>
            <w:lang w:eastAsia="en-US"/>
          </w:rPr>
          <w:delText xml:space="preserve">a </w:delText>
        </w:r>
      </w:del>
      <w:r w:rsidRPr="00E34519">
        <w:rPr>
          <w:lang w:eastAsia="en-US"/>
        </w:rPr>
        <w:t>concealment</w:t>
      </w:r>
      <w:r>
        <w:rPr>
          <w:lang w:eastAsia="en-US"/>
        </w:rPr>
        <w:t xml:space="preserve"> factor</w:t>
      </w:r>
      <w:r w:rsidRPr="00E34519">
        <w:rPr>
          <w:lang w:eastAsia="en-US"/>
        </w:rPr>
        <w:t xml:space="preserve"> and </w:t>
      </w:r>
      <w:r>
        <w:rPr>
          <w:lang w:eastAsia="en-US"/>
        </w:rPr>
        <w:t xml:space="preserve">a </w:t>
      </w:r>
      <w:r w:rsidRPr="00E34519">
        <w:rPr>
          <w:lang w:eastAsia="en-US"/>
        </w:rPr>
        <w:t>medium cover</w:t>
      </w:r>
      <w:r>
        <w:rPr>
          <w:lang w:eastAsia="en-US"/>
        </w:rPr>
        <w:t xml:space="preserve"> factor</w:t>
      </w:r>
      <w:r w:rsidRPr="00E34519">
        <w:rPr>
          <w:lang w:eastAsia="en-US"/>
        </w:rPr>
        <w:t xml:space="preserve">. </w:t>
      </w:r>
      <w:r>
        <w:rPr>
          <w:lang w:eastAsia="en-US"/>
        </w:rPr>
        <w:t>This terrain restricts s</w:t>
      </w:r>
      <w:r w:rsidRPr="00E34519">
        <w:rPr>
          <w:lang w:eastAsia="en-US"/>
        </w:rPr>
        <w:t xml:space="preserve">ensor detection rates for agents </w:t>
      </w:r>
      <w:r>
        <w:rPr>
          <w:lang w:eastAsia="en-US"/>
        </w:rPr>
        <w:t>and because of narrow</w:t>
      </w:r>
      <w:r w:rsidRPr="00E34519">
        <w:rPr>
          <w:lang w:eastAsia="en-US"/>
        </w:rPr>
        <w:t xml:space="preserve"> canyons</w:t>
      </w:r>
      <w:ins w:id="137" w:author="Mary" w:date="2013-04-26T15:52:00Z">
        <w:r w:rsidR="00392D7E">
          <w:rPr>
            <w:lang w:eastAsia="en-US"/>
          </w:rPr>
          <w:t>;</w:t>
        </w:r>
      </w:ins>
      <w:del w:id="138" w:author="Mary" w:date="2013-04-26T15:52:00Z">
        <w:r w:rsidDel="00392D7E">
          <w:rPr>
            <w:lang w:eastAsia="en-US"/>
          </w:rPr>
          <w:delText>,</w:delText>
        </w:r>
      </w:del>
      <w:r w:rsidRPr="00E34519">
        <w:rPr>
          <w:lang w:eastAsia="en-US"/>
        </w:rPr>
        <w:t xml:space="preserve"> vehicles</w:t>
      </w:r>
      <w:r>
        <w:rPr>
          <w:lang w:eastAsia="en-US"/>
        </w:rPr>
        <w:t xml:space="preserve"> have only limited access.  This terrain</w:t>
      </w:r>
      <w:r w:rsidRPr="00E34519">
        <w:rPr>
          <w:lang w:eastAsia="en-US"/>
        </w:rPr>
        <w:t xml:space="preserve"> provide</w:t>
      </w:r>
      <w:r>
        <w:rPr>
          <w:lang w:eastAsia="en-US"/>
        </w:rPr>
        <w:t>s</w:t>
      </w:r>
      <w:r w:rsidRPr="00E34519">
        <w:rPr>
          <w:lang w:eastAsia="en-US"/>
        </w:rPr>
        <w:t xml:space="preserve"> excellent cover and concealment</w:t>
      </w:r>
      <w:r>
        <w:rPr>
          <w:lang w:eastAsia="en-US"/>
        </w:rPr>
        <w:t xml:space="preserve"> for defenders.</w:t>
      </w:r>
      <w:r w:rsidRPr="00E34519">
        <w:rPr>
          <w:lang w:eastAsia="en-US"/>
        </w:rPr>
        <w:t xml:space="preserve"> </w:t>
      </w:r>
      <w:r>
        <w:rPr>
          <w:lang w:eastAsia="en-US"/>
        </w:rPr>
        <w:t>The southern reaches are</w:t>
      </w:r>
      <w:r w:rsidRPr="00E34519">
        <w:rPr>
          <w:lang w:eastAsia="en-US"/>
        </w:rPr>
        <w:t xml:space="preserve"> utilized by the R</w:t>
      </w:r>
      <w:r>
        <w:rPr>
          <w:lang w:eastAsia="en-US"/>
        </w:rPr>
        <w:t>ed</w:t>
      </w:r>
      <w:r w:rsidRPr="00E34519">
        <w:rPr>
          <w:lang w:eastAsia="en-US"/>
        </w:rPr>
        <w:t xml:space="preserve"> forces to increase their </w:t>
      </w:r>
      <w:r>
        <w:rPr>
          <w:lang w:eastAsia="en-US"/>
        </w:rPr>
        <w:t xml:space="preserve">effective </w:t>
      </w:r>
      <w:r w:rsidRPr="00E34519">
        <w:rPr>
          <w:lang w:eastAsia="en-US"/>
        </w:rPr>
        <w:t>combat strength</w:t>
      </w:r>
      <w:r>
        <w:rPr>
          <w:lang w:eastAsia="en-US"/>
        </w:rPr>
        <w:t xml:space="preserve">. </w:t>
      </w:r>
    </w:p>
    <w:p w:rsidR="00B0657E" w:rsidRPr="00630DA9" w:rsidRDefault="00B0657E" w:rsidP="00B0657E">
      <w:pPr>
        <w:pStyle w:val="2nd3rdOrderPara"/>
        <w:tabs>
          <w:tab w:val="left" w:pos="0"/>
        </w:tabs>
        <w:rPr>
          <w:lang w:eastAsia="en-US"/>
        </w:rPr>
      </w:pPr>
      <w:r>
        <w:rPr>
          <w:lang w:eastAsia="en-US"/>
        </w:rPr>
        <w:t xml:space="preserve">The Red </w:t>
      </w:r>
      <w:ins w:id="139" w:author="Mary" w:date="2013-04-26T15:53:00Z">
        <w:r w:rsidR="00392D7E">
          <w:rPr>
            <w:lang w:eastAsia="en-US"/>
          </w:rPr>
          <w:t>F</w:t>
        </w:r>
      </w:ins>
      <w:del w:id="140" w:author="Mary" w:date="2013-04-26T15:53:00Z">
        <w:r w:rsidDel="00392D7E">
          <w:rPr>
            <w:lang w:eastAsia="en-US"/>
          </w:rPr>
          <w:delText>f</w:delText>
        </w:r>
      </w:del>
      <w:r>
        <w:rPr>
          <w:lang w:eastAsia="en-US"/>
        </w:rPr>
        <w:t>orce defensive positions are shown in</w:t>
      </w:r>
      <w:r w:rsidR="00CC41F6">
        <w:rPr>
          <w:lang w:eastAsia="en-US"/>
        </w:rPr>
        <w:t xml:space="preserve"> </w:t>
      </w:r>
      <w:r w:rsidR="002C532E">
        <w:rPr>
          <w:highlight w:val="yellow"/>
          <w:lang w:eastAsia="en-US"/>
        </w:rPr>
        <w:fldChar w:fldCharType="begin"/>
      </w:r>
      <w:r w:rsidR="00CC41F6">
        <w:rPr>
          <w:lang w:eastAsia="en-US"/>
        </w:rPr>
        <w:instrText xml:space="preserve"> REF _Ref354429770 \h </w:instrText>
      </w:r>
      <w:r w:rsidR="002C532E">
        <w:rPr>
          <w:highlight w:val="yellow"/>
          <w:lang w:eastAsia="en-US"/>
        </w:rPr>
      </w:r>
      <w:r w:rsidR="002C532E">
        <w:rPr>
          <w:highlight w:val="yellow"/>
          <w:lang w:eastAsia="en-US"/>
        </w:rPr>
        <w:fldChar w:fldCharType="separate"/>
      </w:r>
      <w:r w:rsidR="00CC41F6">
        <w:t xml:space="preserve">Figure </w:t>
      </w:r>
      <w:r w:rsidR="00CC41F6">
        <w:rPr>
          <w:noProof/>
        </w:rPr>
        <w:t>7</w:t>
      </w:r>
      <w:r w:rsidR="002C532E">
        <w:rPr>
          <w:highlight w:val="yellow"/>
          <w:lang w:eastAsia="en-US"/>
        </w:rPr>
        <w:fldChar w:fldCharType="end"/>
      </w:r>
      <w:r>
        <w:rPr>
          <w:lang w:eastAsia="en-US"/>
        </w:rPr>
        <w:t xml:space="preserve">. Red </w:t>
      </w:r>
      <w:ins w:id="141" w:author="Mary" w:date="2013-04-26T15:53:00Z">
        <w:r w:rsidR="00392D7E">
          <w:rPr>
            <w:lang w:eastAsia="en-US"/>
          </w:rPr>
          <w:t>F</w:t>
        </w:r>
      </w:ins>
      <w:del w:id="142" w:author="Mary" w:date="2013-04-26T15:53:00Z">
        <w:r w:rsidDel="00392D7E">
          <w:rPr>
            <w:lang w:eastAsia="en-US"/>
          </w:rPr>
          <w:delText>f</w:delText>
        </w:r>
      </w:del>
      <w:r>
        <w:rPr>
          <w:lang w:eastAsia="en-US"/>
        </w:rPr>
        <w:t>orces using surprise</w:t>
      </w:r>
      <w:del w:id="143" w:author="Mary" w:date="2013-04-26T15:52:00Z">
        <w:r w:rsidDel="00392D7E">
          <w:rPr>
            <w:lang w:eastAsia="en-US"/>
          </w:rPr>
          <w:delText>,</w:delText>
        </w:r>
      </w:del>
      <w:r>
        <w:rPr>
          <w:lang w:eastAsia="en-US"/>
        </w:rPr>
        <w:t xml:space="preserve"> attack the Blue</w:t>
      </w:r>
      <w:r w:rsidRPr="00630DA9">
        <w:rPr>
          <w:lang w:eastAsia="en-US"/>
        </w:rPr>
        <w:t xml:space="preserve"> </w:t>
      </w:r>
      <w:ins w:id="144" w:author="Mary" w:date="2013-04-26T15:53:00Z">
        <w:r w:rsidR="00392D7E">
          <w:rPr>
            <w:lang w:eastAsia="en-US"/>
          </w:rPr>
          <w:t>F</w:t>
        </w:r>
      </w:ins>
      <w:del w:id="145" w:author="Mary" w:date="2013-04-26T15:53:00Z">
        <w:r w:rsidRPr="00630DA9" w:rsidDel="00392D7E">
          <w:rPr>
            <w:lang w:eastAsia="en-US"/>
          </w:rPr>
          <w:delText>f</w:delText>
        </w:r>
      </w:del>
      <w:r w:rsidRPr="00630DA9">
        <w:rPr>
          <w:lang w:eastAsia="en-US"/>
        </w:rPr>
        <w:t>orces from fortified concealed positions at close range</w:t>
      </w:r>
      <w:r>
        <w:rPr>
          <w:lang w:eastAsia="en-US"/>
        </w:rPr>
        <w:t>. Their objective is to</w:t>
      </w:r>
      <w:r w:rsidRPr="00630DA9">
        <w:rPr>
          <w:lang w:eastAsia="en-US"/>
        </w:rPr>
        <w:t xml:space="preserve"> inflict as</w:t>
      </w:r>
      <w:r>
        <w:rPr>
          <w:lang w:eastAsia="en-US"/>
        </w:rPr>
        <w:t xml:space="preserve"> many </w:t>
      </w:r>
      <w:r w:rsidRPr="00630DA9">
        <w:rPr>
          <w:lang w:eastAsia="en-US"/>
        </w:rPr>
        <w:t>casualties as possible</w:t>
      </w:r>
      <w:r>
        <w:rPr>
          <w:lang w:eastAsia="en-US"/>
        </w:rPr>
        <w:t xml:space="preserve"> on the Blue </w:t>
      </w:r>
      <w:ins w:id="146" w:author="Mary" w:date="2013-04-26T15:53:00Z">
        <w:r w:rsidR="00392D7E">
          <w:rPr>
            <w:lang w:eastAsia="en-US"/>
          </w:rPr>
          <w:t>F</w:t>
        </w:r>
      </w:ins>
      <w:del w:id="147" w:author="Mary" w:date="2013-04-26T15:53:00Z">
        <w:r w:rsidDel="00392D7E">
          <w:rPr>
            <w:lang w:eastAsia="en-US"/>
          </w:rPr>
          <w:delText>f</w:delText>
        </w:r>
      </w:del>
      <w:r>
        <w:rPr>
          <w:lang w:eastAsia="en-US"/>
        </w:rPr>
        <w:t xml:space="preserve">orce and stop or slow the Blue </w:t>
      </w:r>
      <w:ins w:id="148" w:author="Mary" w:date="2013-04-26T15:53:00Z">
        <w:r w:rsidR="00392D7E">
          <w:rPr>
            <w:lang w:eastAsia="en-US"/>
          </w:rPr>
          <w:t>F</w:t>
        </w:r>
      </w:ins>
      <w:del w:id="149" w:author="Mary" w:date="2013-04-26T15:53:00Z">
        <w:r w:rsidDel="00392D7E">
          <w:rPr>
            <w:lang w:eastAsia="en-US"/>
          </w:rPr>
          <w:delText>f</w:delText>
        </w:r>
      </w:del>
      <w:r>
        <w:rPr>
          <w:lang w:eastAsia="en-US"/>
        </w:rPr>
        <w:t>orce attack speed.</w:t>
      </w:r>
      <w:r>
        <w:rPr>
          <w:noProof/>
          <w:lang w:eastAsia="en-US"/>
        </w:rPr>
        <w:t xml:space="preserve"> (Treml)</w:t>
      </w:r>
    </w:p>
    <w:p w:rsidR="00B0657E" w:rsidRDefault="00B0657E" w:rsidP="00B0657E">
      <w:pPr>
        <w:pStyle w:val="2nd3rdOrderPara"/>
        <w:tabs>
          <w:tab w:val="left" w:pos="0"/>
        </w:tabs>
        <w:rPr>
          <w:lang w:eastAsia="en-US"/>
        </w:rPr>
      </w:pPr>
      <w:r>
        <w:rPr>
          <w:lang w:eastAsia="en-US"/>
        </w:rPr>
        <w:t>A detachment of Red infantry (</w:t>
      </w:r>
      <w:ins w:id="150" w:author="Mary" w:date="2013-04-26T15:52:00Z">
        <w:r w:rsidR="00392D7E">
          <w:rPr>
            <w:lang w:eastAsia="en-US"/>
          </w:rPr>
          <w:t>I</w:t>
        </w:r>
      </w:ins>
      <w:del w:id="151" w:author="Mary" w:date="2013-04-26T15:52:00Z">
        <w:r w:rsidDel="00392D7E">
          <w:rPr>
            <w:lang w:eastAsia="en-US"/>
          </w:rPr>
          <w:delText>i</w:delText>
        </w:r>
      </w:del>
      <w:r>
        <w:rPr>
          <w:lang w:eastAsia="en-US"/>
        </w:rPr>
        <w:t xml:space="preserve">nfantry </w:t>
      </w:r>
      <w:ins w:id="152" w:author="Mary" w:date="2013-04-26T15:53:00Z">
        <w:r w:rsidR="00392D7E">
          <w:rPr>
            <w:lang w:eastAsia="en-US"/>
          </w:rPr>
          <w:t>G</w:t>
        </w:r>
      </w:ins>
      <w:del w:id="153" w:author="Mary" w:date="2013-04-26T15:53:00Z">
        <w:r w:rsidDel="00392D7E">
          <w:rPr>
            <w:lang w:eastAsia="en-US"/>
          </w:rPr>
          <w:delText>g</w:delText>
        </w:r>
      </w:del>
      <w:r>
        <w:rPr>
          <w:lang w:eastAsia="en-US"/>
        </w:rPr>
        <w:t xml:space="preserve">roup 1) has the advantage of emplaced IEDs </w:t>
      </w:r>
      <w:r w:rsidRPr="00630DA9">
        <w:rPr>
          <w:lang w:eastAsia="en-US"/>
        </w:rPr>
        <w:t>to fortify northern position</w:t>
      </w:r>
      <w:r>
        <w:rPr>
          <w:lang w:eastAsia="en-US"/>
        </w:rPr>
        <w:t xml:space="preserve"> during the initial phase of the defense</w:t>
      </w:r>
      <w:r w:rsidRPr="00630DA9">
        <w:rPr>
          <w:lang w:eastAsia="en-US"/>
        </w:rPr>
        <w:t>. When the B</w:t>
      </w:r>
      <w:r>
        <w:rPr>
          <w:lang w:eastAsia="en-US"/>
        </w:rPr>
        <w:t>lue</w:t>
      </w:r>
      <w:r w:rsidRPr="00630DA9">
        <w:rPr>
          <w:lang w:eastAsia="en-US"/>
        </w:rPr>
        <w:t xml:space="preserve"> </w:t>
      </w:r>
      <w:ins w:id="154" w:author="Mary" w:date="2013-04-26T15:53:00Z">
        <w:r w:rsidR="00392D7E">
          <w:rPr>
            <w:lang w:eastAsia="en-US"/>
          </w:rPr>
          <w:t>F</w:t>
        </w:r>
      </w:ins>
      <w:del w:id="155" w:author="Mary" w:date="2013-04-26T15:53:00Z">
        <w:r w:rsidRPr="00630DA9" w:rsidDel="00392D7E">
          <w:rPr>
            <w:lang w:eastAsia="en-US"/>
          </w:rPr>
          <w:delText>f</w:delText>
        </w:r>
      </w:del>
      <w:r w:rsidRPr="00630DA9">
        <w:rPr>
          <w:lang w:eastAsia="en-US"/>
        </w:rPr>
        <w:t xml:space="preserve">orce reaches the </w:t>
      </w:r>
      <w:r>
        <w:rPr>
          <w:lang w:eastAsia="en-US"/>
        </w:rPr>
        <w:t xml:space="preserve">southernmost </w:t>
      </w:r>
      <w:r w:rsidRPr="00630DA9">
        <w:rPr>
          <w:lang w:eastAsia="en-US"/>
        </w:rPr>
        <w:t>minefield</w:t>
      </w:r>
      <w:r>
        <w:rPr>
          <w:lang w:eastAsia="en-US"/>
        </w:rPr>
        <w:t>,</w:t>
      </w:r>
      <w:r w:rsidRPr="00630DA9">
        <w:rPr>
          <w:lang w:eastAsia="en-US"/>
        </w:rPr>
        <w:t xml:space="preserve"> </w:t>
      </w:r>
      <w:r>
        <w:rPr>
          <w:lang w:eastAsia="en-US"/>
        </w:rPr>
        <w:t>Red infantry (</w:t>
      </w:r>
      <w:ins w:id="156" w:author="Mary" w:date="2013-04-26T15:53:00Z">
        <w:r w:rsidR="00392D7E">
          <w:rPr>
            <w:lang w:eastAsia="en-US"/>
          </w:rPr>
          <w:t>I</w:t>
        </w:r>
      </w:ins>
      <w:del w:id="157" w:author="Mary" w:date="2013-04-26T15:53:00Z">
        <w:r w:rsidDel="00392D7E">
          <w:rPr>
            <w:lang w:eastAsia="en-US"/>
          </w:rPr>
          <w:delText>i</w:delText>
        </w:r>
      </w:del>
      <w:r>
        <w:rPr>
          <w:lang w:eastAsia="en-US"/>
        </w:rPr>
        <w:t xml:space="preserve">nfantry </w:t>
      </w:r>
      <w:ins w:id="158" w:author="Mary" w:date="2013-04-26T15:54:00Z">
        <w:r w:rsidR="00392D7E">
          <w:rPr>
            <w:lang w:eastAsia="en-US"/>
          </w:rPr>
          <w:t>G</w:t>
        </w:r>
      </w:ins>
      <w:del w:id="159" w:author="Mary" w:date="2013-04-26T15:54:00Z">
        <w:r w:rsidDel="00392D7E">
          <w:rPr>
            <w:lang w:eastAsia="en-US"/>
          </w:rPr>
          <w:delText>g</w:delText>
        </w:r>
      </w:del>
      <w:r>
        <w:rPr>
          <w:lang w:eastAsia="en-US"/>
        </w:rPr>
        <w:t xml:space="preserve">roup 2) will </w:t>
      </w:r>
      <w:r w:rsidRPr="00630DA9">
        <w:rPr>
          <w:lang w:eastAsia="en-US"/>
        </w:rPr>
        <w:t>attack</w:t>
      </w:r>
      <w:r>
        <w:rPr>
          <w:lang w:eastAsia="en-US"/>
        </w:rPr>
        <w:t xml:space="preserve"> with 60-mm mortars, Milan anti-tank missiles, and </w:t>
      </w:r>
      <w:r w:rsidRPr="00630DA9">
        <w:rPr>
          <w:lang w:eastAsia="en-US"/>
        </w:rPr>
        <w:t>indirect fire support from the 120</w:t>
      </w:r>
      <w:r>
        <w:rPr>
          <w:lang w:eastAsia="en-US"/>
        </w:rPr>
        <w:t>-</w:t>
      </w:r>
      <w:r w:rsidRPr="00630DA9">
        <w:rPr>
          <w:lang w:eastAsia="en-US"/>
        </w:rPr>
        <w:t>mm mortar</w:t>
      </w:r>
      <w:r>
        <w:rPr>
          <w:lang w:eastAsia="en-US"/>
        </w:rPr>
        <w:t xml:space="preserve"> section</w:t>
      </w:r>
      <w:r w:rsidRPr="00630DA9">
        <w:rPr>
          <w:lang w:eastAsia="en-US"/>
        </w:rPr>
        <w:t xml:space="preserve">. </w:t>
      </w:r>
      <w:r>
        <w:rPr>
          <w:lang w:eastAsia="en-US"/>
        </w:rPr>
        <w:t xml:space="preserve">While the infantry and mortar have the Blue </w:t>
      </w:r>
      <w:ins w:id="160" w:author="Mary" w:date="2013-04-26T15:53:00Z">
        <w:r w:rsidR="00392D7E">
          <w:rPr>
            <w:lang w:eastAsia="en-US"/>
          </w:rPr>
          <w:t>F</w:t>
        </w:r>
      </w:ins>
      <w:del w:id="161" w:author="Mary" w:date="2013-04-26T15:53:00Z">
        <w:r w:rsidDel="00392D7E">
          <w:rPr>
            <w:lang w:eastAsia="en-US"/>
          </w:rPr>
          <w:delText>f</w:delText>
        </w:r>
      </w:del>
      <w:r>
        <w:rPr>
          <w:lang w:eastAsia="en-US"/>
        </w:rPr>
        <w:t xml:space="preserve">orce pinned, the </w:t>
      </w:r>
      <w:r w:rsidRPr="00630DA9">
        <w:rPr>
          <w:lang w:eastAsia="en-US"/>
        </w:rPr>
        <w:t xml:space="preserve">T90-M </w:t>
      </w:r>
      <w:r>
        <w:rPr>
          <w:lang w:eastAsia="en-US"/>
        </w:rPr>
        <w:t xml:space="preserve">tank </w:t>
      </w:r>
      <w:r w:rsidRPr="00630DA9">
        <w:rPr>
          <w:lang w:eastAsia="en-US"/>
        </w:rPr>
        <w:t xml:space="preserve">platoon will </w:t>
      </w:r>
      <w:r>
        <w:rPr>
          <w:lang w:eastAsia="en-US"/>
        </w:rPr>
        <w:t xml:space="preserve">move forward and counterattack to </w:t>
      </w:r>
      <w:r w:rsidRPr="00630DA9">
        <w:rPr>
          <w:lang w:eastAsia="en-US"/>
        </w:rPr>
        <w:t>destroy B</w:t>
      </w:r>
      <w:r>
        <w:rPr>
          <w:lang w:eastAsia="en-US"/>
        </w:rPr>
        <w:t>lue</w:t>
      </w:r>
      <w:r w:rsidRPr="00630DA9">
        <w:rPr>
          <w:lang w:eastAsia="en-US"/>
        </w:rPr>
        <w:t xml:space="preserve"> </w:t>
      </w:r>
      <w:ins w:id="162" w:author="Mary" w:date="2013-04-26T15:53:00Z">
        <w:r w:rsidR="00392D7E">
          <w:rPr>
            <w:lang w:eastAsia="en-US"/>
          </w:rPr>
          <w:t>F</w:t>
        </w:r>
      </w:ins>
      <w:del w:id="163" w:author="Mary" w:date="2013-04-26T15:53:00Z">
        <w:r w:rsidRPr="00630DA9" w:rsidDel="00392D7E">
          <w:rPr>
            <w:lang w:eastAsia="en-US"/>
          </w:rPr>
          <w:delText>f</w:delText>
        </w:r>
      </w:del>
      <w:r w:rsidRPr="00630DA9">
        <w:rPr>
          <w:lang w:eastAsia="en-US"/>
        </w:rPr>
        <w:t>orces</w:t>
      </w:r>
      <w:r>
        <w:rPr>
          <w:lang w:eastAsia="en-US"/>
        </w:rPr>
        <w:t>.</w:t>
      </w:r>
      <w:r w:rsidRPr="00630DA9">
        <w:rPr>
          <w:lang w:eastAsia="en-US"/>
        </w:rPr>
        <w:t xml:space="preserve"> </w:t>
      </w:r>
      <w:r>
        <w:rPr>
          <w:lang w:eastAsia="en-US"/>
        </w:rPr>
        <w:t>A SA-</w:t>
      </w:r>
      <w:r w:rsidRPr="00630DA9">
        <w:rPr>
          <w:lang w:eastAsia="en-US"/>
        </w:rPr>
        <w:t>18 S</w:t>
      </w:r>
      <w:r>
        <w:rPr>
          <w:lang w:eastAsia="en-US"/>
        </w:rPr>
        <w:t>urface-to-</w:t>
      </w:r>
      <w:r w:rsidRPr="00630DA9">
        <w:rPr>
          <w:lang w:eastAsia="en-US"/>
        </w:rPr>
        <w:t>A</w:t>
      </w:r>
      <w:r>
        <w:rPr>
          <w:lang w:eastAsia="en-US"/>
        </w:rPr>
        <w:t xml:space="preserve">ir </w:t>
      </w:r>
      <w:r w:rsidRPr="00630DA9">
        <w:rPr>
          <w:lang w:eastAsia="en-US"/>
        </w:rPr>
        <w:t>M</w:t>
      </w:r>
      <w:r>
        <w:rPr>
          <w:lang w:eastAsia="en-US"/>
        </w:rPr>
        <w:t>issile</w:t>
      </w:r>
      <w:r w:rsidRPr="00630DA9">
        <w:rPr>
          <w:lang w:eastAsia="en-US"/>
        </w:rPr>
        <w:t xml:space="preserve"> </w:t>
      </w:r>
      <w:r>
        <w:rPr>
          <w:lang w:eastAsia="en-US"/>
        </w:rPr>
        <w:t xml:space="preserve">(SAM) </w:t>
      </w:r>
      <w:r w:rsidRPr="00630DA9">
        <w:rPr>
          <w:lang w:eastAsia="en-US"/>
        </w:rPr>
        <w:t xml:space="preserve">team </w:t>
      </w:r>
      <w:r>
        <w:rPr>
          <w:lang w:eastAsia="en-US"/>
        </w:rPr>
        <w:t xml:space="preserve">will </w:t>
      </w:r>
      <w:r w:rsidRPr="00630DA9">
        <w:rPr>
          <w:lang w:eastAsia="en-US"/>
        </w:rPr>
        <w:t xml:space="preserve">provide </w:t>
      </w:r>
      <w:r>
        <w:rPr>
          <w:lang w:eastAsia="en-US"/>
        </w:rPr>
        <w:t xml:space="preserve">single layer </w:t>
      </w:r>
      <w:r w:rsidRPr="00630DA9">
        <w:rPr>
          <w:lang w:eastAsia="en-US"/>
        </w:rPr>
        <w:t xml:space="preserve">air defense. </w:t>
      </w:r>
    </w:p>
    <w:p w:rsidR="00B0657E" w:rsidRDefault="00B0657E" w:rsidP="00B0657E">
      <w:pPr>
        <w:pStyle w:val="2nd3rdOrderPara"/>
        <w:tabs>
          <w:tab w:val="left" w:pos="0"/>
        </w:tabs>
        <w:rPr>
          <w:lang w:eastAsia="en-US"/>
        </w:rPr>
      </w:pPr>
      <w:r w:rsidRPr="00630DA9">
        <w:rPr>
          <w:lang w:eastAsia="en-US"/>
        </w:rPr>
        <w:t xml:space="preserve">Infantry </w:t>
      </w:r>
      <w:ins w:id="164" w:author="Mary" w:date="2013-04-26T15:54:00Z">
        <w:r w:rsidR="00392D7E">
          <w:rPr>
            <w:lang w:eastAsia="en-US"/>
          </w:rPr>
          <w:t>G</w:t>
        </w:r>
      </w:ins>
      <w:del w:id="165" w:author="Mary" w:date="2013-04-26T15:54:00Z">
        <w:r w:rsidRPr="00630DA9" w:rsidDel="00392D7E">
          <w:rPr>
            <w:lang w:eastAsia="en-US"/>
          </w:rPr>
          <w:delText>g</w:delText>
        </w:r>
      </w:del>
      <w:r w:rsidRPr="00630DA9">
        <w:rPr>
          <w:lang w:eastAsia="en-US"/>
        </w:rPr>
        <w:t xml:space="preserve">roup 3 </w:t>
      </w:r>
      <w:r>
        <w:rPr>
          <w:lang w:eastAsia="en-US"/>
        </w:rPr>
        <w:t>will be dug in at the southernmost point along the corridor of the Blue advance. They w</w:t>
      </w:r>
      <w:r w:rsidRPr="00630DA9">
        <w:rPr>
          <w:lang w:eastAsia="en-US"/>
        </w:rPr>
        <w:t xml:space="preserve">ill intercept </w:t>
      </w:r>
      <w:r>
        <w:rPr>
          <w:lang w:eastAsia="en-US"/>
        </w:rPr>
        <w:t xml:space="preserve">and engage </w:t>
      </w:r>
      <w:r w:rsidRPr="00630DA9">
        <w:rPr>
          <w:lang w:eastAsia="en-US"/>
        </w:rPr>
        <w:t xml:space="preserve">any </w:t>
      </w:r>
      <w:r>
        <w:rPr>
          <w:lang w:eastAsia="en-US"/>
        </w:rPr>
        <w:t xml:space="preserve">surviving </w:t>
      </w:r>
      <w:r w:rsidRPr="00630DA9">
        <w:rPr>
          <w:lang w:eastAsia="en-US"/>
        </w:rPr>
        <w:t>B</w:t>
      </w:r>
      <w:r>
        <w:rPr>
          <w:lang w:eastAsia="en-US"/>
        </w:rPr>
        <w:t>lue</w:t>
      </w:r>
      <w:r w:rsidRPr="00630DA9">
        <w:rPr>
          <w:lang w:eastAsia="en-US"/>
        </w:rPr>
        <w:t xml:space="preserve"> </w:t>
      </w:r>
      <w:ins w:id="166" w:author="Mary" w:date="2013-04-26T15:54:00Z">
        <w:r w:rsidR="00392D7E">
          <w:rPr>
            <w:lang w:eastAsia="en-US"/>
          </w:rPr>
          <w:t>F</w:t>
        </w:r>
      </w:ins>
      <w:del w:id="167" w:author="Mary" w:date="2013-04-26T15:54:00Z">
        <w:r w:rsidRPr="00630DA9" w:rsidDel="00392D7E">
          <w:rPr>
            <w:lang w:eastAsia="en-US"/>
          </w:rPr>
          <w:delText>f</w:delText>
        </w:r>
      </w:del>
      <w:r w:rsidRPr="00630DA9">
        <w:rPr>
          <w:lang w:eastAsia="en-US"/>
        </w:rPr>
        <w:t>orce</w:t>
      </w:r>
      <w:r>
        <w:rPr>
          <w:lang w:eastAsia="en-US"/>
        </w:rPr>
        <w:t xml:space="preserve"> elements</w:t>
      </w:r>
      <w:r w:rsidRPr="00630DA9">
        <w:rPr>
          <w:lang w:eastAsia="en-US"/>
        </w:rPr>
        <w:t xml:space="preserve"> that break through</w:t>
      </w:r>
      <w:r>
        <w:rPr>
          <w:lang w:eastAsia="en-US"/>
        </w:rPr>
        <w:t xml:space="preserve"> the ambush </w:t>
      </w:r>
      <w:r w:rsidRPr="00630DA9">
        <w:rPr>
          <w:lang w:eastAsia="en-US"/>
        </w:rPr>
        <w:t>position</w:t>
      </w:r>
      <w:r>
        <w:rPr>
          <w:lang w:eastAsia="en-US"/>
        </w:rPr>
        <w:t xml:space="preserve"> with light arms</w:t>
      </w:r>
      <w:r w:rsidRPr="00630DA9">
        <w:rPr>
          <w:lang w:eastAsia="en-US"/>
        </w:rPr>
        <w:t xml:space="preserve">. </w:t>
      </w:r>
      <w:r>
        <w:rPr>
          <w:lang w:eastAsia="en-US"/>
        </w:rPr>
        <w:t>Red c</w:t>
      </w:r>
      <w:r w:rsidRPr="00630DA9">
        <w:rPr>
          <w:lang w:eastAsia="en-US"/>
        </w:rPr>
        <w:t xml:space="preserve">ompany </w:t>
      </w:r>
      <w:r>
        <w:rPr>
          <w:lang w:eastAsia="en-US"/>
        </w:rPr>
        <w:t>headquarters (</w:t>
      </w:r>
      <w:r w:rsidRPr="00630DA9">
        <w:rPr>
          <w:lang w:eastAsia="en-US"/>
        </w:rPr>
        <w:t>HQ</w:t>
      </w:r>
      <w:r>
        <w:rPr>
          <w:lang w:eastAsia="en-US"/>
        </w:rPr>
        <w:t>)</w:t>
      </w:r>
      <w:r w:rsidRPr="00630DA9">
        <w:rPr>
          <w:lang w:eastAsia="en-US"/>
        </w:rPr>
        <w:t xml:space="preserve"> will coordinate fire requests and provide </w:t>
      </w:r>
      <w:r>
        <w:rPr>
          <w:lang w:eastAsia="en-US"/>
        </w:rPr>
        <w:t>battlefield</w:t>
      </w:r>
      <w:r w:rsidRPr="00630DA9">
        <w:rPr>
          <w:lang w:eastAsia="en-US"/>
        </w:rPr>
        <w:t xml:space="preserve"> information. </w:t>
      </w:r>
    </w:p>
    <w:p w:rsidR="00B0657E" w:rsidRDefault="00B0657E" w:rsidP="00B0657E">
      <w:pPr>
        <w:pStyle w:val="2nd3rdOrderPara"/>
        <w:tabs>
          <w:tab w:val="left" w:pos="0"/>
        </w:tabs>
        <w:rPr>
          <w:lang w:eastAsia="en-US"/>
        </w:rPr>
      </w:pPr>
      <w:r w:rsidRPr="00630DA9">
        <w:rPr>
          <w:lang w:eastAsia="en-US"/>
        </w:rPr>
        <w:t>All forces will fight out of prepared</w:t>
      </w:r>
      <w:r>
        <w:rPr>
          <w:lang w:eastAsia="en-US"/>
        </w:rPr>
        <w:t xml:space="preserve"> defensive </w:t>
      </w:r>
      <w:r w:rsidRPr="00630DA9">
        <w:rPr>
          <w:lang w:eastAsia="en-US"/>
        </w:rPr>
        <w:t>positions and will use the advantage of surprise. The intention is to inflict as many casualties as possible and defend successfully against B</w:t>
      </w:r>
      <w:r>
        <w:rPr>
          <w:lang w:eastAsia="en-US"/>
        </w:rPr>
        <w:t>lue</w:t>
      </w:r>
      <w:r w:rsidRPr="00630DA9">
        <w:rPr>
          <w:lang w:eastAsia="en-US"/>
        </w:rPr>
        <w:t xml:space="preserve"> </w:t>
      </w:r>
      <w:ins w:id="168" w:author="Mary" w:date="2013-04-26T15:54:00Z">
        <w:r w:rsidR="00392D7E">
          <w:rPr>
            <w:lang w:eastAsia="en-US"/>
          </w:rPr>
          <w:t>F</w:t>
        </w:r>
      </w:ins>
      <w:del w:id="169" w:author="Mary" w:date="2013-04-26T15:54:00Z">
        <w:r w:rsidRPr="00630DA9" w:rsidDel="00392D7E">
          <w:rPr>
            <w:lang w:eastAsia="en-US"/>
          </w:rPr>
          <w:delText>f</w:delText>
        </w:r>
      </w:del>
      <w:r w:rsidRPr="00630DA9">
        <w:rPr>
          <w:lang w:eastAsia="en-US"/>
        </w:rPr>
        <w:t>orces</w:t>
      </w:r>
      <w:r>
        <w:rPr>
          <w:lang w:eastAsia="en-US"/>
        </w:rPr>
        <w:t>.</w:t>
      </w:r>
      <w:r>
        <w:rPr>
          <w:noProof/>
          <w:lang w:eastAsia="en-US"/>
        </w:rPr>
        <w:t xml:space="preserve"> </w:t>
      </w:r>
      <w:ins w:id="170" w:author="Mary" w:date="2013-04-26T15:54:00Z">
        <w:r w:rsidR="00392D7E">
          <w:rPr>
            <w:noProof/>
            <w:lang w:eastAsia="en-US"/>
          </w:rPr>
          <w:t xml:space="preserve">We follow Treml’s storyline in developing these </w:t>
        </w:r>
        <w:commentRangeStart w:id="171"/>
        <w:r w:rsidR="00392D7E">
          <w:rPr>
            <w:noProof/>
            <w:lang w:eastAsia="en-US"/>
          </w:rPr>
          <w:t>scenarios</w:t>
        </w:r>
        <w:commentRangeEnd w:id="171"/>
        <w:r w:rsidR="00392D7E">
          <w:rPr>
            <w:rStyle w:val="CommentReference"/>
            <w:szCs w:val="20"/>
          </w:rPr>
          <w:commentReference w:id="171"/>
        </w:r>
        <w:r w:rsidR="00392D7E">
          <w:rPr>
            <w:noProof/>
            <w:lang w:eastAsia="en-US"/>
          </w:rPr>
          <w:t xml:space="preserve">. </w:t>
        </w:r>
      </w:ins>
      <w:del w:id="172" w:author="Mary" w:date="2013-04-26T15:54:00Z">
        <w:r w:rsidDel="00392D7E">
          <w:rPr>
            <w:noProof/>
            <w:lang w:eastAsia="en-US"/>
          </w:rPr>
          <w:delText>(Treml)</w:delText>
        </w:r>
        <w:r w:rsidDel="00392D7E">
          <w:rPr>
            <w:lang w:eastAsia="en-US"/>
          </w:rPr>
          <w:delText xml:space="preserve"> </w:delText>
        </w:r>
      </w:del>
    </w:p>
    <w:p w:rsidR="00CC41F6" w:rsidRDefault="00B0657E" w:rsidP="00CC41F6">
      <w:pPr>
        <w:pStyle w:val="2nd3rdOrderPara"/>
        <w:keepNext/>
        <w:tabs>
          <w:tab w:val="left" w:pos="0"/>
        </w:tabs>
        <w:jc w:val="center"/>
      </w:pPr>
      <w:r w:rsidRPr="00ED276F">
        <w:rPr>
          <w:noProof/>
          <w:lang w:eastAsia="en-US"/>
        </w:rPr>
        <w:lastRenderedPageBreak/>
        <w:drawing>
          <wp:inline distT="0" distB="0" distL="0" distR="0">
            <wp:extent cx="4253948" cy="4283764"/>
            <wp:effectExtent l="0" t="0" r="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5921" cy="4295821"/>
                    </a:xfrm>
                    <a:prstGeom prst="rect">
                      <a:avLst/>
                    </a:prstGeom>
                    <a:noFill/>
                    <a:ln>
                      <a:noFill/>
                    </a:ln>
                    <a:effectLst/>
                    <a:extLst/>
                  </pic:spPr>
                </pic:pic>
              </a:graphicData>
            </a:graphic>
          </wp:inline>
        </w:drawing>
      </w:r>
    </w:p>
    <w:p w:rsidR="00B0657E" w:rsidRDefault="00CC41F6" w:rsidP="00CC41F6">
      <w:pPr>
        <w:pStyle w:val="Caption"/>
        <w:jc w:val="center"/>
      </w:pPr>
      <w:bookmarkStart w:id="173" w:name="_Ref354429770"/>
      <w:bookmarkStart w:id="174" w:name="_Toc354660641"/>
      <w:r>
        <w:t xml:space="preserve">Figure </w:t>
      </w:r>
      <w:r w:rsidR="002C532E">
        <w:fldChar w:fldCharType="begin"/>
      </w:r>
      <w:r>
        <w:instrText xml:space="preserve"> SEQ Figure \* ARABIC </w:instrText>
      </w:r>
      <w:r w:rsidR="002C532E">
        <w:fldChar w:fldCharType="separate"/>
      </w:r>
      <w:r>
        <w:rPr>
          <w:noProof/>
        </w:rPr>
        <w:t>7</w:t>
      </w:r>
      <w:r w:rsidR="002C532E">
        <w:fldChar w:fldCharType="end"/>
      </w:r>
      <w:bookmarkEnd w:id="173"/>
      <w:r>
        <w:t xml:space="preserve"> </w:t>
      </w:r>
      <w:r w:rsidRPr="000E5037">
        <w:t>Red force defensive positions (</w:t>
      </w:r>
      <w:ins w:id="175" w:author="Mary" w:date="2013-04-26T15:56:00Z">
        <w:r w:rsidR="00392D7E">
          <w:t>F</w:t>
        </w:r>
      </w:ins>
      <w:del w:id="176" w:author="Mary" w:date="2013-04-26T15:56:00Z">
        <w:r w:rsidRPr="000E5037" w:rsidDel="00392D7E">
          <w:delText>f</w:delText>
        </w:r>
      </w:del>
      <w:r w:rsidRPr="000E5037">
        <w:t xml:space="preserve">rom </w:t>
      </w:r>
      <w:del w:id="177" w:author="Mary" w:date="2013-04-26T15:56:00Z">
        <w:r w:rsidRPr="000E5037" w:rsidDel="00392D7E">
          <w:delText>(</w:delText>
        </w:r>
      </w:del>
      <w:r w:rsidRPr="000E5037">
        <w:t>Treml</w:t>
      </w:r>
      <w:ins w:id="178" w:author="Mary" w:date="2013-04-26T15:56:00Z">
        <w:r w:rsidR="00392D7E">
          <w:t>, forthcoming</w:t>
        </w:r>
      </w:ins>
      <w:del w:id="179" w:author="Mary" w:date="2013-04-26T15:56:00Z">
        <w:r w:rsidRPr="000E5037" w:rsidDel="00392D7E">
          <w:delText>)</w:delText>
        </w:r>
      </w:del>
      <w:r w:rsidRPr="000E5037">
        <w:t>)</w:t>
      </w:r>
      <w:bookmarkEnd w:id="174"/>
    </w:p>
    <w:p w:rsidR="00B0657E" w:rsidRDefault="00B0657E" w:rsidP="00D8635C">
      <w:pPr>
        <w:pStyle w:val="2nd3rdOrderPara"/>
        <w:tabs>
          <w:tab w:val="left" w:pos="0"/>
        </w:tabs>
        <w:rPr>
          <w:lang w:eastAsia="en-US"/>
        </w:rPr>
      </w:pPr>
      <w:r>
        <w:rPr>
          <w:lang w:eastAsia="en-US"/>
        </w:rPr>
        <w:t xml:space="preserve">Red </w:t>
      </w:r>
      <w:ins w:id="180" w:author="Mary" w:date="2013-04-26T15:56:00Z">
        <w:r w:rsidR="00392D7E">
          <w:rPr>
            <w:lang w:eastAsia="en-US"/>
          </w:rPr>
          <w:t>F</w:t>
        </w:r>
      </w:ins>
      <w:del w:id="181" w:author="Mary" w:date="2013-04-26T15:56:00Z">
        <w:r w:rsidDel="00392D7E">
          <w:rPr>
            <w:lang w:eastAsia="en-US"/>
          </w:rPr>
          <w:delText>f</w:delText>
        </w:r>
      </w:del>
      <w:r>
        <w:rPr>
          <w:lang w:eastAsia="en-US"/>
        </w:rPr>
        <w:t>orce equipment, capabilities and disposition generally follow the U.S. Army  OPFOR Guide</w:t>
      </w:r>
      <w:ins w:id="182" w:author="Mary" w:date="2013-04-26T15:56:00Z">
        <w:r w:rsidR="00392D7E">
          <w:rPr>
            <w:lang w:eastAsia="en-US"/>
          </w:rPr>
          <w:t xml:space="preserve"> (Department of the Army Headquarters, </w:t>
        </w:r>
      </w:ins>
      <w:ins w:id="183" w:author="Mary" w:date="2013-04-26T15:57:00Z">
        <w:r w:rsidR="00392D7E">
          <w:rPr>
            <w:lang w:eastAsia="en-US"/>
          </w:rPr>
          <w:t xml:space="preserve">FM 7—100.4 OPFOR </w:t>
        </w:r>
        <w:r w:rsidR="00392D7E">
          <w:rPr>
            <w:i/>
            <w:lang w:eastAsia="en-US"/>
          </w:rPr>
          <w:t>Opposing Force Organization Guide</w:t>
        </w:r>
        <w:r w:rsidR="00392D7E">
          <w:rPr>
            <w:lang w:eastAsia="en-US"/>
          </w:rPr>
          <w:t xml:space="preserve"> 2007, XX).</w:t>
        </w:r>
      </w:ins>
      <w:r>
        <w:rPr>
          <w:lang w:eastAsia="en-US"/>
        </w:rPr>
        <w:t xml:space="preserve"> </w:t>
      </w:r>
      <w:del w:id="184" w:author="Mary" w:date="2013-04-26T15:57:00Z">
        <w:r w:rsidDel="00392D7E">
          <w:rPr>
            <w:lang w:eastAsia="en-US"/>
          </w:rPr>
          <w:delText xml:space="preserve"> </w:delText>
        </w:r>
      </w:del>
      <w:customXmlDelRangeStart w:id="185" w:author="Mary" w:date="2013-04-26T15:57:00Z"/>
      <w:sdt>
        <w:sdtPr>
          <w:rPr>
            <w:lang w:eastAsia="en-US"/>
          </w:rPr>
          <w:id w:val="1978332976"/>
          <w:citation/>
        </w:sdtPr>
        <w:sdtContent>
          <w:customXmlDelRangeEnd w:id="185"/>
          <w:del w:id="186" w:author="Mary" w:date="2013-04-26T15:57:00Z">
            <w:r w:rsidR="002C532E" w:rsidRPr="0075353A" w:rsidDel="00392D7E">
              <w:rPr>
                <w:lang w:eastAsia="en-US"/>
              </w:rPr>
              <w:fldChar w:fldCharType="begin"/>
            </w:r>
            <w:r w:rsidRPr="0075353A" w:rsidDel="00392D7E">
              <w:rPr>
                <w:lang w:eastAsia="en-US"/>
              </w:rPr>
              <w:delInstrText xml:space="preserve"> CITATION FM707 \l 1033 </w:delInstrText>
            </w:r>
            <w:r w:rsidR="002C532E" w:rsidRPr="0075353A" w:rsidDel="00392D7E">
              <w:rPr>
                <w:lang w:eastAsia="en-US"/>
              </w:rPr>
              <w:fldChar w:fldCharType="separate"/>
            </w:r>
            <w:r w:rsidR="00253EA9" w:rsidDel="00392D7E">
              <w:rPr>
                <w:noProof/>
                <w:lang w:eastAsia="en-US"/>
              </w:rPr>
              <w:delText>(FM 7– 100.4 OPFOR Opposing Force Organization Guide 2007)</w:delText>
            </w:r>
            <w:r w:rsidR="002C532E" w:rsidRPr="0075353A" w:rsidDel="00392D7E">
              <w:rPr>
                <w:lang w:eastAsia="en-US"/>
              </w:rPr>
              <w:fldChar w:fldCharType="end"/>
            </w:r>
          </w:del>
          <w:customXmlDelRangeStart w:id="187" w:author="Mary" w:date="2013-04-26T15:57:00Z"/>
        </w:sdtContent>
      </w:sdt>
      <w:customXmlDelRangeEnd w:id="187"/>
    </w:p>
    <w:p w:rsidR="00B0657E" w:rsidRDefault="00F470E7" w:rsidP="00B0657E">
      <w:pPr>
        <w:pStyle w:val="Heading2"/>
      </w:pPr>
      <w:bookmarkStart w:id="188" w:name="_Toc354660593"/>
      <w:r>
        <w:t>E</w:t>
      </w:r>
      <w:r w:rsidR="00B0657E">
        <w:t>.</w:t>
      </w:r>
      <w:r w:rsidR="00B0657E">
        <w:tab/>
        <w:t>Measures of Effectiveness and Measures of suitability</w:t>
      </w:r>
      <w:bookmarkEnd w:id="188"/>
    </w:p>
    <w:p w:rsidR="00C32525" w:rsidRDefault="00B0657E" w:rsidP="00B0657E">
      <w:pPr>
        <w:pStyle w:val="2nd3rdOrderPara"/>
        <w:rPr>
          <w:lang w:eastAsia="en-US"/>
        </w:rPr>
      </w:pPr>
      <w:r>
        <w:rPr>
          <w:lang w:eastAsia="en-US"/>
        </w:rPr>
        <w:t>A Measure of Effectiveness is, “</w:t>
      </w:r>
      <w:ins w:id="189" w:author="Mary" w:date="2013-04-26T15:58:00Z">
        <w:r w:rsidR="00392D7E">
          <w:rPr>
            <w:lang w:eastAsia="en-US"/>
          </w:rPr>
          <w:t>a</w:t>
        </w:r>
      </w:ins>
      <w:del w:id="190" w:author="Mary" w:date="2013-04-26T15:58:00Z">
        <w:r w:rsidDel="00392D7E">
          <w:rPr>
            <w:lang w:eastAsia="en-US"/>
          </w:rPr>
          <w:delText>A</w:delText>
        </w:r>
      </w:del>
      <w:r>
        <w:rPr>
          <w:lang w:eastAsia="en-US"/>
        </w:rPr>
        <w:t xml:space="preserve"> measure used to quantify the performance of a system, product or process in terms that describe a measure to what degree the real objective is achieved</w:t>
      </w:r>
      <w:del w:id="191" w:author="Mary" w:date="2013-04-26T15:58:00Z">
        <w:r w:rsidDel="00392D7E">
          <w:rPr>
            <w:lang w:eastAsia="en-US"/>
          </w:rPr>
          <w:delText>.</w:delText>
        </w:r>
      </w:del>
      <w:r>
        <w:rPr>
          <w:lang w:eastAsia="en-US"/>
        </w:rPr>
        <w:t xml:space="preserve">” </w:t>
      </w:r>
      <w:r w:rsidRPr="00C32525">
        <w:rPr>
          <w:lang w:eastAsia="en-US"/>
        </w:rPr>
        <w:t>(International Council on Systems Engineering, 2011</w:t>
      </w:r>
      <w:ins w:id="192" w:author="Mary" w:date="2013-04-26T15:58:00Z">
        <w:r w:rsidR="00392D7E">
          <w:rPr>
            <w:lang w:eastAsia="en-US"/>
          </w:rPr>
          <w:t>, XX</w:t>
        </w:r>
      </w:ins>
      <w:r w:rsidRPr="00C32525">
        <w:rPr>
          <w:lang w:eastAsia="en-US"/>
        </w:rPr>
        <w:t>)</w:t>
      </w:r>
      <w:ins w:id="193" w:author="Mary" w:date="2013-04-26T15:58:00Z">
        <w:r w:rsidR="00392D7E">
          <w:rPr>
            <w:lang w:eastAsia="en-US"/>
          </w:rPr>
          <w:t>.</w:t>
        </w:r>
      </w:ins>
      <w:r>
        <w:rPr>
          <w:sz w:val="23"/>
          <w:szCs w:val="23"/>
        </w:rPr>
        <w:t xml:space="preserve"> </w:t>
      </w:r>
      <w:r>
        <w:rPr>
          <w:lang w:eastAsia="en-US"/>
        </w:rPr>
        <w:t xml:space="preserve">  Noting that the model and simulations are representations of the system of </w:t>
      </w:r>
      <w:r w:rsidR="00F470E7">
        <w:rPr>
          <w:lang w:eastAsia="en-US"/>
        </w:rPr>
        <w:t xml:space="preserve">interest combined arms maneuver </w:t>
      </w:r>
      <w:r>
        <w:rPr>
          <w:lang w:eastAsia="en-US"/>
        </w:rPr>
        <w:t xml:space="preserve">company with air support, the following have been established as Measures of Effectiveness; </w:t>
      </w:r>
    </w:p>
    <w:p w:rsidR="00C32525" w:rsidRDefault="00B0657E" w:rsidP="00B0657E">
      <w:pPr>
        <w:pStyle w:val="2nd3rdOrderPara"/>
        <w:rPr>
          <w:lang w:eastAsia="en-US"/>
        </w:rPr>
      </w:pPr>
      <w:r>
        <w:rPr>
          <w:lang w:eastAsia="en-US"/>
        </w:rPr>
        <w:lastRenderedPageBreak/>
        <w:t>1) Mission Completion/Success</w:t>
      </w:r>
      <w:ins w:id="194" w:author="Mary" w:date="2013-04-26T15:58:00Z">
        <w:r w:rsidR="00392D7E">
          <w:rPr>
            <w:lang w:eastAsia="en-US"/>
          </w:rPr>
          <w:t>,</w:t>
        </w:r>
      </w:ins>
      <w:r>
        <w:rPr>
          <w:lang w:eastAsia="en-US"/>
        </w:rPr>
        <w:t xml:space="preserve"> which is defined as at least one main battle tank reaching objective 1 in (O) 100% of the simulation trial runs, </w:t>
      </w:r>
    </w:p>
    <w:p w:rsidR="00C32525" w:rsidRDefault="00B0657E" w:rsidP="00B0657E">
      <w:pPr>
        <w:pStyle w:val="2nd3rdOrderPara"/>
        <w:rPr>
          <w:lang w:eastAsia="en-US"/>
        </w:rPr>
      </w:pPr>
      <w:r>
        <w:rPr>
          <w:lang w:eastAsia="en-US"/>
        </w:rPr>
        <w:t xml:space="preserve">2) Number of Vehicles dead lined (rendered non-mission capable) as a Less is Better measure with (O) = 0 in 100% of the simulation trial runs, </w:t>
      </w:r>
    </w:p>
    <w:p w:rsidR="00C32525" w:rsidRDefault="00B0657E" w:rsidP="00B0657E">
      <w:pPr>
        <w:pStyle w:val="2nd3rdOrderPara"/>
        <w:rPr>
          <w:lang w:eastAsia="en-US"/>
        </w:rPr>
      </w:pPr>
      <w:r>
        <w:rPr>
          <w:lang w:eastAsia="en-US"/>
        </w:rPr>
        <w:t>3) Elapsed time to complete successful missio</w:t>
      </w:r>
      <w:r w:rsidR="00C32525">
        <w:rPr>
          <w:lang w:eastAsia="en-US"/>
        </w:rPr>
        <w:t>n with (T) = 14 hours or less,</w:t>
      </w:r>
      <w:r>
        <w:rPr>
          <w:lang w:eastAsia="en-US"/>
        </w:rPr>
        <w:t xml:space="preserve"> </w:t>
      </w:r>
    </w:p>
    <w:p w:rsidR="00C32525" w:rsidRDefault="00B0657E" w:rsidP="00B0657E">
      <w:pPr>
        <w:pStyle w:val="2nd3rdOrderPara"/>
        <w:rPr>
          <w:lang w:eastAsia="en-US"/>
        </w:rPr>
      </w:pPr>
      <w:r>
        <w:rPr>
          <w:lang w:eastAsia="en-US"/>
        </w:rPr>
        <w:t>4) Force Exchange Ratio (FER) defined as (Blue losses/Total Blue)/(Red losses/Total Red) wh</w:t>
      </w:r>
      <w:r w:rsidR="00C32525">
        <w:rPr>
          <w:lang w:eastAsia="en-US"/>
        </w:rPr>
        <w:t>ich is a Less is Better measure</w:t>
      </w:r>
      <w:r>
        <w:rPr>
          <w:lang w:eastAsia="en-US"/>
        </w:rPr>
        <w:t xml:space="preserve">.  </w:t>
      </w:r>
    </w:p>
    <w:p w:rsidR="00B0657E" w:rsidRDefault="00B0657E" w:rsidP="00B0657E">
      <w:pPr>
        <w:pStyle w:val="2nd3rdOrderPara"/>
        <w:rPr>
          <w:lang w:eastAsia="en-US"/>
        </w:rPr>
      </w:pPr>
      <w:r>
        <w:rPr>
          <w:lang w:eastAsia="en-US"/>
        </w:rPr>
        <w:t>Vehicle survivability is a point of emphasis but the FER must be kept in mind as the baseline scenario for the combined arms company has only four blue infantry sections.  Furthermore, the basic assumption is made that a platform’s crew does not survive when their vehicle is dead-lined during a simulation run.</w:t>
      </w:r>
    </w:p>
    <w:p w:rsidR="00B0657E" w:rsidRPr="000B78B1" w:rsidRDefault="00B0657E" w:rsidP="00B0657E">
      <w:pPr>
        <w:pStyle w:val="2nd3rdOrderPara"/>
        <w:rPr>
          <w:lang w:eastAsia="en-US"/>
        </w:rPr>
      </w:pPr>
      <w:r>
        <w:rPr>
          <w:lang w:eastAsia="en-US"/>
        </w:rPr>
        <w:t>The system Measures of Suitability/Performance (MOS/MOP) decompose (or support) the overall System Measures of Effectiveness.  The model and simulation program chosen provide</w:t>
      </w:r>
      <w:ins w:id="195" w:author="Mary" w:date="2013-04-26T15:59:00Z">
        <w:r w:rsidR="00392D7E">
          <w:rPr>
            <w:lang w:eastAsia="en-US"/>
          </w:rPr>
          <w:t>s</w:t>
        </w:r>
      </w:ins>
      <w:r>
        <w:rPr>
          <w:lang w:eastAsia="en-US"/>
        </w:rPr>
        <w:t xml:space="preserve"> a variety of outputs that permit deeper examination of system design parameter choice effects and comparing performance between tested (simulated) system configurations.  The first and second MOPs are related to MOEs # 1 </w:t>
      </w:r>
      <w:ins w:id="196" w:author="Mary" w:date="2013-04-26T15:59:00Z">
        <w:r w:rsidR="00392D7E">
          <w:rPr>
            <w:lang w:eastAsia="en-US"/>
          </w:rPr>
          <w:t>and</w:t>
        </w:r>
      </w:ins>
      <w:del w:id="197" w:author="Mary" w:date="2013-04-26T15:59:00Z">
        <w:r w:rsidDel="00392D7E">
          <w:rPr>
            <w:lang w:eastAsia="en-US"/>
          </w:rPr>
          <w:delText>&amp;</w:delText>
        </w:r>
      </w:del>
      <w:r>
        <w:rPr>
          <w:lang w:eastAsia="en-US"/>
        </w:rPr>
        <w:t xml:space="preserve"> # 2</w:t>
      </w:r>
      <w:ins w:id="198" w:author="Mary" w:date="2013-04-26T15:59:00Z">
        <w:r w:rsidR="00392D7E">
          <w:rPr>
            <w:lang w:eastAsia="en-US"/>
          </w:rPr>
          <w:t>:</w:t>
        </w:r>
      </w:ins>
      <w:del w:id="199" w:author="Mary" w:date="2013-04-26T15:59:00Z">
        <w:r w:rsidDel="00392D7E">
          <w:rPr>
            <w:lang w:eastAsia="en-US"/>
          </w:rPr>
          <w:delText>,</w:delText>
        </w:r>
      </w:del>
      <w:r>
        <w:rPr>
          <w:lang w:eastAsia="en-US"/>
        </w:rPr>
        <w:t xml:space="preserve"> they are average number of main battle tanks operational at the end of the simulation, and average number of infantry fighting vehicles operational at the end of the simulation.  MOP # 3 is the average number of model steps at run completion.  The final MOP is related to the last MOE and is the ratio of dismount </w:t>
      </w:r>
      <w:ins w:id="200" w:author="Mary" w:date="2013-04-26T16:00:00Z">
        <w:r w:rsidR="002C532E" w:rsidRPr="002C532E">
          <w:rPr>
            <w:highlight w:val="lightGray"/>
            <w:lang w:eastAsia="en-US"/>
            <w:rPrChange w:id="201" w:author="Mary" w:date="2013-04-26T16:00:00Z">
              <w:rPr>
                <w:lang w:eastAsia="en-US"/>
              </w:rPr>
            </w:rPrChange>
          </w:rPr>
          <w:t>B</w:t>
        </w:r>
      </w:ins>
      <w:del w:id="202" w:author="Mary" w:date="2013-04-26T16:00:00Z">
        <w:r w:rsidR="002C532E" w:rsidRPr="002C532E">
          <w:rPr>
            <w:highlight w:val="lightGray"/>
            <w:lang w:eastAsia="en-US"/>
            <w:rPrChange w:id="203" w:author="Mary" w:date="2013-04-26T16:00:00Z">
              <w:rPr>
                <w:lang w:eastAsia="en-US"/>
              </w:rPr>
            </w:rPrChange>
          </w:rPr>
          <w:delText>b</w:delText>
        </w:r>
      </w:del>
      <w:r w:rsidR="002C532E" w:rsidRPr="002C532E">
        <w:rPr>
          <w:highlight w:val="lightGray"/>
          <w:lang w:eastAsia="en-US"/>
          <w:rPrChange w:id="204" w:author="Mary" w:date="2013-04-26T16:00:00Z">
            <w:rPr>
              <w:lang w:eastAsia="en-US"/>
            </w:rPr>
          </w:rPrChange>
        </w:rPr>
        <w:t xml:space="preserve">lue </w:t>
      </w:r>
      <w:ins w:id="205" w:author="Mary" w:date="2013-04-26T16:00:00Z">
        <w:r w:rsidR="002C532E" w:rsidRPr="002C532E">
          <w:rPr>
            <w:highlight w:val="lightGray"/>
            <w:lang w:eastAsia="en-US"/>
            <w:rPrChange w:id="206" w:author="Mary" w:date="2013-04-26T16:00:00Z">
              <w:rPr>
                <w:lang w:eastAsia="en-US"/>
              </w:rPr>
            </w:rPrChange>
          </w:rPr>
          <w:t>F</w:t>
        </w:r>
      </w:ins>
      <w:del w:id="207" w:author="Mary" w:date="2013-04-26T16:00:00Z">
        <w:r w:rsidR="002C532E" w:rsidRPr="002C532E">
          <w:rPr>
            <w:highlight w:val="lightGray"/>
            <w:lang w:eastAsia="en-US"/>
            <w:rPrChange w:id="208" w:author="Mary" w:date="2013-04-26T16:00:00Z">
              <w:rPr>
                <w:lang w:eastAsia="en-US"/>
              </w:rPr>
            </w:rPrChange>
          </w:rPr>
          <w:delText>f</w:delText>
        </w:r>
      </w:del>
      <w:r w:rsidR="002C532E" w:rsidRPr="002C532E">
        <w:rPr>
          <w:highlight w:val="lightGray"/>
          <w:lang w:eastAsia="en-US"/>
          <w:rPrChange w:id="209" w:author="Mary" w:date="2013-04-26T16:00:00Z">
            <w:rPr>
              <w:lang w:eastAsia="en-US"/>
            </w:rPr>
          </w:rPrChange>
        </w:rPr>
        <w:t xml:space="preserve">orces lost to the crew blue forces </w:t>
      </w:r>
      <w:commentRangeStart w:id="210"/>
      <w:r w:rsidR="002C532E" w:rsidRPr="002C532E">
        <w:rPr>
          <w:highlight w:val="lightGray"/>
          <w:lang w:eastAsia="en-US"/>
          <w:rPrChange w:id="211" w:author="Mary" w:date="2013-04-26T16:00:00Z">
            <w:rPr>
              <w:lang w:eastAsia="en-US"/>
            </w:rPr>
          </w:rPrChange>
        </w:rPr>
        <w:t>lost</w:t>
      </w:r>
      <w:commentRangeEnd w:id="210"/>
      <w:r w:rsidR="00392D7E">
        <w:rPr>
          <w:rStyle w:val="CommentReference"/>
          <w:szCs w:val="20"/>
        </w:rPr>
        <w:commentReference w:id="210"/>
      </w:r>
      <w:r w:rsidR="002C532E" w:rsidRPr="002C532E">
        <w:rPr>
          <w:highlight w:val="lightGray"/>
          <w:lang w:eastAsia="en-US"/>
          <w:rPrChange w:id="212" w:author="Mary" w:date="2013-04-26T16:00:00Z">
            <w:rPr>
              <w:lang w:eastAsia="en-US"/>
            </w:rPr>
          </w:rPrChange>
        </w:rPr>
        <w:t>.</w:t>
      </w:r>
      <w:r>
        <w:rPr>
          <w:lang w:eastAsia="en-US"/>
        </w:rPr>
        <w:t xml:space="preserve">  This can give insight to the balance of the effects between ground combat system design parameters and indirect fire factors such as air and artillery support.</w:t>
      </w:r>
    </w:p>
    <w:p w:rsidR="00FF2B51" w:rsidRPr="000B5715" w:rsidRDefault="00101B38" w:rsidP="00101B38">
      <w:pPr>
        <w:pStyle w:val="Heading1"/>
      </w:pPr>
      <w:bookmarkStart w:id="213" w:name="_Toc354660594"/>
      <w:r>
        <w:lastRenderedPageBreak/>
        <w:t>IV</w:t>
      </w:r>
      <w:r w:rsidR="00033491">
        <w:t>.</w:t>
      </w:r>
      <w:r w:rsidR="006D6C57">
        <w:tab/>
      </w:r>
      <w:r w:rsidR="00033491">
        <w:t xml:space="preserve"> </w:t>
      </w:r>
      <w:r w:rsidR="00FF2B51" w:rsidRPr="000B5715">
        <w:t>Systems Architecture</w:t>
      </w:r>
      <w:bookmarkEnd w:id="55"/>
      <w:bookmarkEnd w:id="213"/>
    </w:p>
    <w:p w:rsidR="007A0939" w:rsidRPr="00A215B0" w:rsidRDefault="007A0939" w:rsidP="007A0939">
      <w:pPr>
        <w:spacing w:line="360" w:lineRule="auto"/>
        <w:ind w:firstLine="720"/>
      </w:pPr>
      <w:r>
        <w:t xml:space="preserve">Phase 2 of the process required the development of a system of systems (SoS) architecture. A system of systems is viewed within the Office of the Secretary of Defense (OSD) </w:t>
      </w:r>
      <w:r w:rsidRPr="000B5715">
        <w:t>as</w:t>
      </w:r>
      <w:r>
        <w:t xml:space="preserve"> a</w:t>
      </w:r>
      <w:r w:rsidRPr="000B5715">
        <w:t xml:space="preserve"> “set or arrangement of systems that results when independent and useful systems are integrated into a larger system that delivers unique </w:t>
      </w:r>
      <w:r>
        <w:t>capabilities</w:t>
      </w:r>
      <w:del w:id="214" w:author="Mary" w:date="2013-04-26T16:01:00Z">
        <w:r w:rsidDel="00D00C4F">
          <w:delText>.</w:delText>
        </w:r>
      </w:del>
      <w:r>
        <w:t xml:space="preserve">”  </w:t>
      </w:r>
      <w:sdt>
        <w:sdtPr>
          <w:id w:val="640625526"/>
          <w:citation/>
        </w:sdtPr>
        <w:sdtContent>
          <w:r w:rsidR="002C532E">
            <w:fldChar w:fldCharType="begin"/>
          </w:r>
          <w:r>
            <w:instrText xml:space="preserve"> CITATION Off08 \l 1033 </w:instrText>
          </w:r>
          <w:r w:rsidR="002C532E">
            <w:fldChar w:fldCharType="separate"/>
          </w:r>
          <w:r w:rsidR="00253EA9">
            <w:rPr>
              <w:noProof/>
            </w:rPr>
            <w:t>(Office of the Deputy Under Secretary of Defense for Acquisition and Technology 2008)</w:t>
          </w:r>
          <w:r w:rsidR="002C532E">
            <w:rPr>
              <w:noProof/>
            </w:rPr>
            <w:fldChar w:fldCharType="end"/>
          </w:r>
        </w:sdtContent>
      </w:sdt>
      <w:ins w:id="215" w:author="Mary" w:date="2013-04-26T16:01:00Z">
        <w:r w:rsidR="00D00C4F">
          <w:t>.</w:t>
        </w:r>
        <w:r w:rsidR="00D00C4F">
          <w:rPr>
            <w:rStyle w:val="CommentReference"/>
            <w:szCs w:val="20"/>
          </w:rPr>
          <w:commentReference w:id="216"/>
        </w:r>
      </w:ins>
      <w:r>
        <w:t xml:space="preserve"> </w:t>
      </w:r>
      <w:r w:rsidRPr="000B5715">
        <w:t xml:space="preserve">With the vast </w:t>
      </w:r>
      <w:r>
        <w:t xml:space="preserve">number of </w:t>
      </w:r>
      <w:r w:rsidRPr="000B5715">
        <w:t>definition</w:t>
      </w:r>
      <w:r>
        <w:t>s of</w:t>
      </w:r>
      <w:r w:rsidRPr="000B5715">
        <w:t xml:space="preserve"> system of systems and the scope to identify all the</w:t>
      </w:r>
      <w:r>
        <w:t xml:space="preserve"> integration elements, the choices made to limit the scope to </w:t>
      </w:r>
      <w:r w:rsidRPr="000B5715">
        <w:t>the interdependencies and relationships</w:t>
      </w:r>
      <w:r>
        <w:t xml:space="preserve"> that are </w:t>
      </w:r>
      <w:r w:rsidRPr="000B5715">
        <w:t xml:space="preserve">directly impacted by the identified parameters.  </w:t>
      </w:r>
      <w:commentRangeStart w:id="217"/>
      <w:r w:rsidRPr="000B5715">
        <w:t>Therefore, secondary and tertiary effects of the interdependencies</w:t>
      </w:r>
      <w:r>
        <w:t xml:space="preserve"> such as fuel economy, </w:t>
      </w:r>
      <w:r w:rsidRPr="000B5715">
        <w:t>reliability</w:t>
      </w:r>
      <w:r>
        <w:t xml:space="preserve"> or sustainment were not investigated</w:t>
      </w:r>
      <w:r w:rsidRPr="000B5715">
        <w:t>.</w:t>
      </w:r>
      <w:r>
        <w:t xml:space="preserve"> Process as defined</w:t>
      </w:r>
      <w:ins w:id="218" w:author="Mary" w:date="2013-04-26T16:02:00Z">
        <w:r w:rsidR="00D00C4F">
          <w:t xml:space="preserve"> here,</w:t>
        </w:r>
      </w:ins>
      <w:r>
        <w:t xml:space="preserve"> however</w:t>
      </w:r>
      <w:ins w:id="219" w:author="Mary" w:date="2013-04-26T16:02:00Z">
        <w:r w:rsidR="00D00C4F">
          <w:t>,</w:t>
        </w:r>
      </w:ins>
      <w:r>
        <w:t xml:space="preserve"> includes</w:t>
      </w:r>
      <w:ins w:id="220" w:author="Mary" w:date="2013-04-26T16:02:00Z">
        <w:r w:rsidR="00D00C4F">
          <w:t xml:space="preserve"> as</w:t>
        </w:r>
      </w:ins>
      <w:r>
        <w:t xml:space="preserve"> many of those elements</w:t>
      </w:r>
      <w:ins w:id="221" w:author="Mary" w:date="2013-04-26T16:02:00Z">
        <w:r w:rsidR="00D00C4F">
          <w:t xml:space="preserve"> as</w:t>
        </w:r>
      </w:ins>
      <w:r>
        <w:t xml:space="preserve"> are identified. This broader scope of functions is included in the process to </w:t>
      </w:r>
      <w:r w:rsidRPr="00A215B0">
        <w:t xml:space="preserve">facilitate follow on work which could incorporate those factors.  </w:t>
      </w:r>
      <w:commentRangeEnd w:id="217"/>
      <w:r w:rsidR="00D00C4F">
        <w:rPr>
          <w:rStyle w:val="CommentReference"/>
          <w:szCs w:val="20"/>
        </w:rPr>
        <w:commentReference w:id="217"/>
      </w:r>
    </w:p>
    <w:p w:rsidR="007A0939" w:rsidRPr="00A215B0" w:rsidRDefault="007A0939" w:rsidP="007A0939">
      <w:pPr>
        <w:spacing w:line="360" w:lineRule="auto"/>
        <w:ind w:firstLine="720"/>
      </w:pPr>
      <w:r w:rsidRPr="00A215B0">
        <w:t>During Phase 2, the System Architecture Phase, appropriate system functionality was identified and mapped to the stakeholders values. The system functions were then linked directly back to the operational scenario and unit being studied. The functional architecture is based upon an architecture developed by the Tank Automotive Research Development and Engineering Center (TARDEC) Systems Engineering Group (SEG) and being leveraged by current ground system program managers</w:t>
      </w:r>
      <w:r>
        <w:t xml:space="preserve"> </w:t>
      </w:r>
      <w:r w:rsidRPr="00AD6F94">
        <w:rPr>
          <w:highlight w:val="yellow"/>
        </w:rPr>
        <w:t>[NEED CITATION].</w:t>
      </w:r>
      <w:r>
        <w:t xml:space="preserve"> </w:t>
      </w:r>
      <w:r w:rsidRPr="00A215B0">
        <w:t>The original function set spanned 178 system functions. Many of the elements however were deemed to be outside the scope of this project.  In order to scope down the functions</w:t>
      </w:r>
      <w:ins w:id="222" w:author="Mary" w:date="2013-04-26T16:03:00Z">
        <w:r w:rsidR="00D00C4F">
          <w:t>,</w:t>
        </w:r>
      </w:ins>
      <w:r w:rsidRPr="00A215B0">
        <w:t xml:space="preserve"> </w:t>
      </w:r>
      <w:ins w:id="223" w:author="Mary" w:date="2013-04-26T16:03:00Z">
        <w:r w:rsidR="00D00C4F">
          <w:t xml:space="preserve">we </w:t>
        </w:r>
      </w:ins>
      <w:r w:rsidRPr="00A215B0">
        <w:t>list</w:t>
      </w:r>
      <w:ins w:id="224" w:author="Mary" w:date="2013-04-26T16:03:00Z">
        <w:r w:rsidR="00D00C4F">
          <w:t xml:space="preserve"> only</w:t>
        </w:r>
      </w:ins>
      <w:r w:rsidRPr="00A215B0">
        <w:t xml:space="preserve"> the functions critical to the four main capabilities of interest,</w:t>
      </w:r>
      <w:ins w:id="225" w:author="Mary" w:date="2013-04-26T16:04:00Z">
        <w:r w:rsidR="00D00C4F">
          <w:t xml:space="preserve"> i.e., </w:t>
        </w:r>
      </w:ins>
      <w:r w:rsidRPr="00A215B0">
        <w:t xml:space="preserve"> </w:t>
      </w:r>
      <w:ins w:id="226" w:author="Mary" w:date="2013-04-26T16:04:00Z">
        <w:r w:rsidR="00D00C4F">
          <w:t xml:space="preserve">1) </w:t>
        </w:r>
      </w:ins>
      <w:r w:rsidRPr="00A215B0">
        <w:t>mobility,</w:t>
      </w:r>
      <w:ins w:id="227" w:author="Mary" w:date="2013-04-26T16:04:00Z">
        <w:r w:rsidR="00D00C4F">
          <w:t xml:space="preserve"> 2)</w:t>
        </w:r>
      </w:ins>
      <w:r w:rsidRPr="00A215B0">
        <w:t xml:space="preserve"> lethality,</w:t>
      </w:r>
      <w:ins w:id="228" w:author="Mary" w:date="2013-04-26T16:04:00Z">
        <w:r w:rsidR="00D00C4F">
          <w:t xml:space="preserve"> 3)</w:t>
        </w:r>
      </w:ins>
      <w:r w:rsidRPr="00A215B0">
        <w:t xml:space="preserve"> situational awareness and </w:t>
      </w:r>
      <w:ins w:id="229" w:author="Mary" w:date="2013-04-26T16:04:00Z">
        <w:r w:rsidR="00D00C4F">
          <w:t xml:space="preserve"> 4) </w:t>
        </w:r>
      </w:ins>
      <w:r w:rsidRPr="00A215B0">
        <w:t>protection</w:t>
      </w:r>
      <w:ins w:id="230" w:author="Mary" w:date="2013-04-26T16:04:00Z">
        <w:r w:rsidR="00D00C4F">
          <w:t>.</w:t>
        </w:r>
      </w:ins>
      <w:r w:rsidRPr="00A215B0">
        <w:t xml:space="preserve"> </w:t>
      </w:r>
      <w:del w:id="231" w:author="Mary" w:date="2013-04-26T16:04:00Z">
        <w:r w:rsidRPr="00A215B0" w:rsidDel="00D00C4F">
          <w:delText xml:space="preserve">were identified. </w:delText>
        </w:r>
      </w:del>
    </w:p>
    <w:p w:rsidR="007A0939" w:rsidRPr="00A215B0" w:rsidRDefault="007A0939" w:rsidP="007A0939">
      <w:pPr>
        <w:spacing w:line="360" w:lineRule="auto"/>
        <w:ind w:firstLine="720"/>
      </w:pPr>
      <w:r w:rsidRPr="00A215B0">
        <w:t xml:space="preserve">The level of fidelity for analysis was then determined and functions that were at too low of a level were eliminated.   One of the functions, for example, that was deemed to be relevant was “Manage Signatures.” </w:t>
      </w:r>
      <w:commentRangeStart w:id="232"/>
      <w:r w:rsidRPr="00A215B0">
        <w:t>However, specific signatures such as thermal, infrared and visual were removed as being too low to be relevant in this study.</w:t>
      </w:r>
      <w:commentRangeEnd w:id="232"/>
      <w:r w:rsidR="00D32CC7">
        <w:rPr>
          <w:rStyle w:val="CommentReference"/>
          <w:szCs w:val="20"/>
        </w:rPr>
        <w:commentReference w:id="232"/>
      </w:r>
      <w:r w:rsidRPr="00A215B0">
        <w:t xml:space="preserve"> This effort narrowed the list to 74 functions deemed to be relevant to the question at hand.  </w:t>
      </w:r>
    </w:p>
    <w:p w:rsidR="007A0939" w:rsidRDefault="007A0939" w:rsidP="007A0939">
      <w:pPr>
        <w:pStyle w:val="Default"/>
        <w:spacing w:line="360" w:lineRule="auto"/>
        <w:ind w:firstLine="720"/>
        <w:jc w:val="both"/>
        <w:rPr>
          <w:noProof/>
        </w:rPr>
      </w:pPr>
      <w:r w:rsidRPr="00A215B0">
        <w:lastRenderedPageBreak/>
        <w:t>The final step in pairing down the list was two-fold.  First, the specific areas of interest that have the greatest impact and differentiation on the combat system were identified by leveraging a report developed by the Program Manager (PM) Ground Combat Vehicle (GCV). PM-GCV developed the Whole Systems Trades Analysis Toolset (WSTAT).  WSTAT is a “decision support tool that integrates otherwise separate subsystem models into a holistic system view mapping critical design choices to consequences relevant to stakeholders</w:t>
      </w:r>
      <w:del w:id="233" w:author="Mary" w:date="2013-04-26T16:23:00Z">
        <w:r w:rsidRPr="00A215B0" w:rsidDel="00C02291">
          <w:delText>.</w:delText>
        </w:r>
      </w:del>
      <w:r w:rsidRPr="00A215B0">
        <w:t xml:space="preserve">” </w:t>
      </w:r>
      <w:r w:rsidRPr="00A215B0">
        <w:rPr>
          <w:noProof/>
        </w:rPr>
        <w:t xml:space="preserve"> (Davis</w:t>
      </w:r>
      <w:del w:id="234" w:author="Mary" w:date="2013-04-26T16:23:00Z">
        <w:r w:rsidRPr="00A215B0" w:rsidDel="00C02291">
          <w:rPr>
            <w:noProof/>
          </w:rPr>
          <w:delText>,</w:delText>
        </w:r>
      </w:del>
      <w:r w:rsidRPr="00A215B0">
        <w:rPr>
          <w:noProof/>
        </w:rPr>
        <w:t xml:space="preserve"> 2012</w:t>
      </w:r>
      <w:ins w:id="235" w:author="Mary" w:date="2013-04-26T16:23:00Z">
        <w:r w:rsidR="00C02291">
          <w:rPr>
            <w:noProof/>
          </w:rPr>
          <w:t>, XX</w:t>
        </w:r>
      </w:ins>
      <w:r w:rsidRPr="00A215B0">
        <w:rPr>
          <w:noProof/>
        </w:rPr>
        <w:t>)</w:t>
      </w:r>
      <w:ins w:id="236" w:author="Mary" w:date="2013-04-26T16:23:00Z">
        <w:r w:rsidR="00C02291">
          <w:rPr>
            <w:noProof/>
          </w:rPr>
          <w:t>.</w:t>
        </w:r>
      </w:ins>
      <w:r w:rsidRPr="00A215B0">
        <w:rPr>
          <w:noProof/>
        </w:rPr>
        <w:t xml:space="preserve">  This report provided a summary of system functions and specifically those that provided the most differentiation in performance between solution options.</w:t>
      </w:r>
      <w:r>
        <w:rPr>
          <w:noProof/>
        </w:rPr>
        <w:t xml:space="preserve">   </w:t>
      </w:r>
    </w:p>
    <w:p w:rsidR="007A0939" w:rsidRDefault="007A0939" w:rsidP="007A0939">
      <w:pPr>
        <w:pStyle w:val="Default"/>
        <w:spacing w:line="360" w:lineRule="auto"/>
        <w:ind w:firstLine="720"/>
        <w:jc w:val="both"/>
        <w:rPr>
          <w:noProof/>
        </w:rPr>
      </w:pPr>
      <w:r w:rsidRPr="00A215B0">
        <w:rPr>
          <w:noProof/>
        </w:rPr>
        <w:t xml:space="preserve">Next, the fidelity of the tool being </w:t>
      </w:r>
      <w:ins w:id="237" w:author="Mary" w:date="2013-04-26T16:23:00Z">
        <w:r w:rsidR="00C02291">
          <w:rPr>
            <w:noProof/>
          </w:rPr>
          <w:t>used</w:t>
        </w:r>
      </w:ins>
      <w:del w:id="238" w:author="Mary" w:date="2013-04-26T16:23:00Z">
        <w:r w:rsidRPr="00A215B0" w:rsidDel="00C02291">
          <w:rPr>
            <w:noProof/>
          </w:rPr>
          <w:delText>levereaged</w:delText>
        </w:r>
      </w:del>
      <w:r w:rsidRPr="00A215B0">
        <w:rPr>
          <w:noProof/>
        </w:rPr>
        <w:t xml:space="preserve">, MANA, was considered to identify which functions could be modeled and which ones </w:t>
      </w:r>
      <w:commentRangeStart w:id="239"/>
      <w:r w:rsidRPr="00A215B0">
        <w:rPr>
          <w:noProof/>
        </w:rPr>
        <w:t>w</w:t>
      </w:r>
      <w:del w:id="240" w:author="Mary" w:date="2013-04-26T16:25:00Z">
        <w:r w:rsidRPr="00A215B0" w:rsidDel="00F65AEA">
          <w:rPr>
            <w:noProof/>
          </w:rPr>
          <w:delText>h</w:delText>
        </w:r>
      </w:del>
      <w:r w:rsidRPr="00A215B0">
        <w:rPr>
          <w:noProof/>
        </w:rPr>
        <w:t>ere too low level</w:t>
      </w:r>
      <w:commentRangeEnd w:id="239"/>
      <w:r w:rsidR="00F65AEA">
        <w:rPr>
          <w:rStyle w:val="CommentReference"/>
          <w:rFonts w:eastAsia="Arial Unicode MS"/>
          <w:szCs w:val="20"/>
          <w:lang w:eastAsia="ko-KR"/>
        </w:rPr>
        <w:commentReference w:id="239"/>
      </w:r>
      <w:r w:rsidRPr="00A215B0">
        <w:rPr>
          <w:noProof/>
        </w:rPr>
        <w:t>.  Once again those elements were parsed from the parent list to leave the final set of 20 functions depicted in</w:t>
      </w:r>
      <w:r>
        <w:rPr>
          <w:noProof/>
        </w:rPr>
        <w:t xml:space="preserve"> </w:t>
      </w:r>
      <w:r w:rsidRPr="00BE754E">
        <w:rPr>
          <w:noProof/>
          <w:highlight w:val="yellow"/>
        </w:rPr>
        <w:t>Figure X</w:t>
      </w:r>
      <w:r w:rsidRPr="00A215B0">
        <w:rPr>
          <w:noProof/>
        </w:rPr>
        <w:t xml:space="preserve">.  This figures </w:t>
      </w:r>
      <w:r w:rsidR="002C532E" w:rsidRPr="002C532E">
        <w:rPr>
          <w:noProof/>
          <w:highlight w:val="yellow"/>
          <w:rPrChange w:id="241" w:author="localadmin" w:date="2013-04-26T07:39:00Z">
            <w:rPr>
              <w:noProof/>
            </w:rPr>
          </w:rPrChange>
        </w:rPr>
        <w:t>demosnstrates</w:t>
      </w:r>
      <w:r w:rsidRPr="00A215B0">
        <w:rPr>
          <w:noProof/>
        </w:rPr>
        <w:t xml:space="preserve"> the mapping of the functions back to the original stakeholder value</w:t>
      </w:r>
      <w:ins w:id="242" w:author="Mary" w:date="2013-04-26T16:26:00Z">
        <w:r w:rsidR="00F65AEA">
          <w:rPr>
            <w:noProof/>
          </w:rPr>
          <w:t>s</w:t>
        </w:r>
      </w:ins>
      <w:r w:rsidRPr="00A215B0">
        <w:rPr>
          <w:noProof/>
        </w:rPr>
        <w:t xml:space="preserve"> that w</w:t>
      </w:r>
      <w:ins w:id="243" w:author="Mary" w:date="2013-04-26T16:26:00Z">
        <w:r w:rsidR="00F65AEA">
          <w:rPr>
            <w:noProof/>
          </w:rPr>
          <w:t>ere</w:t>
        </w:r>
      </w:ins>
      <w:del w:id="244" w:author="Mary" w:date="2013-04-26T16:26:00Z">
        <w:r w:rsidRPr="00A215B0" w:rsidDel="00F65AEA">
          <w:rPr>
            <w:noProof/>
          </w:rPr>
          <w:delText>as</w:delText>
        </w:r>
      </w:del>
      <w:r w:rsidRPr="00A215B0">
        <w:rPr>
          <w:noProof/>
        </w:rPr>
        <w:t xml:space="preserve"> </w:t>
      </w:r>
      <w:commentRangeStart w:id="245"/>
      <w:r w:rsidRPr="00A215B0">
        <w:rPr>
          <w:noProof/>
        </w:rPr>
        <w:t>identified</w:t>
      </w:r>
      <w:commentRangeEnd w:id="245"/>
      <w:r w:rsidR="00F65AEA">
        <w:rPr>
          <w:rStyle w:val="CommentReference"/>
          <w:rFonts w:eastAsia="Arial Unicode MS"/>
          <w:szCs w:val="20"/>
          <w:lang w:eastAsia="ko-KR"/>
        </w:rPr>
        <w:commentReference w:id="245"/>
      </w:r>
      <w:r w:rsidRPr="00A215B0">
        <w:rPr>
          <w:noProof/>
        </w:rPr>
        <w:t>.</w:t>
      </w:r>
    </w:p>
    <w:p w:rsidR="007A0939" w:rsidRDefault="007A0939" w:rsidP="007A0939">
      <w:pPr>
        <w:pStyle w:val="Default"/>
        <w:spacing w:line="360" w:lineRule="auto"/>
        <w:rPr>
          <w:noProof/>
        </w:rPr>
      </w:pPr>
      <w:r>
        <w:rPr>
          <w:noProof/>
        </w:rPr>
        <w:drawing>
          <wp:inline distT="0" distB="0" distL="0" distR="0">
            <wp:extent cx="5486400" cy="3363709"/>
            <wp:effectExtent l="19050" t="19050" r="19050" b="27191"/>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486400" cy="3363709"/>
                    </a:xfrm>
                    <a:prstGeom prst="rect">
                      <a:avLst/>
                    </a:prstGeom>
                    <a:noFill/>
                    <a:ln w="9525">
                      <a:solidFill>
                        <a:schemeClr val="tx1"/>
                      </a:solidFill>
                      <a:miter lim="800000"/>
                      <a:headEnd/>
                      <a:tailEnd/>
                    </a:ln>
                  </pic:spPr>
                </pic:pic>
              </a:graphicData>
            </a:graphic>
          </wp:inline>
        </w:drawing>
      </w:r>
    </w:p>
    <w:p w:rsidR="007A0939" w:rsidRDefault="007A0939" w:rsidP="007A0939">
      <w:pPr>
        <w:spacing w:line="360" w:lineRule="auto"/>
        <w:ind w:firstLine="720"/>
        <w:jc w:val="center"/>
      </w:pPr>
      <w:r w:rsidRPr="007C33AB">
        <w:rPr>
          <w:highlight w:val="green"/>
        </w:rPr>
        <w:t>Stakeholder values mapped to functional capabilities</w:t>
      </w:r>
      <w:r>
        <w:t xml:space="preserve"> </w:t>
      </w:r>
      <w:r w:rsidRPr="007C33AB">
        <w:rPr>
          <w:highlight w:val="yellow"/>
        </w:rPr>
        <w:t xml:space="preserve">(WSTAT </w:t>
      </w:r>
      <w:commentRangeStart w:id="246"/>
      <w:commentRangeStart w:id="247"/>
      <w:r w:rsidRPr="007C33AB">
        <w:rPr>
          <w:highlight w:val="yellow"/>
        </w:rPr>
        <w:t>Report</w:t>
      </w:r>
      <w:commentRangeEnd w:id="246"/>
      <w:r w:rsidR="00135411">
        <w:rPr>
          <w:rStyle w:val="CommentReference"/>
          <w:szCs w:val="20"/>
        </w:rPr>
        <w:commentReference w:id="246"/>
      </w:r>
      <w:commentRangeEnd w:id="247"/>
      <w:r w:rsidR="00F65AEA">
        <w:rPr>
          <w:rStyle w:val="CommentReference"/>
          <w:szCs w:val="20"/>
        </w:rPr>
        <w:commentReference w:id="247"/>
      </w:r>
      <w:r w:rsidRPr="007C33AB">
        <w:rPr>
          <w:highlight w:val="yellow"/>
        </w:rPr>
        <w:t>)</w:t>
      </w:r>
    </w:p>
    <w:p w:rsidR="007A0939" w:rsidRDefault="007A0939" w:rsidP="007A0939">
      <w:pPr>
        <w:pStyle w:val="Default"/>
        <w:spacing w:line="360" w:lineRule="auto"/>
        <w:rPr>
          <w:noProof/>
        </w:rPr>
      </w:pPr>
    </w:p>
    <w:p w:rsidR="007A0939" w:rsidRDefault="007A0939" w:rsidP="00D66962">
      <w:pPr>
        <w:pStyle w:val="Normal-1"/>
        <w:rPr>
          <w:noProof/>
        </w:rPr>
      </w:pPr>
      <w:r w:rsidRPr="00A215B0">
        <w:rPr>
          <w:noProof/>
        </w:rPr>
        <w:lastRenderedPageBreak/>
        <w:t>The final 20 functions</w:t>
      </w:r>
      <w:r>
        <w:rPr>
          <w:noProof/>
        </w:rPr>
        <w:t xml:space="preserve"> were used to develop the functional hierarchy, identify the function to function relationships, the function to physical relationships and the physical hierarchy.  “[I]</w:t>
      </w:r>
      <w:r>
        <w:rPr>
          <w:sz w:val="23"/>
          <w:szCs w:val="23"/>
        </w:rPr>
        <w:t xml:space="preserve">n an SoS, it is important to identify the critical set of systems that affect the SoS capability objectives and understand their interrelationships.”  </w:t>
      </w:r>
      <w:r w:rsidRPr="00784255">
        <w:rPr>
          <w:noProof/>
          <w:sz w:val="23"/>
          <w:szCs w:val="23"/>
        </w:rPr>
        <w:t>(Office of the Deputy Under Secretary of Defense for Acquisition and Technology</w:t>
      </w:r>
      <w:del w:id="248" w:author="Mary" w:date="2013-04-26T16:27:00Z">
        <w:r w:rsidRPr="00784255" w:rsidDel="00F65AEA">
          <w:rPr>
            <w:noProof/>
            <w:sz w:val="23"/>
            <w:szCs w:val="23"/>
          </w:rPr>
          <w:delText>,</w:delText>
        </w:r>
      </w:del>
      <w:r w:rsidRPr="00784255">
        <w:rPr>
          <w:noProof/>
          <w:sz w:val="23"/>
          <w:szCs w:val="23"/>
        </w:rPr>
        <w:t xml:space="preserve"> 2008</w:t>
      </w:r>
      <w:ins w:id="249" w:author="Mary" w:date="2013-04-26T16:27:00Z">
        <w:r w:rsidR="00F65AEA">
          <w:rPr>
            <w:noProof/>
            <w:sz w:val="23"/>
            <w:szCs w:val="23"/>
          </w:rPr>
          <w:t>, XX</w:t>
        </w:r>
      </w:ins>
      <w:r w:rsidRPr="00784255">
        <w:rPr>
          <w:noProof/>
          <w:sz w:val="23"/>
          <w:szCs w:val="23"/>
        </w:rPr>
        <w:t>)</w:t>
      </w:r>
      <w:ins w:id="250" w:author="Mary" w:date="2013-04-26T16:27:00Z">
        <w:r w:rsidR="00F65AEA">
          <w:rPr>
            <w:noProof/>
            <w:sz w:val="23"/>
            <w:szCs w:val="23"/>
          </w:rPr>
          <w:t>.</w:t>
        </w:r>
      </w:ins>
      <w:r>
        <w:rPr>
          <w:sz w:val="23"/>
          <w:szCs w:val="23"/>
        </w:rPr>
        <w:t xml:space="preserve">  </w:t>
      </w:r>
      <w:r>
        <w:rPr>
          <w:noProof/>
        </w:rPr>
        <w:t xml:space="preserve">The function to function relationships provided insight to identify the dependencies between given system function that need to be managed and considered when working to achieve an overall capability.  The dependencies were created with the help of SMEs from the given system area, as well as those with operational experience.  </w:t>
      </w:r>
      <w:r w:rsidRPr="00784255">
        <w:rPr>
          <w:noProof/>
          <w:highlight w:val="yellow"/>
        </w:rPr>
        <w:t>F</w:t>
      </w:r>
      <w:commentRangeStart w:id="251"/>
      <w:r w:rsidRPr="00784255">
        <w:rPr>
          <w:noProof/>
          <w:highlight w:val="yellow"/>
        </w:rPr>
        <w:t>igure X</w:t>
      </w:r>
      <w:r>
        <w:rPr>
          <w:noProof/>
        </w:rPr>
        <w:t xml:space="preserve"> depicts those relationships.</w:t>
      </w:r>
      <w:commentRangeEnd w:id="251"/>
      <w:r w:rsidR="00135411">
        <w:rPr>
          <w:rStyle w:val="CommentReference"/>
          <w:szCs w:val="20"/>
        </w:rPr>
        <w:commentReference w:id="251"/>
      </w:r>
    </w:p>
    <w:p w:rsidR="007A0939" w:rsidRDefault="007A0939" w:rsidP="007A0939">
      <w:pPr>
        <w:pStyle w:val="Default"/>
        <w:keepNext/>
        <w:spacing w:line="360" w:lineRule="auto"/>
        <w:jc w:val="center"/>
      </w:pPr>
      <w:r>
        <w:rPr>
          <w:noProof/>
        </w:rPr>
        <w:lastRenderedPageBreak/>
        <w:drawing>
          <wp:inline distT="0" distB="0" distL="0" distR="0">
            <wp:extent cx="4800136" cy="4369981"/>
            <wp:effectExtent l="19050" t="19050" r="19514" b="11519"/>
            <wp:docPr id="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1862" cy="4389760"/>
                    </a:xfrm>
                    <a:prstGeom prst="rect">
                      <a:avLst/>
                    </a:prstGeom>
                    <a:noFill/>
                    <a:ln>
                      <a:solidFill>
                        <a:schemeClr val="tx1"/>
                      </a:solidFill>
                    </a:ln>
                  </pic:spPr>
                </pic:pic>
              </a:graphicData>
            </a:graphic>
          </wp:inline>
        </w:drawing>
      </w:r>
    </w:p>
    <w:p w:rsidR="007A0939" w:rsidRDefault="007A0939" w:rsidP="007A0939">
      <w:pPr>
        <w:pStyle w:val="Default"/>
        <w:keepNext/>
        <w:spacing w:line="360" w:lineRule="auto"/>
        <w:jc w:val="center"/>
      </w:pPr>
      <w:r w:rsidRPr="0010640F">
        <w:t>Function to function relationship matrix</w:t>
      </w:r>
      <w:r>
        <w:t xml:space="preserve"> </w:t>
      </w:r>
      <w:r w:rsidRPr="00D3747E">
        <w:rPr>
          <w:highlight w:val="yellow"/>
        </w:rPr>
        <w:t>[from NEED CITATION]</w:t>
      </w:r>
    </w:p>
    <w:p w:rsidR="007A0939" w:rsidRDefault="007A0939" w:rsidP="005A116D">
      <w:pPr>
        <w:pStyle w:val="Normal-1"/>
        <w:rPr>
          <w:noProof/>
        </w:rPr>
      </w:pPr>
      <w:r>
        <w:rPr>
          <w:noProof/>
        </w:rPr>
        <w:t>Given the prospect of the functionality on the left being improved, the relationship to the corresponding functionality was identified as either weak or strong and positive or negative.  This set the basis to identify the dependencies for the secondary and teriatry effects that an improvement or alteration would have on the overall SoS.  Although these initial dependencies have been identified, it is necessary that the specific equations for each of these correlations be deteremined.  That is recommended follow-on work.</w:t>
      </w:r>
    </w:p>
    <w:p w:rsidR="007A0939" w:rsidRDefault="007A0939" w:rsidP="005A116D">
      <w:pPr>
        <w:pStyle w:val="Normal-1"/>
      </w:pPr>
      <w:r>
        <w:t>Once the logical architecture had been laid out, the team was able to identify the key physical components of the SoS.  The physical hierarchy was developed from a SoS perspective, the team leveraged the required capabilities, system functions and mission scenario to derive the top level components.  Once the hierarchy was in place</w:t>
      </w:r>
      <w:ins w:id="252" w:author="Mary" w:date="2013-04-26T16:28:00Z">
        <w:r w:rsidR="00F65AEA">
          <w:t>,</w:t>
        </w:r>
      </w:ins>
      <w:r>
        <w:t xml:space="preserve"> a </w:t>
      </w:r>
      <w:r>
        <w:lastRenderedPageBreak/>
        <w:t xml:space="preserve">relationship matrix was created.  As shown in </w:t>
      </w:r>
      <w:r w:rsidRPr="000836D6">
        <w:rPr>
          <w:highlight w:val="yellow"/>
        </w:rPr>
        <w:t>Figure X</w:t>
      </w:r>
      <w:r>
        <w:t xml:space="preserve">, the matrix identified which components were utilized to satisfy the given function.  This allowed the team to analyze which components had the greatest </w:t>
      </w:r>
      <w:commentRangeStart w:id="253"/>
      <w:r>
        <w:t xml:space="preserve">breadth of impact </w:t>
      </w:r>
      <w:commentRangeEnd w:id="253"/>
      <w:r w:rsidR="00F65AEA">
        <w:rPr>
          <w:rStyle w:val="CommentReference"/>
          <w:szCs w:val="20"/>
        </w:rPr>
        <w:commentReference w:id="253"/>
      </w:r>
      <w:r>
        <w:t>on the functions.  Additionally, it allowed the team to prioritize the components for potential materiel changes, based upon functional impacts.</w:t>
      </w:r>
    </w:p>
    <w:p w:rsidR="007A0939" w:rsidRDefault="007A0939" w:rsidP="007A0939">
      <w:pPr>
        <w:keepNext/>
        <w:spacing w:line="360" w:lineRule="auto"/>
        <w:ind w:left="36" w:hanging="36"/>
        <w:jc w:val="center"/>
      </w:pPr>
      <w:commentRangeStart w:id="254"/>
      <w:r>
        <w:rPr>
          <w:noProof/>
          <w:lang w:eastAsia="en-US"/>
        </w:rPr>
        <w:drawing>
          <wp:inline distT="0" distB="0" distL="0" distR="0">
            <wp:extent cx="4635795" cy="3294501"/>
            <wp:effectExtent l="19050" t="19050" r="12405" b="20199"/>
            <wp:docPr id="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5817" cy="3308730"/>
                    </a:xfrm>
                    <a:prstGeom prst="rect">
                      <a:avLst/>
                    </a:prstGeom>
                    <a:noFill/>
                    <a:ln>
                      <a:solidFill>
                        <a:schemeClr val="tx1"/>
                      </a:solidFill>
                    </a:ln>
                  </pic:spPr>
                </pic:pic>
              </a:graphicData>
            </a:graphic>
          </wp:inline>
        </w:drawing>
      </w:r>
      <w:commentRangeEnd w:id="254"/>
      <w:r w:rsidR="00F65AEA">
        <w:rPr>
          <w:rStyle w:val="CommentReference"/>
          <w:szCs w:val="20"/>
        </w:rPr>
        <w:commentReference w:id="254"/>
      </w:r>
    </w:p>
    <w:p w:rsidR="007A0939" w:rsidRDefault="007A0939" w:rsidP="005A116D">
      <w:pPr>
        <w:pStyle w:val="Normal-1"/>
      </w:pPr>
      <w:r w:rsidRPr="0010640F">
        <w:t>Function to physical relati</w:t>
      </w:r>
      <w:r>
        <w:t xml:space="preserve">onship matrix </w:t>
      </w:r>
      <w:r w:rsidRPr="00D3747E">
        <w:rPr>
          <w:highlight w:val="yellow"/>
        </w:rPr>
        <w:t xml:space="preserve">[from NEED </w:t>
      </w:r>
      <w:commentRangeStart w:id="255"/>
      <w:r w:rsidRPr="00D3747E">
        <w:rPr>
          <w:highlight w:val="yellow"/>
        </w:rPr>
        <w:t>CITATION</w:t>
      </w:r>
      <w:commentRangeEnd w:id="255"/>
      <w:r w:rsidR="007D7F86">
        <w:rPr>
          <w:rStyle w:val="CommentReference"/>
          <w:szCs w:val="20"/>
        </w:rPr>
        <w:commentReference w:id="255"/>
      </w:r>
      <w:r w:rsidRPr="00D3747E">
        <w:rPr>
          <w:highlight w:val="yellow"/>
        </w:rPr>
        <w:t>]</w:t>
      </w:r>
    </w:p>
    <w:p w:rsidR="007A0939" w:rsidRDefault="007A0939" w:rsidP="005A116D">
      <w:pPr>
        <w:pStyle w:val="Normal-1"/>
      </w:pPr>
      <w:r>
        <w:t>By implementing this</w:t>
      </w:r>
      <w:r w:rsidRPr="000B5715">
        <w:t xml:space="preserve"> </w:t>
      </w:r>
      <w:r>
        <w:t>process</w:t>
      </w:r>
      <w:ins w:id="256" w:author="Mary" w:date="2013-04-26T16:29:00Z">
        <w:r w:rsidR="00F65AEA">
          <w:t>,</w:t>
        </w:r>
      </w:ins>
      <w:r w:rsidRPr="000B5715">
        <w:t xml:space="preserve"> the team </w:t>
      </w:r>
      <w:r>
        <w:t xml:space="preserve">was able </w:t>
      </w:r>
      <w:r w:rsidRPr="000B5715">
        <w:t>to loo</w:t>
      </w:r>
      <w:r>
        <w:t>k at a specific design aspect</w:t>
      </w:r>
      <w:r w:rsidRPr="000B5715">
        <w:t xml:space="preserve"> within a given system or system of systems and implement a change to see how the outcome rolls up to impact the overall </w:t>
      </w:r>
      <w:ins w:id="257" w:author="Mary" w:date="2013-04-26T16:30:00Z">
        <w:r w:rsidR="00F65AEA">
          <w:t>s</w:t>
        </w:r>
      </w:ins>
      <w:del w:id="258" w:author="Mary" w:date="2013-04-26T16:30:00Z">
        <w:r w:rsidRPr="000B5715" w:rsidDel="00F65AEA">
          <w:delText>S</w:delText>
        </w:r>
      </w:del>
      <w:r w:rsidRPr="000B5715">
        <w:t>urvivability MOEs of the unit.</w:t>
      </w:r>
    </w:p>
    <w:p w:rsidR="00B0657E" w:rsidRPr="00D868A3" w:rsidRDefault="002C532E" w:rsidP="00B0657E">
      <w:pPr>
        <w:pStyle w:val="Heading2"/>
        <w:rPr>
          <w:highlight w:val="yellow"/>
          <w:rPrChange w:id="259" w:author="localadmin" w:date="2013-04-26T07:47:00Z">
            <w:rPr/>
          </w:rPrChange>
        </w:rPr>
      </w:pPr>
      <w:bookmarkStart w:id="260" w:name="_Toc354660595"/>
      <w:bookmarkStart w:id="261" w:name="_Toc347323152"/>
      <w:r w:rsidRPr="002C532E">
        <w:rPr>
          <w:highlight w:val="yellow"/>
          <w:rPrChange w:id="262" w:author="localadmin" w:date="2013-04-26T07:47:00Z">
            <w:rPr/>
          </w:rPrChange>
        </w:rPr>
        <w:t>A.</w:t>
      </w:r>
      <w:r w:rsidRPr="002C532E">
        <w:rPr>
          <w:highlight w:val="yellow"/>
          <w:rPrChange w:id="263" w:author="localadmin" w:date="2013-04-26T07:47:00Z">
            <w:rPr/>
          </w:rPrChange>
        </w:rPr>
        <w:tab/>
        <w:t>Functional decomposition</w:t>
      </w:r>
      <w:bookmarkEnd w:id="260"/>
    </w:p>
    <w:p w:rsidR="00B0657E" w:rsidRPr="00D868A3" w:rsidRDefault="00B0657E" w:rsidP="005A116D">
      <w:pPr>
        <w:pStyle w:val="Normal-1"/>
        <w:rPr>
          <w:highlight w:val="yellow"/>
          <w:rPrChange w:id="264" w:author="localadmin" w:date="2013-04-26T07:47:00Z">
            <w:rPr/>
          </w:rPrChange>
        </w:rPr>
      </w:pPr>
    </w:p>
    <w:p w:rsidR="00B0657E" w:rsidRPr="00D868A3" w:rsidRDefault="00B0657E" w:rsidP="005A116D">
      <w:pPr>
        <w:pStyle w:val="Normal-1"/>
        <w:rPr>
          <w:highlight w:val="yellow"/>
          <w:rPrChange w:id="265" w:author="localadmin" w:date="2013-04-26T07:47:00Z">
            <w:rPr/>
          </w:rPrChange>
        </w:rPr>
      </w:pPr>
    </w:p>
    <w:p w:rsidR="00B0657E" w:rsidRPr="00D868A3" w:rsidRDefault="00B0657E" w:rsidP="005A116D">
      <w:pPr>
        <w:pStyle w:val="Normal-1"/>
        <w:rPr>
          <w:highlight w:val="yellow"/>
          <w:rPrChange w:id="266" w:author="localadmin" w:date="2013-04-26T07:47:00Z">
            <w:rPr/>
          </w:rPrChange>
        </w:rPr>
      </w:pPr>
    </w:p>
    <w:p w:rsidR="00B0657E" w:rsidRPr="000B5715" w:rsidRDefault="002C532E" w:rsidP="00B0657E">
      <w:pPr>
        <w:pStyle w:val="Heading2"/>
      </w:pPr>
      <w:bookmarkStart w:id="267" w:name="_Toc354660596"/>
      <w:r w:rsidRPr="002C532E">
        <w:rPr>
          <w:highlight w:val="yellow"/>
          <w:rPrChange w:id="268" w:author="localadmin" w:date="2013-04-26T07:47:00Z">
            <w:rPr/>
          </w:rPrChange>
        </w:rPr>
        <w:t>B.</w:t>
      </w:r>
      <w:r w:rsidRPr="002C532E">
        <w:rPr>
          <w:highlight w:val="yellow"/>
          <w:rPrChange w:id="269" w:author="localadmin" w:date="2013-04-26T07:47:00Z">
            <w:rPr/>
          </w:rPrChange>
        </w:rPr>
        <w:tab/>
        <w:t>Physical decomposition</w:t>
      </w:r>
      <w:bookmarkEnd w:id="267"/>
    </w:p>
    <w:p w:rsidR="00B0657E" w:rsidRDefault="00B0657E" w:rsidP="005A116D">
      <w:pPr>
        <w:pStyle w:val="Normal-1"/>
      </w:pPr>
    </w:p>
    <w:p w:rsidR="00FF2B51" w:rsidRPr="00A215B0" w:rsidRDefault="00101B38" w:rsidP="00101B38">
      <w:pPr>
        <w:pStyle w:val="Heading1"/>
      </w:pPr>
      <w:bookmarkStart w:id="270" w:name="_Toc354660597"/>
      <w:r w:rsidRPr="00A215B0">
        <w:lastRenderedPageBreak/>
        <w:t>V</w:t>
      </w:r>
      <w:r w:rsidR="00033491" w:rsidRPr="00A215B0">
        <w:t>.</w:t>
      </w:r>
      <w:r w:rsidR="006D6C57" w:rsidRPr="00A215B0">
        <w:tab/>
      </w:r>
      <w:r w:rsidR="00033491" w:rsidRPr="00A215B0">
        <w:t xml:space="preserve"> </w:t>
      </w:r>
      <w:r w:rsidR="00FF2B51" w:rsidRPr="00A215B0">
        <w:t>Systems Analysis</w:t>
      </w:r>
      <w:bookmarkEnd w:id="261"/>
      <w:bookmarkEnd w:id="270"/>
    </w:p>
    <w:p w:rsidR="007A0939" w:rsidRPr="00A215B0" w:rsidRDefault="007A0939" w:rsidP="007A0939">
      <w:pPr>
        <w:spacing w:line="360" w:lineRule="auto"/>
        <w:ind w:firstLine="720"/>
      </w:pPr>
      <w:bookmarkStart w:id="271" w:name="_Toc347323153"/>
      <w:r w:rsidRPr="00A215B0">
        <w:t>Once the functional and physical hierarchies were developed and correlated, the measures of success and the desired outcomes of the model, identified by the stakeholders, were used to derive the Technical Performance Measures (TPMs).  The model was focused on survivability in terms of lethality, situational awareness, mobility and protection.  Therefore, the metrics derived from the MOSs were in those four categories</w:t>
      </w:r>
      <w:ins w:id="272" w:author="Mary" w:date="2013-04-26T16:33:00Z">
        <w:r w:rsidR="00093D92">
          <w:t>,</w:t>
        </w:r>
      </w:ins>
      <w:r w:rsidRPr="00A215B0">
        <w:t xml:space="preserve"> along with identifying sustainment measures that are impacted by the functions.  These metrics are depicted in Figure X as part of the correlation matrix.</w:t>
      </w:r>
    </w:p>
    <w:p w:rsidR="007A0939" w:rsidRPr="00A215B0" w:rsidRDefault="007A0939" w:rsidP="007A0939">
      <w:pPr>
        <w:spacing w:line="360" w:lineRule="auto"/>
        <w:ind w:firstLine="720"/>
      </w:pPr>
      <w:r w:rsidRPr="00A215B0">
        <w:t xml:space="preserve">The functions were evaluated against the TPMs by assessing the impact that each metric has on the given function.  This evaluation was completed by utilizing input from former operators and SME judgment.   The former operators consisted </w:t>
      </w:r>
      <w:r w:rsidRPr="005474A2">
        <w:rPr>
          <w:highlight w:val="yellow"/>
        </w:rPr>
        <w:t xml:space="preserve">of a </w:t>
      </w:r>
      <w:ins w:id="273" w:author="Mary" w:date="2013-04-26T16:34:00Z">
        <w:r w:rsidR="00093D92">
          <w:rPr>
            <w:highlight w:val="yellow"/>
          </w:rPr>
          <w:t xml:space="preserve">member of </w:t>
        </w:r>
      </w:ins>
      <w:r w:rsidRPr="005474A2">
        <w:rPr>
          <w:highlight w:val="yellow"/>
        </w:rPr>
        <w:t xml:space="preserve">Navy and a Marine </w:t>
      </w:r>
      <w:r w:rsidRPr="00A215B0">
        <w:t>whom were able to provide insight from an operations view.  Additionally, SMEs in networks, survivability and mobility from TARDEC, ARDEC and Aberdeen provided input to the correlations identified in the matrix.</w:t>
      </w:r>
    </w:p>
    <w:p w:rsidR="007A0939" w:rsidRPr="00A215B0" w:rsidRDefault="007A0939" w:rsidP="007A0939">
      <w:pPr>
        <w:spacing w:line="360" w:lineRule="auto"/>
        <w:ind w:firstLine="720"/>
      </w:pPr>
      <w:r w:rsidRPr="00A215B0">
        <w:t xml:space="preserve">The matrix in </w:t>
      </w:r>
      <w:commentRangeStart w:id="274"/>
      <w:r w:rsidRPr="00A215B0">
        <w:t xml:space="preserve">Figure X </w:t>
      </w:r>
      <w:commentRangeEnd w:id="274"/>
      <w:r w:rsidR="004307E3">
        <w:rPr>
          <w:rStyle w:val="CommentReference"/>
          <w:szCs w:val="20"/>
        </w:rPr>
        <w:commentReference w:id="274"/>
      </w:r>
      <w:r w:rsidRPr="00A215B0">
        <w:t>is part of an analysis process used in the determination of materiel improvements and alternative configurations for achieving higher survivability outcomes.  This process will be discussed in greater detail in the model development and model execution components of the paper.</w:t>
      </w:r>
    </w:p>
    <w:p w:rsidR="007A0939" w:rsidRPr="007F4DD7" w:rsidRDefault="007A0939" w:rsidP="007A0939">
      <w:pPr>
        <w:spacing w:line="360" w:lineRule="auto"/>
        <w:rPr>
          <w:highlight w:val="green"/>
        </w:rPr>
      </w:pPr>
      <w:commentRangeStart w:id="275"/>
      <w:r>
        <w:rPr>
          <w:noProof/>
          <w:lang w:eastAsia="en-US"/>
        </w:rPr>
        <w:lastRenderedPageBreak/>
        <w:drawing>
          <wp:inline distT="0" distB="0" distL="0" distR="0">
            <wp:extent cx="5486400" cy="3316619"/>
            <wp:effectExtent l="19050" t="19050" r="19050" b="17131"/>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86400" cy="3316619"/>
                    </a:xfrm>
                    <a:prstGeom prst="rect">
                      <a:avLst/>
                    </a:prstGeom>
                    <a:noFill/>
                    <a:ln w="9525">
                      <a:solidFill>
                        <a:schemeClr val="tx1"/>
                      </a:solidFill>
                      <a:miter lim="800000"/>
                      <a:headEnd/>
                      <a:tailEnd/>
                    </a:ln>
                  </pic:spPr>
                </pic:pic>
              </a:graphicData>
            </a:graphic>
          </wp:inline>
        </w:drawing>
      </w:r>
      <w:commentRangeEnd w:id="275"/>
      <w:r w:rsidR="00093D92">
        <w:rPr>
          <w:rStyle w:val="CommentReference"/>
          <w:szCs w:val="20"/>
        </w:rPr>
        <w:commentReference w:id="275"/>
      </w:r>
    </w:p>
    <w:p w:rsidR="007A0939" w:rsidRDefault="007A0939" w:rsidP="007A0939">
      <w:pPr>
        <w:spacing w:line="360" w:lineRule="auto"/>
        <w:ind w:firstLine="720"/>
        <w:rPr>
          <w:highlight w:val="red"/>
        </w:rPr>
      </w:pPr>
    </w:p>
    <w:p w:rsidR="007A0939" w:rsidRPr="009D2696" w:rsidRDefault="007A0939" w:rsidP="005A116D">
      <w:pPr>
        <w:pStyle w:val="Normal-1"/>
        <w:rPr>
          <w:highlight w:val="red"/>
          <w:lang w:eastAsia="en-US"/>
        </w:rPr>
      </w:pPr>
      <w:commentRangeStart w:id="276"/>
      <w:r w:rsidRPr="00A215B0">
        <w:t>The identification of the TPMs was the first step in executing the Nearly Orthogonal Latin Hyper cubes evaluation</w:t>
      </w:r>
      <w:commentRangeEnd w:id="276"/>
      <w:r w:rsidR="00093D92">
        <w:rPr>
          <w:rStyle w:val="CommentReference"/>
          <w:szCs w:val="20"/>
        </w:rPr>
        <w:commentReference w:id="276"/>
      </w:r>
      <w:r w:rsidRPr="00A215B0">
        <w:t>.  “</w:t>
      </w:r>
      <w:r w:rsidRPr="00A215B0">
        <w:rPr>
          <w:lang w:eastAsia="en-US"/>
        </w:rPr>
        <w:t>Latin hypercube designs are geared for simultaneous study of p input factors. Whereas standard factorial designs limit each input factor to a small number of distinct values, Latin hypercube designs use di</w:t>
      </w:r>
      <w:r w:rsidRPr="00A215B0">
        <w:rPr>
          <w:rFonts w:eastAsia="TimesNRExpertMT"/>
          <w:lang w:eastAsia="en-US"/>
        </w:rPr>
        <w:t>ff</w:t>
      </w:r>
      <w:r w:rsidRPr="00A215B0">
        <w:rPr>
          <w:lang w:eastAsia="en-US"/>
        </w:rPr>
        <w:t xml:space="preserve">erent settings of each factor on each experimental run, with the settings spread out uniformly along each factor axis. Thus Latin hypercube designs achieve a very ‘uniform’ coverage of each </w:t>
      </w:r>
      <w:r w:rsidRPr="00D8635C">
        <w:rPr>
          <w:highlight w:val="red"/>
          <w:lang w:eastAsia="en-US"/>
        </w:rPr>
        <w:t>individual factor.”</w:t>
      </w:r>
      <w:r w:rsidR="009D2696">
        <w:rPr>
          <w:highlight w:val="red"/>
          <w:lang w:eastAsia="en-US"/>
        </w:rPr>
        <w:t xml:space="preserve"> </w:t>
      </w:r>
      <w:r w:rsidRPr="00177E9E">
        <w:rPr>
          <w:lang w:eastAsia="en-US"/>
        </w:rPr>
        <w:t>(</w:t>
      </w:r>
      <w:commentRangeStart w:id="277"/>
      <w:r w:rsidR="002C532E" w:rsidRPr="002C532E">
        <w:fldChar w:fldCharType="begin"/>
      </w:r>
      <w:r w:rsidR="00637FAE">
        <w:instrText xml:space="preserve"> HYPERLINK "http://www.personal.psu.edu/users/j/x/jxz203/lin/Lin_pub/2006_Biometrika.pdf" </w:instrText>
      </w:r>
      <w:r w:rsidR="002C532E" w:rsidRPr="002C532E">
        <w:fldChar w:fldCharType="separate"/>
      </w:r>
      <w:r w:rsidRPr="00177E9E">
        <w:rPr>
          <w:rStyle w:val="Hyperlink"/>
          <w:rFonts w:eastAsia="Times New Roman"/>
          <w:lang w:eastAsia="en-US"/>
        </w:rPr>
        <w:t>http://www.personal.psu.edu/users/j/x/jxz203/lin/Lin_pub/2006_Biometrika.pdf</w:t>
      </w:r>
      <w:r w:rsidR="002C532E">
        <w:rPr>
          <w:rStyle w:val="Hyperlink"/>
          <w:rFonts w:eastAsia="Times New Roman"/>
          <w:lang w:eastAsia="en-US"/>
        </w:rPr>
        <w:fldChar w:fldCharType="end"/>
      </w:r>
      <w:commentRangeEnd w:id="277"/>
      <w:r w:rsidR="00093D92">
        <w:rPr>
          <w:rStyle w:val="CommentReference"/>
          <w:szCs w:val="20"/>
        </w:rPr>
        <w:commentReference w:id="277"/>
      </w:r>
      <w:r w:rsidRPr="00177E9E">
        <w:rPr>
          <w:lang w:eastAsia="en-US"/>
        </w:rPr>
        <w:t>)</w:t>
      </w:r>
      <w:r w:rsidR="005A116D" w:rsidRPr="00177E9E">
        <w:rPr>
          <w:lang w:eastAsia="en-US"/>
        </w:rPr>
        <w:t xml:space="preserve"> </w:t>
      </w:r>
      <w:r w:rsidRPr="00A215B0">
        <w:rPr>
          <w:lang w:eastAsia="en-US"/>
        </w:rPr>
        <w:t xml:space="preserve">Therefore, the </w:t>
      </w:r>
      <w:commentRangeStart w:id="278"/>
      <w:r w:rsidRPr="00A215B0">
        <w:rPr>
          <w:lang w:eastAsia="en-US"/>
        </w:rPr>
        <w:t>NOLH</w:t>
      </w:r>
      <w:commentRangeEnd w:id="278"/>
      <w:r w:rsidR="00093D92">
        <w:rPr>
          <w:rStyle w:val="CommentReference"/>
          <w:szCs w:val="20"/>
        </w:rPr>
        <w:commentReference w:id="278"/>
      </w:r>
      <w:r w:rsidRPr="00A215B0">
        <w:rPr>
          <w:lang w:eastAsia="en-US"/>
        </w:rPr>
        <w:t xml:space="preserve"> approach was utilized as opposed to a standard design of experiments approach, due to the large number of variables being examined.  </w:t>
      </w:r>
      <w:commentRangeStart w:id="279"/>
      <w:r w:rsidRPr="00A215B0">
        <w:rPr>
          <w:lang w:eastAsia="en-US"/>
        </w:rPr>
        <w:t xml:space="preserve">JMP </w:t>
      </w:r>
      <w:commentRangeEnd w:id="279"/>
      <w:r w:rsidR="00093D92">
        <w:rPr>
          <w:rStyle w:val="CommentReference"/>
          <w:szCs w:val="20"/>
        </w:rPr>
        <w:commentReference w:id="279"/>
      </w:r>
      <w:r w:rsidRPr="00A215B0">
        <w:rPr>
          <w:lang w:eastAsia="en-US"/>
        </w:rPr>
        <w:t xml:space="preserve">was utilized to generate the NOLH for evaluation as well as evaluate the results.  A total of 11 factors were evaluated across the system of systems, varying different factors on different platforms around the baseline.  This provided insight into the operational outcome of a given set of varied factors in terms of the four responses; </w:t>
      </w:r>
      <w:ins w:id="280" w:author="Mary" w:date="2013-04-26T16:38:00Z">
        <w:r w:rsidR="00093D92">
          <w:rPr>
            <w:lang w:eastAsia="en-US"/>
          </w:rPr>
          <w:t>B</w:t>
        </w:r>
      </w:ins>
      <w:del w:id="281" w:author="Mary" w:date="2013-04-26T16:38:00Z">
        <w:r w:rsidRPr="00A215B0" w:rsidDel="00093D92">
          <w:rPr>
            <w:lang w:eastAsia="en-US"/>
          </w:rPr>
          <w:delText>b</w:delText>
        </w:r>
      </w:del>
      <w:r w:rsidRPr="00A215B0">
        <w:rPr>
          <w:lang w:eastAsia="en-US"/>
        </w:rPr>
        <w:t xml:space="preserve">lue </w:t>
      </w:r>
      <w:ins w:id="282" w:author="Mary" w:date="2013-04-26T16:38:00Z">
        <w:r w:rsidR="00093D92">
          <w:rPr>
            <w:lang w:eastAsia="en-US"/>
          </w:rPr>
          <w:t>F</w:t>
        </w:r>
      </w:ins>
      <w:del w:id="283" w:author="Mary" w:date="2013-04-26T16:38:00Z">
        <w:r w:rsidRPr="00A215B0" w:rsidDel="00093D92">
          <w:rPr>
            <w:lang w:eastAsia="en-US"/>
          </w:rPr>
          <w:delText>f</w:delText>
        </w:r>
      </w:del>
      <w:r w:rsidRPr="00A215B0">
        <w:rPr>
          <w:lang w:eastAsia="en-US"/>
        </w:rPr>
        <w:t xml:space="preserve">orces killed, vehicles killed, FER and mission success.  This data was then input back into JMP and regression </w:t>
      </w:r>
      <w:r w:rsidRPr="00A215B0">
        <w:rPr>
          <w:lang w:eastAsia="en-US"/>
        </w:rPr>
        <w:lastRenderedPageBreak/>
        <w:t xml:space="preserve">analysis was performed to identify which of the 11 factors had the greatest impact on the outcomes of survivability.  </w:t>
      </w:r>
    </w:p>
    <w:p w:rsidR="007A0939" w:rsidRPr="00A215B0" w:rsidRDefault="007A0939" w:rsidP="005A116D">
      <w:pPr>
        <w:pStyle w:val="Normal-1"/>
      </w:pPr>
      <w:r w:rsidRPr="00A215B0">
        <w:t xml:space="preserve">Where </w:t>
      </w:r>
      <w:ins w:id="284" w:author="Mary" w:date="2013-04-26T16:38:00Z">
        <w:r w:rsidR="00093D92">
          <w:t>P</w:t>
        </w:r>
      </w:ins>
      <w:del w:id="285" w:author="Mary" w:date="2013-04-26T16:38:00Z">
        <w:r w:rsidRPr="00A215B0" w:rsidDel="00093D92">
          <w:delText>p</w:delText>
        </w:r>
      </w:del>
      <w:r w:rsidRPr="00A215B0">
        <w:t xml:space="preserve">hases </w:t>
      </w:r>
      <w:ins w:id="286" w:author="Mary" w:date="2013-04-26T16:38:00Z">
        <w:r w:rsidR="00093D92">
          <w:t>O</w:t>
        </w:r>
      </w:ins>
      <w:del w:id="287" w:author="Mary" w:date="2013-04-26T16:38:00Z">
        <w:r w:rsidRPr="00A215B0" w:rsidDel="00093D92">
          <w:delText>o</w:delText>
        </w:r>
      </w:del>
      <w:r w:rsidRPr="00A215B0">
        <w:t xml:space="preserve">ne and </w:t>
      </w:r>
      <w:ins w:id="288" w:author="Mary" w:date="2013-04-26T16:38:00Z">
        <w:r w:rsidR="00093D92">
          <w:t>T</w:t>
        </w:r>
      </w:ins>
      <w:del w:id="289" w:author="Mary" w:date="2013-04-26T16:38:00Z">
        <w:r w:rsidRPr="00A215B0" w:rsidDel="00093D92">
          <w:delText>t</w:delText>
        </w:r>
      </w:del>
      <w:r w:rsidRPr="00A215B0">
        <w:t xml:space="preserve">wo defined the decisions to be made in the development of the methodology and example architectures, </w:t>
      </w:r>
      <w:ins w:id="290" w:author="Mary" w:date="2013-04-26T16:39:00Z">
        <w:r w:rsidR="00093D92">
          <w:t>P</w:t>
        </w:r>
      </w:ins>
      <w:del w:id="291" w:author="Mary" w:date="2013-04-26T16:39:00Z">
        <w:r w:rsidRPr="00A215B0" w:rsidDel="00093D92">
          <w:delText>p</w:delText>
        </w:r>
      </w:del>
      <w:r w:rsidRPr="00A215B0">
        <w:t xml:space="preserve">hase </w:t>
      </w:r>
      <w:ins w:id="292" w:author="Mary" w:date="2013-04-26T16:39:00Z">
        <w:r w:rsidR="00093D92">
          <w:t>T</w:t>
        </w:r>
      </w:ins>
      <w:del w:id="293" w:author="Mary" w:date="2013-04-26T16:39:00Z">
        <w:r w:rsidRPr="00A215B0" w:rsidDel="00093D92">
          <w:delText>t</w:delText>
        </w:r>
      </w:del>
      <w:r w:rsidRPr="00A215B0">
        <w:t xml:space="preserve">hree results provided insight into the variability in and range of operational effectiveness </w:t>
      </w:r>
      <w:r w:rsidR="007E79ED" w:rsidRPr="00A215B0">
        <w:t>achievable</w:t>
      </w:r>
      <w:r w:rsidRPr="00A215B0">
        <w:t xml:space="preserve">.  </w:t>
      </w:r>
      <w:r w:rsidRPr="00A215B0">
        <w:rPr>
          <w:lang w:eastAsia="en-US"/>
        </w:rPr>
        <w:t>The results of this analysis helped determine the d</w:t>
      </w:r>
      <w:r w:rsidRPr="00A215B0">
        <w:t>ifferent instantiated solutions that satisfy the functional and performance requirements to varying degrees with different trade off considerations which were substituted into and out of the models to stress the scenario’s baseline architecture.  Once those areas were identified</w:t>
      </w:r>
      <w:ins w:id="294" w:author="Mary" w:date="2013-04-26T16:39:00Z">
        <w:r w:rsidR="00093D92">
          <w:t>,</w:t>
        </w:r>
      </w:ins>
      <w:r w:rsidRPr="00A215B0">
        <w:t xml:space="preserve"> the team worked to gather data and identified specific alternate configurations, both materiel and non</w:t>
      </w:r>
      <w:r w:rsidR="009D2696">
        <w:t>-</w:t>
      </w:r>
      <w:r w:rsidRPr="00A215B0">
        <w:t>materiel, which further exercised those elements.  The specific secondary effects and tradeoffs, based upon configurations, were det</w:t>
      </w:r>
      <w:r w:rsidR="007E79ED">
        <w:t>ermined though the model-</w:t>
      </w:r>
      <w:r w:rsidRPr="00A215B0">
        <w:t>build and execution phases of the process.</w:t>
      </w:r>
    </w:p>
    <w:p w:rsidR="00FF2B51" w:rsidRPr="00177E9E" w:rsidRDefault="00101B38" w:rsidP="00101B38">
      <w:pPr>
        <w:pStyle w:val="Heading1"/>
      </w:pPr>
      <w:bookmarkStart w:id="295" w:name="_Toc354660598"/>
      <w:r w:rsidRPr="00177E9E">
        <w:lastRenderedPageBreak/>
        <w:t>VI.</w:t>
      </w:r>
      <w:r w:rsidR="00FF2B51" w:rsidRPr="00177E9E">
        <w:t xml:space="preserve"> </w:t>
      </w:r>
      <w:r w:rsidR="006D6C57" w:rsidRPr="00177E9E">
        <w:tab/>
      </w:r>
      <w:r w:rsidR="00FF2B51" w:rsidRPr="00177E9E">
        <w:t>Model Development</w:t>
      </w:r>
      <w:bookmarkEnd w:id="271"/>
      <w:bookmarkEnd w:id="295"/>
    </w:p>
    <w:p w:rsidR="007A0939" w:rsidRDefault="007A0939" w:rsidP="005A116D">
      <w:pPr>
        <w:pStyle w:val="Normal-1"/>
      </w:pPr>
      <w:bookmarkStart w:id="296" w:name="_Toc347323154"/>
      <w:r w:rsidRPr="00A215B0">
        <w:t>During this phase of the process</w:t>
      </w:r>
      <w:ins w:id="297" w:author="Mary" w:date="2013-04-26T16:39:00Z">
        <w:r w:rsidR="00093D92">
          <w:t>,</w:t>
        </w:r>
      </w:ins>
      <w:r w:rsidRPr="00A215B0">
        <w:t xml:space="preserve"> a culmination of the information and data determined from the initial phases </w:t>
      </w:r>
      <w:commentRangeStart w:id="298"/>
      <w:del w:id="299" w:author="Steve Mazza" w:date="2013-04-30T08:20:00Z">
        <w:r w:rsidRPr="00A215B0" w:rsidDel="00A63781">
          <w:delText>w</w:delText>
        </w:r>
      </w:del>
      <w:ins w:id="300" w:author="Mary" w:date="2013-04-26T16:39:00Z">
        <w:del w:id="301" w:author="Steve Mazza" w:date="2013-04-30T08:20:00Z">
          <w:r w:rsidR="00093D92" w:rsidDel="00A63781">
            <w:delText>ere</w:delText>
          </w:r>
        </w:del>
      </w:ins>
      <w:del w:id="302" w:author="Steve Mazza" w:date="2013-04-30T08:20:00Z">
        <w:r w:rsidRPr="00A215B0" w:rsidDel="00A63781">
          <w:delText>as</w:delText>
        </w:r>
      </w:del>
      <w:ins w:id="303" w:author="Steve Mazza" w:date="2013-04-30T08:20:00Z">
        <w:r w:rsidR="00A63781">
          <w:t>was</w:t>
        </w:r>
        <w:commentRangeEnd w:id="298"/>
        <w:r w:rsidR="00A63781">
          <w:rPr>
            <w:rStyle w:val="CommentReference"/>
            <w:szCs w:val="20"/>
          </w:rPr>
          <w:commentReference w:id="298"/>
        </w:r>
      </w:ins>
      <w:r w:rsidRPr="00A215B0">
        <w:t xml:space="preserve"> used to structure and build the models. The models utilized the capabilities, systems, functions, relationships, and variables of both enemy and friendly forces. The model analyzed a single company against enemy forces in the terrain defined by the operational scenario. Specifically, building the model was the integration of the individual elements previously identified.  The tools themselves were not physically integrated, but the data from each of them was tied together to create a process flow from requirements to functions to systems</w:t>
      </w:r>
      <w:ins w:id="304" w:author="Mary" w:date="2013-04-26T16:40:00Z">
        <w:r w:rsidR="00093D92">
          <w:t>;</w:t>
        </w:r>
      </w:ins>
      <w:r w:rsidRPr="00A215B0">
        <w:t xml:space="preserve"> </w:t>
      </w:r>
      <w:ins w:id="305" w:author="Mary" w:date="2013-04-26T16:40:00Z">
        <w:r w:rsidR="00093D92">
          <w:t xml:space="preserve">next, </w:t>
        </w:r>
      </w:ins>
      <w:del w:id="306" w:author="Mary" w:date="2013-04-26T16:40:00Z">
        <w:r w:rsidRPr="00A215B0" w:rsidDel="00093D92">
          <w:delText xml:space="preserve">and then identified </w:delText>
        </w:r>
      </w:del>
      <w:r w:rsidRPr="00A215B0">
        <w:t>the secondary effects and how those were to be implemented in the operational analysis</w:t>
      </w:r>
      <w:ins w:id="307" w:author="Mary" w:date="2013-04-26T16:40:00Z">
        <w:r w:rsidR="00093D92">
          <w:t xml:space="preserve"> were identified</w:t>
        </w:r>
      </w:ins>
      <w:r w:rsidRPr="00A215B0">
        <w:t>.</w:t>
      </w:r>
      <w:r>
        <w:t xml:space="preserve">  </w:t>
      </w:r>
      <w:r w:rsidRPr="006F45A1">
        <w:rPr>
          <w:highlight w:val="yellow"/>
        </w:rPr>
        <w:t>Figure X</w:t>
      </w:r>
      <w:r>
        <w:t xml:space="preserve"> </w:t>
      </w:r>
      <w:r w:rsidRPr="00A215B0">
        <w:t>depicts the high level steps carried out through the modeling process</w:t>
      </w:r>
      <w:ins w:id="308" w:author="Bill" w:date="2013-04-29T19:43:00Z">
        <w:r w:rsidR="004D10E8">
          <w:t xml:space="preserve"> as a subset of the </w:t>
        </w:r>
      </w:ins>
      <w:ins w:id="309" w:author="Bill" w:date="2013-04-29T19:44:00Z">
        <w:r w:rsidR="004D10E8">
          <w:t xml:space="preserve">overarching </w:t>
        </w:r>
      </w:ins>
      <w:ins w:id="310" w:author="Bill" w:date="2013-04-29T19:43:00Z">
        <w:r w:rsidR="004D10E8">
          <w:t>process</w:t>
        </w:r>
      </w:ins>
      <w:ins w:id="311" w:author="Bill" w:date="2013-04-29T19:44:00Z">
        <w:r w:rsidR="004D10E8">
          <w:t xml:space="preserve"> shown in</w:t>
        </w:r>
      </w:ins>
      <w:ins w:id="312" w:author="Bill" w:date="2013-04-29T19:43:00Z">
        <w:r w:rsidR="004D10E8">
          <w:t xml:space="preserve"> figure 2 </w:t>
        </w:r>
      </w:ins>
      <w:r w:rsidRPr="00A215B0">
        <w:t xml:space="preserve"> and the tools which were used to implement that process.  The development of the “Perform Analysis” step will be detailed explicitly in this section because the first two steps have been discussed at length previously.</w:t>
      </w:r>
    </w:p>
    <w:p w:rsidR="007A0939" w:rsidRDefault="007A0939" w:rsidP="004D10E8">
      <w:pPr>
        <w:spacing w:line="360" w:lineRule="auto"/>
        <w:jc w:val="center"/>
      </w:pPr>
      <w:r>
        <w:rPr>
          <w:noProof/>
          <w:lang w:eastAsia="en-US"/>
        </w:rPr>
        <w:drawing>
          <wp:inline distT="0" distB="0" distL="0" distR="0">
            <wp:extent cx="4935722" cy="3357673"/>
            <wp:effectExtent l="19050" t="19050" r="17278" b="14177"/>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941444" cy="3361566"/>
                    </a:xfrm>
                    <a:prstGeom prst="rect">
                      <a:avLst/>
                    </a:prstGeom>
                    <a:noFill/>
                    <a:ln w="9525">
                      <a:solidFill>
                        <a:schemeClr val="tx1"/>
                      </a:solidFill>
                      <a:miter lim="800000"/>
                      <a:headEnd/>
                      <a:tailEnd/>
                    </a:ln>
                  </pic:spPr>
                </pic:pic>
              </a:graphicData>
            </a:graphic>
          </wp:inline>
        </w:drawing>
      </w:r>
    </w:p>
    <w:p w:rsidR="007A0939" w:rsidRPr="003527EF" w:rsidRDefault="007A0939" w:rsidP="007A0939">
      <w:pPr>
        <w:spacing w:line="360" w:lineRule="auto"/>
        <w:ind w:firstLine="720"/>
        <w:jc w:val="center"/>
      </w:pPr>
      <w:commentRangeStart w:id="313"/>
      <w:r>
        <w:lastRenderedPageBreak/>
        <w:t xml:space="preserve">Top level integrated modeling process </w:t>
      </w:r>
      <w:commentRangeEnd w:id="313"/>
      <w:r w:rsidR="00FB7957">
        <w:rPr>
          <w:rStyle w:val="CommentReference"/>
          <w:szCs w:val="20"/>
        </w:rPr>
        <w:commentReference w:id="313"/>
      </w:r>
    </w:p>
    <w:p w:rsidR="007A0939" w:rsidRPr="005A116D" w:rsidRDefault="002C532E" w:rsidP="005A116D">
      <w:pPr>
        <w:pStyle w:val="Normal-1"/>
        <w:rPr>
          <w:highlight w:val="green"/>
        </w:rPr>
      </w:pPr>
      <w:r w:rsidRPr="002C532E">
        <w:rPr>
          <w:highlight w:val="yellow"/>
          <w:rPrChange w:id="314" w:author="localadmin" w:date="2013-04-26T07:49:00Z">
            <w:rPr/>
          </w:rPrChange>
        </w:rPr>
        <w:t>The required data had been developed and recorded and the necessary matrices had been developed in the initial phases of the process.</w:t>
      </w:r>
      <w:r w:rsidR="007A0939" w:rsidRPr="005A116D">
        <w:t xml:space="preserve">  The next step was to integrate all the pieces into a single process flow for a complete set of results.  Model integration consisted of bringing together two distinct elements of analysis.  The first step was the system analysis being done through the process outlined in </w:t>
      </w:r>
      <w:r w:rsidR="007A0939" w:rsidRPr="005A116D">
        <w:rPr>
          <w:highlight w:val="yellow"/>
        </w:rPr>
        <w:t>Figure X</w:t>
      </w:r>
      <w:r w:rsidR="007A0939" w:rsidRPr="005A116D">
        <w:t xml:space="preserve">.  This was done through the generation of the NOLH, execution of the NOLH in MANA, assessment of the MANA outputs in </w:t>
      </w:r>
      <w:ins w:id="315" w:author="Mary" w:date="2013-04-26T16:42:00Z">
        <w:r w:rsidR="00093D92">
          <w:t>E</w:t>
        </w:r>
      </w:ins>
      <w:del w:id="316" w:author="Mary" w:date="2013-04-26T16:42:00Z">
        <w:r w:rsidR="007A0939" w:rsidRPr="005A116D" w:rsidDel="00093D92">
          <w:delText>e</w:delText>
        </w:r>
      </w:del>
      <w:r w:rsidR="007A0939" w:rsidRPr="005A116D">
        <w:t xml:space="preserve">xcel, analyzing the results in MANA and determining the top level metrics to drive the configurations to improve the operational survivability.  </w:t>
      </w:r>
      <w:commentRangeStart w:id="317"/>
      <w:r w:rsidR="007A0939" w:rsidRPr="005A116D">
        <w:t>This has been laid out in the preceding sections</w:t>
      </w:r>
      <w:ins w:id="318" w:author="Mary" w:date="2013-04-26T16:42:00Z">
        <w:r w:rsidR="00093D92">
          <w:t>,</w:t>
        </w:r>
      </w:ins>
      <w:r w:rsidR="007A0939" w:rsidRPr="005A116D">
        <w:t xml:space="preserve"> proving the necessary results.</w:t>
      </w:r>
      <w:commentRangeEnd w:id="317"/>
      <w:r w:rsidR="00093D92">
        <w:rPr>
          <w:rStyle w:val="CommentReference"/>
          <w:szCs w:val="20"/>
        </w:rPr>
        <w:commentReference w:id="317"/>
      </w:r>
    </w:p>
    <w:p w:rsidR="007A0939" w:rsidRDefault="007A0939" w:rsidP="007A0939">
      <w:pPr>
        <w:spacing w:line="360" w:lineRule="auto"/>
        <w:rPr>
          <w:highlight w:val="green"/>
        </w:rPr>
      </w:pPr>
    </w:p>
    <w:p w:rsidR="007A0939" w:rsidRDefault="007A0939" w:rsidP="007A0939">
      <w:pPr>
        <w:spacing w:line="360" w:lineRule="auto"/>
        <w:rPr>
          <w:highlight w:val="green"/>
        </w:rPr>
      </w:pPr>
      <w:r>
        <w:rPr>
          <w:noProof/>
          <w:lang w:eastAsia="en-US"/>
        </w:rPr>
        <w:drawing>
          <wp:inline distT="0" distB="0" distL="0" distR="0">
            <wp:extent cx="5486400" cy="3311441"/>
            <wp:effectExtent l="19050" t="19050" r="19050" b="22309"/>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486400" cy="3311441"/>
                    </a:xfrm>
                    <a:prstGeom prst="rect">
                      <a:avLst/>
                    </a:prstGeom>
                    <a:noFill/>
                    <a:ln w="9525">
                      <a:solidFill>
                        <a:schemeClr val="tx1"/>
                      </a:solidFill>
                      <a:miter lim="800000"/>
                      <a:headEnd/>
                      <a:tailEnd/>
                    </a:ln>
                  </pic:spPr>
                </pic:pic>
              </a:graphicData>
            </a:graphic>
          </wp:inline>
        </w:drawing>
      </w:r>
    </w:p>
    <w:p w:rsidR="007A0939" w:rsidRPr="00A215B0" w:rsidRDefault="007A0939" w:rsidP="007A0939">
      <w:pPr>
        <w:spacing w:line="360" w:lineRule="auto"/>
        <w:jc w:val="center"/>
      </w:pPr>
      <w:r w:rsidRPr="00A215B0">
        <w:t>NOLH modeling process</w:t>
      </w:r>
    </w:p>
    <w:p w:rsidR="007A0939" w:rsidRPr="00A215B0" w:rsidRDefault="007A0939" w:rsidP="007A0939">
      <w:pPr>
        <w:spacing w:line="360" w:lineRule="auto"/>
      </w:pPr>
    </w:p>
    <w:p w:rsidR="007A0939" w:rsidRPr="000147F8" w:rsidRDefault="007A0939" w:rsidP="00D66962">
      <w:pPr>
        <w:pStyle w:val="Normal-1"/>
        <w:rPr>
          <w:highlight w:val="green"/>
        </w:rPr>
      </w:pPr>
      <w:r w:rsidRPr="00A215B0">
        <w:t xml:space="preserve">The second element was the system evaluation model.  This model utilized the outputs from the NOLH modeling to determine the best materiel changes to implement in the overall process.  This was carried out through the process seen in </w:t>
      </w:r>
      <w:r w:rsidRPr="00C85756">
        <w:rPr>
          <w:highlight w:val="yellow"/>
        </w:rPr>
        <w:t>Figure X</w:t>
      </w:r>
      <w:r w:rsidRPr="00A215B0">
        <w:t xml:space="preserve">.  The </w:t>
      </w:r>
      <w:r w:rsidRPr="00A215B0">
        <w:lastRenderedPageBreak/>
        <w:t xml:space="preserve">matrices were built with the desire to identify secondary effects as the primary goal of the system evaluation model.  It was determined that the implementation of a new technology or capability may improve the overall survivability, but the unforeseen integration concerns and secondary effects could prove to be detrimental to the overall unit.  Therefore, a major concern of the process was the relationships among the elements, such as function to metric, as well as between the elements, such as the ‘function to metric’ matrix to the ‘function to physical’ matrix.  Therefore, once the system capabilities had been utilized to derive the required system functions and the system functions had been utilized to derive the physical systems, all the correlations among the elements could be evaluated.  The execution of this process and model will be expanded upon in the Model Execution phase. </w:t>
      </w:r>
      <w:r w:rsidRPr="000147F8">
        <w:rPr>
          <w:highlight w:val="green"/>
        </w:rPr>
        <w:t xml:space="preserve"> </w:t>
      </w:r>
    </w:p>
    <w:p w:rsidR="007A0939" w:rsidRPr="000147F8" w:rsidRDefault="007A0939" w:rsidP="007A0939">
      <w:pPr>
        <w:spacing w:line="360" w:lineRule="auto"/>
        <w:rPr>
          <w:highlight w:val="green"/>
        </w:rPr>
      </w:pPr>
      <w:r w:rsidRPr="000147F8">
        <w:rPr>
          <w:noProof/>
          <w:highlight w:val="green"/>
          <w:lang w:eastAsia="en-US"/>
        </w:rPr>
        <w:drawing>
          <wp:inline distT="0" distB="0" distL="0" distR="0">
            <wp:extent cx="5339760" cy="3924906"/>
            <wp:effectExtent l="19050" t="19050" r="13290" b="18444"/>
            <wp:docPr id="16" name="Picture 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7" cstate="print"/>
                    <a:srcRect/>
                    <a:stretch>
                      <a:fillRect/>
                    </a:stretch>
                  </pic:blipFill>
                  <pic:spPr bwMode="auto">
                    <a:xfrm>
                      <a:off x="0" y="0"/>
                      <a:ext cx="5345923" cy="3929436"/>
                    </a:xfrm>
                    <a:prstGeom prst="rect">
                      <a:avLst/>
                    </a:prstGeom>
                    <a:noFill/>
                    <a:ln w="9525">
                      <a:solidFill>
                        <a:schemeClr val="tx1"/>
                      </a:solidFill>
                      <a:miter lim="800000"/>
                      <a:headEnd/>
                      <a:tailEnd/>
                    </a:ln>
                  </pic:spPr>
                </pic:pic>
              </a:graphicData>
            </a:graphic>
          </wp:inline>
        </w:drawing>
      </w:r>
    </w:p>
    <w:p w:rsidR="00D251C1" w:rsidRDefault="007A0939" w:rsidP="00D251C1">
      <w:pPr>
        <w:jc w:val="center"/>
      </w:pPr>
      <w:r w:rsidRPr="00A215B0">
        <w:t>System evaluation model</w:t>
      </w:r>
    </w:p>
    <w:p w:rsidR="00D251C1" w:rsidRDefault="00D251C1" w:rsidP="007A7EE1"/>
    <w:p w:rsidR="007A7EE1" w:rsidRPr="005156A8" w:rsidRDefault="007A7EE1" w:rsidP="007A7EE1">
      <w:pPr>
        <w:pStyle w:val="Heading2"/>
      </w:pPr>
      <w:bookmarkStart w:id="319" w:name="_Toc354660599"/>
      <w:r>
        <w:lastRenderedPageBreak/>
        <w:t>A</w:t>
      </w:r>
      <w:r w:rsidRPr="005156A8">
        <w:t>. Variables and Factors</w:t>
      </w:r>
      <w:bookmarkEnd w:id="319"/>
    </w:p>
    <w:p w:rsidR="007A7EE1" w:rsidRPr="005156A8" w:rsidRDefault="007A7EE1" w:rsidP="007A7EE1">
      <w:pPr>
        <w:pStyle w:val="Heading3"/>
      </w:pPr>
      <w:bookmarkStart w:id="320" w:name="_Toc354660600"/>
      <w:r>
        <w:t>1</w:t>
      </w:r>
      <w:r w:rsidRPr="005156A8">
        <w:t>. Variables of Interest</w:t>
      </w:r>
      <w:bookmarkEnd w:id="320"/>
    </w:p>
    <w:p w:rsidR="007A7EE1" w:rsidRDefault="007A7EE1" w:rsidP="005A116D">
      <w:pPr>
        <w:pStyle w:val="Normal-1"/>
      </w:pPr>
      <w:r>
        <w:t xml:space="preserve">The factors detailed previously were chosen because they fulfill the functions critical to the four main capabilities of interest; mobility, lethality, situational awareness, and protection.  Varying them allowed for the determination as to how they affected the survivability of the system and which one(s) had the greatest impact on the system. Further factors were initially considered, but were scaled down in an effort to limit the scope to the interdependencies and relationships that are directly impacted by the parameters previously identified. As stated earlier, secondary and tertiary effects of the interdependencies such as fuel economy, reliability, or sustainment were not investigated. </w:t>
      </w:r>
    </w:p>
    <w:p w:rsidR="007A7EE1" w:rsidRDefault="007A7EE1" w:rsidP="007A7EE1">
      <w:pPr>
        <w:pStyle w:val="Heading3"/>
      </w:pPr>
      <w:bookmarkStart w:id="321" w:name="_Toc354660601"/>
      <w:r>
        <w:t>2</w:t>
      </w:r>
      <w:r w:rsidRPr="005156A8">
        <w:t>. Inputs and Outputs</w:t>
      </w:r>
      <w:bookmarkEnd w:id="321"/>
    </w:p>
    <w:p w:rsidR="007A7EE1" w:rsidRDefault="007A7EE1" w:rsidP="00F47B8E">
      <w:pPr>
        <w:pStyle w:val="Normal-1"/>
      </w:pPr>
      <w:r>
        <w:t xml:space="preserve">When building the MANA models, there were a number </w:t>
      </w:r>
      <w:ins w:id="322" w:author="localadmin" w:date="2013-04-26T07:51:00Z">
        <w:r w:rsidR="0086687F">
          <w:t xml:space="preserve">of </w:t>
        </w:r>
      </w:ins>
      <w:r>
        <w:t>inputs that needed to be taken into consideration in order to ensure fidelity of the models. Listed below are the main areas of concern that needed to be addressed</w:t>
      </w:r>
      <w:ins w:id="323" w:author="Mary" w:date="2013-04-26T16:44:00Z">
        <w:r w:rsidR="00590820">
          <w:t>:</w:t>
        </w:r>
      </w:ins>
      <w:del w:id="324" w:author="Mary" w:date="2013-04-26T16:44:00Z">
        <w:r w:rsidDel="00590820">
          <w:delText>;</w:delText>
        </w:r>
      </w:del>
    </w:p>
    <w:p w:rsidR="00000000" w:rsidRDefault="007A7EE1">
      <w:pPr>
        <w:pStyle w:val="ListParagraph"/>
        <w:numPr>
          <w:ilvl w:val="0"/>
          <w:numId w:val="28"/>
        </w:numPr>
        <w:pPrChange w:id="325" w:author="Mary" w:date="2013-04-26T16:44:00Z">
          <w:pPr>
            <w:pStyle w:val="ListParagraph"/>
          </w:pPr>
        </w:pPrChange>
      </w:pPr>
      <w:r>
        <w:t>Agents (both platforms and infantry)</w:t>
      </w:r>
    </w:p>
    <w:p w:rsidR="00000000" w:rsidRDefault="007A7EE1">
      <w:pPr>
        <w:pStyle w:val="ListParagraph"/>
        <w:numPr>
          <w:ilvl w:val="0"/>
          <w:numId w:val="28"/>
        </w:numPr>
        <w:pPrChange w:id="326" w:author="Mary" w:date="2013-04-26T16:44:00Z">
          <w:pPr>
            <w:pStyle w:val="ListParagraph"/>
          </w:pPr>
        </w:pPrChange>
      </w:pPr>
      <w:r>
        <w:t>Agent Attributes</w:t>
      </w:r>
    </w:p>
    <w:p w:rsidR="00000000" w:rsidRDefault="007A7EE1">
      <w:pPr>
        <w:pStyle w:val="ListParagraph"/>
        <w:numPr>
          <w:ilvl w:val="0"/>
          <w:numId w:val="28"/>
        </w:numPr>
        <w:pPrChange w:id="327" w:author="Mary" w:date="2013-04-26T16:44:00Z">
          <w:pPr>
            <w:pStyle w:val="ListParagraph"/>
          </w:pPr>
        </w:pPrChange>
      </w:pPr>
      <w:r>
        <w:t>Operational Environment (terrain and elevation)</w:t>
      </w:r>
      <w:ins w:id="328" w:author="Mary" w:date="2013-04-26T16:44:00Z">
        <w:r w:rsidR="00590820">
          <w:t>.</w:t>
        </w:r>
      </w:ins>
    </w:p>
    <w:p w:rsidR="007A7EE1" w:rsidRDefault="007A7EE1" w:rsidP="00F47B8E">
      <w:pPr>
        <w:pStyle w:val="Normal-1"/>
      </w:pPr>
      <w:r>
        <w:t xml:space="preserve">Modifying these areas allowed for the customization of different operational scenarios which helped in the determination of both a factors’ significance and the significance of individual agents. Initial configurations predominately dealt with modifying the agent attributes of the </w:t>
      </w:r>
      <w:r w:rsidR="00177E9E">
        <w:t>baseline scenario provided by Major</w:t>
      </w:r>
      <w:r>
        <w:t xml:space="preserve"> Treml which yielded data that was used to determine factor significance. Later configurations modified the agents themselves</w:t>
      </w:r>
      <w:ins w:id="329" w:author="Mary" w:date="2013-04-26T16:44:00Z">
        <w:r w:rsidR="00590820">
          <w:t>,</w:t>
        </w:r>
      </w:ins>
      <w:r>
        <w:t xml:space="preserve"> which yielded data that was used to determine the significance of individual squad components. </w:t>
      </w:r>
    </w:p>
    <w:p w:rsidR="007A7EE1" w:rsidRDefault="007A7EE1" w:rsidP="00F47B8E">
      <w:pPr>
        <w:pStyle w:val="Normal-1"/>
      </w:pPr>
      <w:r>
        <w:t>In order to determine the effectiveness of a scenario configuration, there were a number of items outputted from MANA and used, they include</w:t>
      </w:r>
      <w:ins w:id="330" w:author="Mary" w:date="2013-04-26T16:45:00Z">
        <w:r w:rsidR="00590820">
          <w:t>:</w:t>
        </w:r>
      </w:ins>
      <w:del w:id="331" w:author="Mary" w:date="2013-04-26T16:45:00Z">
        <w:r w:rsidDel="00590820">
          <w:delText>;</w:delText>
        </w:r>
      </w:del>
    </w:p>
    <w:p w:rsidR="00000000" w:rsidRDefault="007A7EE1">
      <w:pPr>
        <w:pStyle w:val="ListParagraph"/>
        <w:numPr>
          <w:ilvl w:val="0"/>
          <w:numId w:val="29"/>
        </w:numPr>
        <w:pPrChange w:id="332" w:author="Mary" w:date="2013-04-26T16:45:00Z">
          <w:pPr>
            <w:pStyle w:val="ListParagraph"/>
          </w:pPr>
        </w:pPrChange>
      </w:pPr>
      <w:r>
        <w:t>Blue Force Vehicle Kills</w:t>
      </w:r>
    </w:p>
    <w:p w:rsidR="00000000" w:rsidRDefault="007A7EE1">
      <w:pPr>
        <w:pStyle w:val="ListParagraph"/>
        <w:numPr>
          <w:ilvl w:val="0"/>
          <w:numId w:val="29"/>
        </w:numPr>
        <w:pPrChange w:id="333" w:author="Mary" w:date="2013-04-26T16:45:00Z">
          <w:pPr>
            <w:pStyle w:val="ListParagraph"/>
          </w:pPr>
        </w:pPrChange>
      </w:pPr>
      <w:r>
        <w:t>Blue Force Kills</w:t>
      </w:r>
    </w:p>
    <w:p w:rsidR="00000000" w:rsidRDefault="007A7EE1">
      <w:pPr>
        <w:pStyle w:val="ListParagraph"/>
        <w:numPr>
          <w:ilvl w:val="0"/>
          <w:numId w:val="29"/>
        </w:numPr>
        <w:pPrChange w:id="334" w:author="Mary" w:date="2013-04-26T16:45:00Z">
          <w:pPr>
            <w:pStyle w:val="ListParagraph"/>
          </w:pPr>
        </w:pPrChange>
      </w:pPr>
      <w:r>
        <w:lastRenderedPageBreak/>
        <w:t>Force Exchange Ratio</w:t>
      </w:r>
    </w:p>
    <w:p w:rsidR="00000000" w:rsidRDefault="007A7EE1">
      <w:pPr>
        <w:pStyle w:val="ListParagraph"/>
        <w:numPr>
          <w:ilvl w:val="0"/>
          <w:numId w:val="29"/>
        </w:numPr>
        <w:pPrChange w:id="335" w:author="Mary" w:date="2013-04-26T16:45:00Z">
          <w:pPr>
            <w:pStyle w:val="ListParagraph"/>
          </w:pPr>
        </w:pPrChange>
      </w:pPr>
      <w:r>
        <w:t>Mission Success</w:t>
      </w:r>
      <w:ins w:id="336" w:author="Mary" w:date="2013-04-26T16:45:00Z">
        <w:r w:rsidR="00590820">
          <w:t>.</w:t>
        </w:r>
      </w:ins>
    </w:p>
    <w:p w:rsidR="007A7EE1" w:rsidRDefault="007A7EE1" w:rsidP="00F47B8E">
      <w:pPr>
        <w:pStyle w:val="Normal-1"/>
      </w:pPr>
      <w:r>
        <w:t xml:space="preserve">As stated in the MOE section, lower values for </w:t>
      </w:r>
      <w:ins w:id="337" w:author="Mary" w:date="2013-04-26T16:45:00Z">
        <w:r w:rsidR="00590820">
          <w:t>I</w:t>
        </w:r>
      </w:ins>
      <w:del w:id="338" w:author="Mary" w:date="2013-04-26T16:45:00Z">
        <w:r w:rsidDel="00590820">
          <w:delText>i</w:delText>
        </w:r>
      </w:del>
      <w:r>
        <w:t xml:space="preserve">tems 1-3 and a larger value for </w:t>
      </w:r>
      <w:ins w:id="339" w:author="Mary" w:date="2013-04-26T16:45:00Z">
        <w:r w:rsidR="00590820">
          <w:t>I</w:t>
        </w:r>
      </w:ins>
      <w:del w:id="340" w:author="Mary" w:date="2013-04-26T16:45:00Z">
        <w:r w:rsidDel="00590820">
          <w:delText>i</w:delText>
        </w:r>
      </w:del>
      <w:r>
        <w:t xml:space="preserve">tem 4 are considered ideal. The number of Blue Force Vehicle Kills and Blue Force Kills were each determined by averaging the values from the multiple simulation runs for each configuration and adding them together for an overall value. The Force Exchange Ratio was calculated in a similar manner in that both the Blue and Red </w:t>
      </w:r>
      <w:ins w:id="341" w:author="Mary" w:date="2013-04-26T16:45:00Z">
        <w:r w:rsidR="00590820">
          <w:t>F</w:t>
        </w:r>
      </w:ins>
      <w:del w:id="342" w:author="Mary" w:date="2013-04-26T16:45:00Z">
        <w:r w:rsidDel="00590820">
          <w:delText>f</w:delText>
        </w:r>
      </w:del>
      <w:r>
        <w:t xml:space="preserve">orce kills were calculated and then plugged into the </w:t>
      </w:r>
      <w:commentRangeStart w:id="343"/>
      <w:r>
        <w:t xml:space="preserve">equation detailed in the MOE </w:t>
      </w:r>
      <w:commentRangeEnd w:id="343"/>
      <w:r w:rsidR="00590820">
        <w:rPr>
          <w:rStyle w:val="CommentReference"/>
          <w:szCs w:val="20"/>
        </w:rPr>
        <w:commentReference w:id="343"/>
      </w:r>
      <w:r>
        <w:t xml:space="preserve">section for an overall value. Finally, mission success was determined by averaging the values from the multiple runs for each configuration as well. The data </w:t>
      </w:r>
      <w:commentRangeStart w:id="344"/>
      <w:r>
        <w:t xml:space="preserve">was manipulated </w:t>
      </w:r>
      <w:commentRangeEnd w:id="344"/>
      <w:r w:rsidR="00590820">
        <w:rPr>
          <w:rStyle w:val="CommentReference"/>
          <w:szCs w:val="20"/>
        </w:rPr>
        <w:commentReference w:id="344"/>
      </w:r>
      <w:r>
        <w:t xml:space="preserve">in this manner in order to get it ready for a regression analysis which will be discussed more in a later section. </w:t>
      </w:r>
    </w:p>
    <w:p w:rsidR="00FF2B51" w:rsidRPr="00177E9E" w:rsidRDefault="00101B38" w:rsidP="007A7EE1">
      <w:pPr>
        <w:pStyle w:val="Heading1"/>
      </w:pPr>
      <w:bookmarkStart w:id="345" w:name="_Toc354660602"/>
      <w:r w:rsidRPr="00177E9E">
        <w:lastRenderedPageBreak/>
        <w:t>VII.</w:t>
      </w:r>
      <w:r w:rsidR="00FF2B51" w:rsidRPr="00177E9E">
        <w:t xml:space="preserve"> </w:t>
      </w:r>
      <w:r w:rsidR="006D6C57" w:rsidRPr="00177E9E">
        <w:tab/>
      </w:r>
      <w:r w:rsidR="00FF2B51" w:rsidRPr="00177E9E">
        <w:t>Model Execution</w:t>
      </w:r>
      <w:bookmarkEnd w:id="296"/>
      <w:bookmarkEnd w:id="345"/>
    </w:p>
    <w:p w:rsidR="00FF2B51" w:rsidRPr="00177E9E" w:rsidRDefault="00FF2B51" w:rsidP="00F47B8E">
      <w:pPr>
        <w:pStyle w:val="Normal-1"/>
      </w:pPr>
      <w:r w:rsidRPr="00177E9E">
        <w:t xml:space="preserve">Finally, </w:t>
      </w:r>
      <w:ins w:id="346" w:author="Mary" w:date="2013-04-26T16:46:00Z">
        <w:r w:rsidR="00590820">
          <w:t>P</w:t>
        </w:r>
      </w:ins>
      <w:del w:id="347" w:author="Mary" w:date="2013-04-26T16:46:00Z">
        <w:r w:rsidRPr="00177E9E" w:rsidDel="00590820">
          <w:delText>p</w:delText>
        </w:r>
      </w:del>
      <w:r w:rsidRPr="00177E9E">
        <w:t xml:space="preserve">hase </w:t>
      </w:r>
      <w:ins w:id="348" w:author="Mary" w:date="2013-04-26T16:46:00Z">
        <w:r w:rsidR="00590820">
          <w:t>F</w:t>
        </w:r>
      </w:ins>
      <w:del w:id="349" w:author="Mary" w:date="2013-04-26T16:46:00Z">
        <w:r w:rsidRPr="00177E9E" w:rsidDel="00590820">
          <w:delText>f</w:delText>
        </w:r>
      </w:del>
      <w:r w:rsidRPr="00177E9E">
        <w:t xml:space="preserve">ive of this initial effort will be Model Execution.  This phase includes the actual running of the model, identification of </w:t>
      </w:r>
      <w:del w:id="350" w:author="localadmin" w:date="2013-04-26T07:52:00Z">
        <w:r w:rsidRPr="00177E9E" w:rsidDel="00E12E49">
          <w:delText xml:space="preserve">the </w:delText>
        </w:r>
      </w:del>
      <w:r w:rsidRPr="00177E9E">
        <w:t xml:space="preserve">a baseline and baseline results, and integrating system improvements and use case variations to evaluate the effects on the overall survivability of the unit.  This will allow the team to analyze what are the key areas of design and which system qualities </w:t>
      </w:r>
      <w:ins w:id="351" w:author="Mary" w:date="2013-04-26T18:54:00Z">
        <w:r w:rsidR="006F659C">
          <w:t>create the greatest impact on</w:t>
        </w:r>
      </w:ins>
      <w:commentRangeStart w:id="352"/>
      <w:del w:id="353" w:author="Mary" w:date="2013-04-26T18:54:00Z">
        <w:r w:rsidRPr="00177E9E" w:rsidDel="006F659C">
          <w:delText>attribute</w:delText>
        </w:r>
        <w:commentRangeEnd w:id="352"/>
        <w:r w:rsidR="006F659C" w:rsidDel="006F659C">
          <w:rPr>
            <w:rStyle w:val="CommentReference"/>
            <w:szCs w:val="20"/>
          </w:rPr>
          <w:commentReference w:id="352"/>
        </w:r>
        <w:r w:rsidRPr="00177E9E" w:rsidDel="006F659C">
          <w:delText xml:space="preserve"> most greatly to</w:delText>
        </w:r>
      </w:del>
      <w:r w:rsidRPr="00177E9E">
        <w:t xml:space="preserve"> the overall survivability of the unit, thereby providing the most likely trade space to work within.</w:t>
      </w:r>
    </w:p>
    <w:p w:rsidR="00FF2B51" w:rsidRPr="00177E9E" w:rsidRDefault="00FF2B51" w:rsidP="00F47B8E">
      <w:pPr>
        <w:pStyle w:val="Normal-1"/>
      </w:pPr>
      <w:r w:rsidRPr="00177E9E">
        <w:t>A model will be developed with a simulation program to analyze the mission survivability based upon the provided data.  This will allow for a baseline to be set for each of the scenarios, utilizing a common unit, and then alternative configurations will be introduced to identify the overall impact to survivability, force protection, operational success and cost.  This beta model will be utilized to deliver indications and trends, but not specific solutions or recommendations.</w:t>
      </w:r>
    </w:p>
    <w:p w:rsidR="00FF2B51" w:rsidRDefault="00FF2B51" w:rsidP="00F47B8E">
      <w:pPr>
        <w:pStyle w:val="Normal-1"/>
      </w:pPr>
      <w:r w:rsidRPr="00177E9E">
        <w:t xml:space="preserve">Finally, an </w:t>
      </w:r>
      <w:r w:rsidR="002C532E" w:rsidRPr="002C532E">
        <w:rPr>
          <w:highlight w:val="red"/>
          <w:rPrChange w:id="354" w:author="Bill" w:date="2013-04-29T19:47:00Z">
            <w:rPr/>
          </w:rPrChange>
        </w:rPr>
        <w:t>analysis of alternatives</w:t>
      </w:r>
      <w:r w:rsidRPr="00177E9E">
        <w:t xml:space="preserve"> will be completed to identify the current capabilities and tools that exist to implement this process for a more user friendly interface as well as to recommend the path forward for follow-on </w:t>
      </w:r>
      <w:commentRangeStart w:id="355"/>
      <w:r w:rsidRPr="00177E9E">
        <w:t>efforts</w:t>
      </w:r>
      <w:commentRangeEnd w:id="355"/>
      <w:r w:rsidR="006F659C">
        <w:rPr>
          <w:rStyle w:val="CommentReference"/>
          <w:szCs w:val="20"/>
        </w:rPr>
        <w:commentReference w:id="355"/>
      </w:r>
      <w:ins w:id="356" w:author="Mary" w:date="2013-04-26T18:55:00Z">
        <w:r w:rsidR="006F659C">
          <w:t>.</w:t>
        </w:r>
      </w:ins>
    </w:p>
    <w:p w:rsidR="001A4227" w:rsidRPr="00E00A02" w:rsidRDefault="00B0657E" w:rsidP="00B0657E">
      <w:pPr>
        <w:pStyle w:val="Heading2"/>
      </w:pPr>
      <w:bookmarkStart w:id="357" w:name="_Toc354660603"/>
      <w:r>
        <w:t>A</w:t>
      </w:r>
      <w:r w:rsidR="00E00A02" w:rsidRPr="00E00A02">
        <w:t>.</w:t>
      </w:r>
      <w:r w:rsidR="00E00A02" w:rsidRPr="00E00A02">
        <w:tab/>
      </w:r>
      <w:r w:rsidR="001A4227" w:rsidRPr="00E00A02">
        <w:t>Analysis</w:t>
      </w:r>
      <w:r w:rsidR="00CE6287">
        <w:t xml:space="preserve"> Tools</w:t>
      </w:r>
      <w:bookmarkEnd w:id="357"/>
    </w:p>
    <w:p w:rsidR="00AC5119" w:rsidRDefault="002C532E" w:rsidP="005A116D">
      <w:pPr>
        <w:pStyle w:val="Normal-1"/>
      </w:pPr>
      <w:r w:rsidRPr="00A63781">
        <w:t xml:space="preserve">Several tools were used in both the analysis of the data produced by the models and in the design of experiments. The nearly orthogonal Latin hypercube (NOLH) methodology was applied to reduce the number of comparisons required in order to obtain results while still maintaining statistical integrity. </w:t>
      </w:r>
      <w:sdt>
        <w:sdtPr>
          <w:rPr>
            <w:highlight w:val="lightGray"/>
          </w:rPr>
          <w:id w:val="-1416396728"/>
          <w:citation/>
        </w:sdtPr>
        <w:sdtContent>
          <w:r w:rsidRPr="002C532E">
            <w:rPr>
              <w:highlight w:val="lightGray"/>
              <w:rPrChange w:id="358" w:author="Mary" w:date="2013-04-26T18:58:00Z">
                <w:rPr/>
              </w:rPrChange>
            </w:rPr>
            <w:fldChar w:fldCharType="begin"/>
          </w:r>
          <w:r w:rsidRPr="002C532E">
            <w:rPr>
              <w:highlight w:val="lightGray"/>
              <w:rPrChange w:id="359" w:author="Mary" w:date="2013-04-26T18:58:00Z">
                <w:rPr/>
              </w:rPrChange>
            </w:rPr>
            <w:instrText xml:space="preserve"> CITATION Her08 \l 1033 </w:instrText>
          </w:r>
          <w:r w:rsidRPr="002C532E">
            <w:rPr>
              <w:highlight w:val="lightGray"/>
              <w:rPrChange w:id="360" w:author="Mary" w:date="2013-04-26T18:58:00Z">
                <w:rPr/>
              </w:rPrChange>
            </w:rPr>
            <w:fldChar w:fldCharType="separate"/>
          </w:r>
          <w:r w:rsidRPr="002C532E">
            <w:rPr>
              <w:noProof/>
              <w:highlight w:val="lightGray"/>
              <w:rPrChange w:id="361" w:author="Mary" w:date="2013-04-26T18:58:00Z">
                <w:rPr>
                  <w:noProof/>
                </w:rPr>
              </w:rPrChange>
            </w:rPr>
            <w:t>(Hernandez 2008)</w:t>
          </w:r>
          <w:r w:rsidRPr="002C532E">
            <w:rPr>
              <w:highlight w:val="lightGray"/>
              <w:rPrChange w:id="362" w:author="Mary" w:date="2013-04-26T18:58:00Z">
                <w:rPr/>
              </w:rPrChange>
            </w:rPr>
            <w:fldChar w:fldCharType="end"/>
          </w:r>
        </w:sdtContent>
      </w:sdt>
    </w:p>
    <w:p w:rsidR="00AC5119" w:rsidRDefault="00B6574E" w:rsidP="005A116D">
      <w:pPr>
        <w:pStyle w:val="Normal-1"/>
      </w:pPr>
      <w:r>
        <w:t>Statistical methodologies</w:t>
      </w:r>
      <w:r w:rsidR="002C204F">
        <w:t xml:space="preserve"> were</w:t>
      </w:r>
      <w:r>
        <w:t xml:space="preserve"> applied to the data in order to discern patterns. Specifically</w:t>
      </w:r>
      <w:r w:rsidR="0089259A">
        <w:t>,</w:t>
      </w:r>
      <w:r>
        <w:t xml:space="preserve"> SAS </w:t>
      </w:r>
      <w:r w:rsidR="00446D03">
        <w:t>Corporation’s</w:t>
      </w:r>
      <w:r>
        <w:t xml:space="preserve"> JMP software package was utilized </w:t>
      </w:r>
      <w:r w:rsidR="00B342FB">
        <w:t xml:space="preserve">for the statistical analysis. </w:t>
      </w:r>
      <w:r w:rsidR="0089259A">
        <w:t xml:space="preserve">According </w:t>
      </w:r>
      <w:r w:rsidR="00B342FB">
        <w:t xml:space="preserve">to the </w:t>
      </w:r>
      <w:r w:rsidR="0089259A">
        <w:t xml:space="preserve">SAS </w:t>
      </w:r>
      <w:r w:rsidR="00B342FB">
        <w:t>corporate website</w:t>
      </w:r>
      <w:r w:rsidR="006F659C">
        <w:t>,</w:t>
      </w:r>
      <w:r w:rsidR="00B342FB">
        <w:t xml:space="preserve"> </w:t>
      </w:r>
      <w:r w:rsidR="0089259A">
        <w:t xml:space="preserve">JMP </w:t>
      </w:r>
      <w:r w:rsidR="00B342FB">
        <w:t>is</w:t>
      </w:r>
      <w:r w:rsidR="002C204F">
        <w:t>,</w:t>
      </w:r>
      <w:r w:rsidR="00B342FB">
        <w:t xml:space="preserve"> “…</w:t>
      </w:r>
      <w:r w:rsidR="00AC5119">
        <w:t>desktop statistical discovery software from SAS built with sci</w:t>
      </w:r>
      <w:r w:rsidR="00D352E1">
        <w:t xml:space="preserve">entists and engineers in mind” </w:t>
      </w:r>
      <w:sdt>
        <w:sdtPr>
          <w:id w:val="-1999173054"/>
          <w:citation/>
        </w:sdtPr>
        <w:sdtContent>
          <w:r w:rsidR="002C532E">
            <w:fldChar w:fldCharType="begin"/>
          </w:r>
          <w:r w:rsidR="00D352E1">
            <w:instrText xml:space="preserve"> CITATION SAS13 \l 1033 </w:instrText>
          </w:r>
          <w:r w:rsidR="002C532E">
            <w:fldChar w:fldCharType="separate"/>
          </w:r>
          <w:r w:rsidR="00253EA9">
            <w:rPr>
              <w:noProof/>
            </w:rPr>
            <w:t>(SAS Institute Inc 2013)</w:t>
          </w:r>
          <w:r w:rsidR="002C532E">
            <w:fldChar w:fldCharType="end"/>
          </w:r>
        </w:sdtContent>
      </w:sdt>
      <w:r w:rsidR="006F659C">
        <w:t>.</w:t>
      </w:r>
      <w:r w:rsidR="00AB2C11">
        <w:rPr>
          <w:sz w:val="23"/>
          <w:szCs w:val="23"/>
        </w:rPr>
        <w:t xml:space="preserve"> Th</w:t>
      </w:r>
      <w:r w:rsidR="00B342FB">
        <w:t xml:space="preserve">e </w:t>
      </w:r>
      <w:r w:rsidR="00AC5119">
        <w:t xml:space="preserve">JMP </w:t>
      </w:r>
      <w:r w:rsidR="00B342FB">
        <w:t xml:space="preserve">software was used </w:t>
      </w:r>
      <w:r w:rsidR="00AC5119">
        <w:t xml:space="preserve">extensively to assist in the interpretation of the </w:t>
      </w:r>
      <w:r w:rsidR="00AC5119">
        <w:lastRenderedPageBreak/>
        <w:t xml:space="preserve">large amounts of data obtained as a result of our model runs.  </w:t>
      </w:r>
      <w:r w:rsidR="00B342FB">
        <w:t xml:space="preserve">The software's </w:t>
      </w:r>
      <w:r w:rsidR="00AC5119">
        <w:t>capabilities for exploratory data analysis</w:t>
      </w:r>
      <w:r w:rsidR="000C713E">
        <w:t>,</w:t>
      </w:r>
      <w:r w:rsidR="00AC5119">
        <w:t xml:space="preserve"> combined with similar capabilities for statistical modeling and predictive analytics</w:t>
      </w:r>
      <w:r w:rsidR="000C713E">
        <w:t>,</w:t>
      </w:r>
      <w:r w:rsidR="00B342FB">
        <w:t xml:space="preserve"> </w:t>
      </w:r>
      <w:r w:rsidR="000C713E">
        <w:t>were</w:t>
      </w:r>
      <w:r w:rsidR="00B342FB">
        <w:t xml:space="preserve"> </w:t>
      </w:r>
      <w:r w:rsidR="005F2A08">
        <w:t>used</w:t>
      </w:r>
      <w:r w:rsidR="005F2A08">
        <w:t xml:space="preserve"> </w:t>
      </w:r>
      <w:r w:rsidR="00B342FB">
        <w:t xml:space="preserve">to achieve a better understanding of the data. Several statistical methodologies </w:t>
      </w:r>
      <w:r w:rsidR="00AC5119">
        <w:t>help</w:t>
      </w:r>
      <w:r w:rsidR="000E450E">
        <w:t>ed us</w:t>
      </w:r>
      <w:r w:rsidR="00AC5119">
        <w:t xml:space="preserve"> identify the factors of greatest influence in our desired outcome.</w:t>
      </w:r>
      <w:r w:rsidR="00B342FB">
        <w:t xml:space="preserve"> </w:t>
      </w:r>
      <w:r w:rsidR="000C713E">
        <w:t xml:space="preserve">We used principle component analysis (a multivariate method), as well as </w:t>
      </w:r>
      <w:r w:rsidR="00AC5119">
        <w:t>categorical analysis, multivariate analysis of variance (Fit MANOVA), and the fit model platform.</w:t>
      </w:r>
    </w:p>
    <w:p w:rsidR="00AC5119" w:rsidRDefault="00AC5119" w:rsidP="005A116D">
      <w:pPr>
        <w:pStyle w:val="Normal-1"/>
      </w:pPr>
      <w:r>
        <w:t>Principal component analysis</w:t>
      </w:r>
      <w:r w:rsidR="00B342FB">
        <w:t xml:space="preserve"> provided the focus on the </w:t>
      </w:r>
      <w:r>
        <w:t>most important factors, those most affecting the outcome</w:t>
      </w:r>
      <w:r w:rsidR="00B342FB">
        <w:t>s</w:t>
      </w:r>
      <w:r>
        <w:t>.</w:t>
      </w:r>
      <w:r w:rsidR="00B342FB">
        <w:t xml:space="preserve"> The tool</w:t>
      </w:r>
      <w:r w:rsidR="005A73B9">
        <w:t xml:space="preserve"> </w:t>
      </w:r>
      <w:r>
        <w:t xml:space="preserve">simultaneously considers “a small number of independent linear combinations (principal components) of a set of variables that capture as much of the variability in the original variables as possible” </w:t>
      </w:r>
      <w:sdt>
        <w:sdtPr>
          <w:id w:val="-1185897491"/>
          <w:citation/>
        </w:sdtPr>
        <w:sdtContent>
          <w:r w:rsidR="002C532E" w:rsidRPr="00AF2D8F">
            <w:fldChar w:fldCharType="begin"/>
          </w:r>
          <w:r w:rsidR="00AF2D8F" w:rsidRPr="00AF2D8F">
            <w:instrText xml:space="preserve"> CITATION SAS131 \l 1033 </w:instrText>
          </w:r>
          <w:r w:rsidR="002C532E" w:rsidRPr="00AF2D8F">
            <w:fldChar w:fldCharType="separate"/>
          </w:r>
          <w:r w:rsidR="00253EA9">
            <w:rPr>
              <w:noProof/>
            </w:rPr>
            <w:t>(SAS Institute Inc. 2013)</w:t>
          </w:r>
          <w:r w:rsidR="002C532E" w:rsidRPr="00AF2D8F">
            <w:fldChar w:fldCharType="end"/>
          </w:r>
        </w:sdtContent>
      </w:sdt>
      <w:r w:rsidR="000C713E">
        <w:t>.</w:t>
      </w:r>
    </w:p>
    <w:p w:rsidR="00AC5119" w:rsidRDefault="005A73B9" w:rsidP="005A116D">
      <w:pPr>
        <w:pStyle w:val="Normal-1"/>
      </w:pPr>
      <w:r>
        <w:t>B</w:t>
      </w:r>
      <w:r w:rsidR="00B342FB">
        <w:t>ack of the envelope (BoE) calculations</w:t>
      </w:r>
      <w:r w:rsidR="000C713E">
        <w:t xml:space="preserve"> were conducted using</w:t>
      </w:r>
      <w:r>
        <w:t xml:space="preserve"> </w:t>
      </w:r>
      <w:r w:rsidR="00AC5119">
        <w:t>Microsoft</w:t>
      </w:r>
      <w:r w:rsidR="00B342FB">
        <w:t>’s</w:t>
      </w:r>
      <w:r w:rsidR="00AC5119">
        <w:t xml:space="preserve"> Excel for tabulating experimental model results, recording and distributing design of experiment (DoE) data, and</w:t>
      </w:r>
      <w:r w:rsidR="000C713E">
        <w:t xml:space="preserve"> were also used</w:t>
      </w:r>
      <w:r w:rsidR="00AC5119">
        <w:t xml:space="preserve"> for managing correlation matrices.  Easily integrated with</w:t>
      </w:r>
      <w:r w:rsidR="005707AB">
        <w:t xml:space="preserve"> the </w:t>
      </w:r>
      <w:r w:rsidR="00AC5119">
        <w:t>primary statistical analysis tool, JMP, Excel</w:t>
      </w:r>
      <w:r w:rsidR="005707AB">
        <w:t xml:space="preserve"> provided </w:t>
      </w:r>
      <w:r w:rsidR="00AC5119">
        <w:t>a distribution and collection point for</w:t>
      </w:r>
      <w:r w:rsidR="00C85AE5">
        <w:t xml:space="preserve"> both</w:t>
      </w:r>
      <w:r w:rsidR="00AC5119">
        <w:t xml:space="preserve"> DoE data </w:t>
      </w:r>
      <w:r w:rsidR="00C85AE5">
        <w:t>and</w:t>
      </w:r>
      <w:r w:rsidR="00AC5119">
        <w:t xml:space="preserve"> model results</w:t>
      </w:r>
      <w:r w:rsidR="0089259A">
        <w:t>,</w:t>
      </w:r>
      <w:r w:rsidR="00AC5119">
        <w:t xml:space="preserve"> allowing</w:t>
      </w:r>
      <w:r w:rsidR="005707AB">
        <w:t xml:space="preserve"> quick and easy </w:t>
      </w:r>
      <w:r w:rsidR="00AC5119">
        <w:t>tabulations</w:t>
      </w:r>
      <w:r w:rsidR="005707AB">
        <w:t xml:space="preserve"> of </w:t>
      </w:r>
      <w:r w:rsidR="00AC5119">
        <w:t>basic success and failure summaries.  It also had the benefit of being readily accessible</w:t>
      </w:r>
      <w:r w:rsidR="005707AB">
        <w:t xml:space="preserve"> and </w:t>
      </w:r>
      <w:r w:rsidR="00AC5119">
        <w:t>provided no additional burden to the learning curve.</w:t>
      </w:r>
    </w:p>
    <w:p w:rsidR="00AC5119" w:rsidRDefault="00AC5119" w:rsidP="005A116D">
      <w:pPr>
        <w:pStyle w:val="Normal-1"/>
      </w:pPr>
      <w:r>
        <w:t xml:space="preserve">Map Aware Non-uniform Automata (MANA) is an agent-based simulation tool capable of carrying out complex </w:t>
      </w:r>
      <w:r w:rsidR="005707AB">
        <w:t xml:space="preserve">experiments in compressed time. </w:t>
      </w:r>
      <w:r>
        <w:t>The Operations Analysis group at Defence Technology Agency in New Zealand developed it as a flexible platform for quickly and easily modeling complex behavior among autonomous agents</w:t>
      </w:r>
      <w:r w:rsidR="005707AB">
        <w:t xml:space="preserve"> </w:t>
      </w:r>
      <w:sdt>
        <w:sdtPr>
          <w:id w:val="-715887950"/>
          <w:citation/>
        </w:sdtPr>
        <w:sdtContent>
          <w:r w:rsidR="002C532E">
            <w:fldChar w:fldCharType="begin"/>
          </w:r>
          <w:r w:rsidR="005A73B9">
            <w:instrText xml:space="preserve"> CITATION McI07 \l 1033 </w:instrText>
          </w:r>
          <w:r w:rsidR="002C532E">
            <w:fldChar w:fldCharType="separate"/>
          </w:r>
          <w:r w:rsidR="00253EA9">
            <w:rPr>
              <w:noProof/>
            </w:rPr>
            <w:t>(McIntosh, et al. 2007)</w:t>
          </w:r>
          <w:r w:rsidR="002C532E">
            <w:fldChar w:fldCharType="end"/>
          </w:r>
        </w:sdtContent>
      </w:sdt>
      <w:r w:rsidR="000C713E">
        <w:t>.</w:t>
      </w:r>
      <w:r w:rsidR="005A73B9">
        <w:t xml:space="preserve"> </w:t>
      </w:r>
      <w:r>
        <w:t>This type of modeling is particularly well suited to capturing the behavior, interaction, and performance of military vehicles and warfighters in simulated combat.</w:t>
      </w:r>
      <w:r w:rsidR="005707AB" w:rsidRPr="005707AB">
        <w:rPr>
          <w:highlight w:val="yellow"/>
        </w:rPr>
        <w:t xml:space="preserve"> [NEED CITATION]</w:t>
      </w:r>
      <w:r w:rsidR="005707AB">
        <w:t xml:space="preserve"> </w:t>
      </w:r>
      <w:r>
        <w:t>Parameters for each agent, in this case</w:t>
      </w:r>
      <w:r w:rsidR="000C713E">
        <w:t>,</w:t>
      </w:r>
      <w:r>
        <w:t xml:space="preserve"> individual </w:t>
      </w:r>
      <w:r w:rsidR="005707AB">
        <w:t xml:space="preserve">vehicle </w:t>
      </w:r>
      <w:r>
        <w:t>platforms</w:t>
      </w:r>
      <w:r w:rsidR="0089259A">
        <w:t xml:space="preserve"> and infantry</w:t>
      </w:r>
      <w:r>
        <w:t>, can be adjusted and the outcome measured for changes in effectiveness.  For example, the maximum effective range for a primary weapon on</w:t>
      </w:r>
      <w:r w:rsidR="00D3747E">
        <w:t xml:space="preserve"> a main battle tank </w:t>
      </w:r>
      <w:r w:rsidR="005707AB">
        <w:t xml:space="preserve">(MBT) </w:t>
      </w:r>
      <w:r>
        <w:t xml:space="preserve">can be adjusted and the results recorded.  This allowed us to </w:t>
      </w:r>
      <w:r>
        <w:lastRenderedPageBreak/>
        <w:t xml:space="preserve">make many such adjustments over multiple runs to determine the most critical parameters to squad success.  </w:t>
      </w:r>
    </w:p>
    <w:p w:rsidR="00AC5119" w:rsidRDefault="00AC5119" w:rsidP="005A116D">
      <w:pPr>
        <w:pStyle w:val="Normal-1"/>
      </w:pPr>
      <w:r>
        <w:t>Agent-based modeling is a distinctly different approach to traditional centralized modeling</w:t>
      </w:r>
      <w:r w:rsidR="008E0494">
        <w:t xml:space="preserve"> </w:t>
      </w:r>
      <w:sdt>
        <w:sdtPr>
          <w:id w:val="-1779567768"/>
          <w:citation/>
        </w:sdtPr>
        <w:sdtContent>
          <w:r w:rsidR="002C532E">
            <w:fldChar w:fldCharType="begin"/>
          </w:r>
          <w:r w:rsidR="008E0494">
            <w:instrText xml:space="preserve"> CITATION McI07 \l 1033 </w:instrText>
          </w:r>
          <w:r w:rsidR="002C532E">
            <w:fldChar w:fldCharType="separate"/>
          </w:r>
          <w:r w:rsidR="00253EA9">
            <w:rPr>
              <w:noProof/>
            </w:rPr>
            <w:t>(McIntosh, et al. 2007)</w:t>
          </w:r>
          <w:r w:rsidR="002C532E">
            <w:fldChar w:fldCharType="end"/>
          </w:r>
        </w:sdtContent>
      </w:sdt>
      <w:r w:rsidR="000C713E">
        <w:t>.</w:t>
      </w:r>
      <w:r w:rsidR="008E0494">
        <w:t xml:space="preserve"> </w:t>
      </w:r>
      <w:r w:rsidR="005707AB">
        <w:t>T</w:t>
      </w:r>
      <w:r>
        <w:t>raditional modeling</w:t>
      </w:r>
      <w:r w:rsidR="005707AB">
        <w:t xml:space="preserve"> methodologies rely on a</w:t>
      </w:r>
      <w:r>
        <w:t xml:space="preserve"> central engine</w:t>
      </w:r>
      <w:r w:rsidR="005707AB">
        <w:t xml:space="preserve"> which</w:t>
      </w:r>
      <w:r>
        <w:t xml:space="preserve"> continually calculates and determines the behaviors, actions, and effects </w:t>
      </w:r>
      <w:r w:rsidR="00C85AE5">
        <w:t xml:space="preserve">for </w:t>
      </w:r>
      <w:r w:rsidR="007B63BE">
        <w:t>every</w:t>
      </w:r>
      <w:r>
        <w:t xml:space="preserve"> constituent model piec</w:t>
      </w:r>
      <w:r w:rsidR="007B63BE">
        <w:t>e</w:t>
      </w:r>
      <w:r>
        <w:t>, simultaneously.</w:t>
      </w:r>
      <w:r w:rsidR="005707AB" w:rsidRPr="005707AB">
        <w:rPr>
          <w:highlight w:val="yellow"/>
        </w:rPr>
        <w:t xml:space="preserve"> [NEED CITATION]</w:t>
      </w:r>
      <w:r w:rsidR="005707AB">
        <w:t xml:space="preserve"> </w:t>
      </w:r>
      <w:r>
        <w:t xml:space="preserve">  In agent-based modeling, the disposition and capabilities of individual model actors (automata) is determined in advance and the actions influenced by the disposition and enabled through the capabilities is calculated and carried out by each actor.</w:t>
      </w:r>
      <w:r w:rsidR="005707AB" w:rsidRPr="005707AB">
        <w:rPr>
          <w:highlight w:val="yellow"/>
        </w:rPr>
        <w:t xml:space="preserve"> [NEED CITATION]</w:t>
      </w:r>
      <w:r w:rsidR="005707AB">
        <w:t xml:space="preserve"> </w:t>
      </w:r>
      <w:r>
        <w:t xml:space="preserve">  In this way, MANA very accurately represents the type of system of systems that we are modeling.</w:t>
      </w:r>
    </w:p>
    <w:p w:rsidR="00C94135" w:rsidRDefault="00AC5119" w:rsidP="007E79ED">
      <w:pPr>
        <w:pStyle w:val="Normal-1"/>
      </w:pPr>
      <w:r>
        <w:t>MANA allows multiple runs to be set up and data to be captured, providing the basis for our statistical analysis in JMP.  The resultant comma separated value (CSV) files were imported into Microsoft Excel, cleaned up, and some additional calc</w:t>
      </w:r>
      <w:r w:rsidR="00177E9E">
        <w:t>ulations were performed (e.g., F</w:t>
      </w:r>
      <w:r>
        <w:t xml:space="preserve">orce </w:t>
      </w:r>
      <w:r w:rsidR="00177E9E">
        <w:t>Exchange Ratio - FER</w:t>
      </w:r>
      <w:r>
        <w:t xml:space="preserve">).  The cleaned up data was then </w:t>
      </w:r>
    </w:p>
    <w:p w:rsidR="00C94135" w:rsidRDefault="00C94135" w:rsidP="00C94135">
      <w:pPr>
        <w:pStyle w:val="2ndOrderPara"/>
      </w:pPr>
    </w:p>
    <w:p w:rsidR="008121DF" w:rsidRPr="008121DF" w:rsidRDefault="007E79ED" w:rsidP="002A0480">
      <w:pPr>
        <w:pStyle w:val="Heading2"/>
      </w:pPr>
      <w:bookmarkStart w:id="363" w:name="_Toc354660610"/>
      <w:bookmarkStart w:id="364" w:name="_Toc353053007"/>
      <w:r>
        <w:t>B</w:t>
      </w:r>
      <w:r w:rsidR="008121DF" w:rsidRPr="008121DF">
        <w:t>.</w:t>
      </w:r>
      <w:r w:rsidR="008121DF" w:rsidRPr="008121DF">
        <w:tab/>
        <w:t>Simulations</w:t>
      </w:r>
      <w:bookmarkEnd w:id="363"/>
      <w:r w:rsidR="008121DF" w:rsidRPr="008121DF">
        <w:t xml:space="preserve"> </w:t>
      </w:r>
      <w:bookmarkEnd w:id="364"/>
    </w:p>
    <w:p w:rsidR="008121DF" w:rsidRPr="008121DF" w:rsidRDefault="008121DF" w:rsidP="00F47B8E">
      <w:pPr>
        <w:pStyle w:val="Normal-1"/>
      </w:pPr>
      <w:r w:rsidRPr="008121DF">
        <w:t>The Department of Defense (DoD) defines modeling and simulation (M&amp;S) as the use of models, including emulators, prototypes, simulators, and stimulators, either statically or over time, to develop data as a basis for making managerial or technical decisions</w:t>
      </w:r>
      <w:ins w:id="365" w:author="Mary" w:date="2013-04-26T19:12:00Z">
        <w:r w:rsidR="00874CAD">
          <w:t xml:space="preserve"> (</w:t>
        </w:r>
        <w:r w:rsidR="002C532E" w:rsidRPr="002C532E">
          <w:rPr>
            <w:i/>
            <w:rPrChange w:id="366" w:author="Mary" w:date="2013-04-26T19:13:00Z">
              <w:rPr/>
            </w:rPrChange>
          </w:rPr>
          <w:t>DOD 5000.59-M</w:t>
        </w:r>
      </w:ins>
      <w:ins w:id="367" w:author="Mary" w:date="2013-04-26T19:13:00Z">
        <w:r w:rsidR="00874CAD">
          <w:rPr>
            <w:i/>
          </w:rPr>
          <w:t xml:space="preserve"> </w:t>
        </w:r>
        <w:r w:rsidR="00874CAD">
          <w:t>1998)</w:t>
        </w:r>
      </w:ins>
      <w:r w:rsidRPr="008121DF">
        <w:t xml:space="preserve"> </w:t>
      </w:r>
      <w:commentRangeStart w:id="368"/>
      <w:sdt>
        <w:sdtPr>
          <w:id w:val="17243462"/>
          <w:citation/>
        </w:sdtPr>
        <w:sdtContent>
          <w:r w:rsidR="002C532E" w:rsidRPr="008121DF">
            <w:fldChar w:fldCharType="begin"/>
          </w:r>
          <w:r w:rsidRPr="008121DF">
            <w:instrText xml:space="preserve"> CITATION Def98 \l 1033 </w:instrText>
          </w:r>
          <w:r w:rsidR="002C532E" w:rsidRPr="008121DF">
            <w:fldChar w:fldCharType="separate"/>
          </w:r>
          <w:r w:rsidR="00253EA9">
            <w:rPr>
              <w:noProof/>
            </w:rPr>
            <w:t>(Defense 1998)</w:t>
          </w:r>
          <w:r w:rsidR="002C532E" w:rsidRPr="008121DF">
            <w:rPr>
              <w:noProof/>
            </w:rPr>
            <w:fldChar w:fldCharType="end"/>
          </w:r>
        </w:sdtContent>
      </w:sdt>
      <w:r w:rsidRPr="008121DF">
        <w:t xml:space="preserve">.  </w:t>
      </w:r>
      <w:commentRangeEnd w:id="368"/>
      <w:r w:rsidR="00874CAD">
        <w:rPr>
          <w:rStyle w:val="CommentReference"/>
          <w:szCs w:val="20"/>
        </w:rPr>
        <w:commentReference w:id="368"/>
      </w:r>
      <w:r w:rsidRPr="008121DF">
        <w:rPr>
          <w:rFonts w:eastAsia="Times New Roman"/>
          <w:color w:val="auto"/>
          <w:lang w:eastAsia="en-US"/>
        </w:rPr>
        <w:t>These models help test war plans against adversaries, influence force structure decisions, determine what equipment to acquire, decide the best combination and use of weapons, and explore potential changes in doctrine or tactics</w:t>
      </w:r>
      <w:ins w:id="369" w:author="Mary" w:date="2013-04-26T19:14:00Z">
        <w:r w:rsidR="00874CAD">
          <w:rPr>
            <w:rFonts w:eastAsia="Times New Roman"/>
            <w:color w:val="auto"/>
            <w:lang w:eastAsia="en-US"/>
          </w:rPr>
          <w:t xml:space="preserve"> (Cioppa 2003).</w:t>
        </w:r>
      </w:ins>
      <w:customXmlDelRangeStart w:id="370" w:author="Mary" w:date="2013-04-26T19:14:00Z"/>
      <w:sdt>
        <w:sdtPr>
          <w:rPr>
            <w:rFonts w:eastAsia="Times New Roman"/>
            <w:color w:val="auto"/>
            <w:lang w:eastAsia="en-US"/>
          </w:rPr>
          <w:id w:val="17243463"/>
          <w:citation/>
        </w:sdtPr>
        <w:sdtContent>
          <w:customXmlDelRangeEnd w:id="370"/>
          <w:del w:id="371" w:author="Mary" w:date="2013-04-26T19:14:00Z">
            <w:r w:rsidR="002C532E" w:rsidRPr="008121DF" w:rsidDel="00874CAD">
              <w:rPr>
                <w:rFonts w:eastAsia="Times New Roman"/>
                <w:color w:val="auto"/>
                <w:lang w:eastAsia="en-US"/>
              </w:rPr>
              <w:fldChar w:fldCharType="begin"/>
            </w:r>
            <w:r w:rsidRPr="008121DF" w:rsidDel="00874CAD">
              <w:rPr>
                <w:rFonts w:eastAsia="Times New Roman"/>
                <w:color w:val="auto"/>
                <w:lang w:eastAsia="en-US"/>
              </w:rPr>
              <w:delInstrText xml:space="preserve"> CITATION Cio03 \l 1033 </w:delInstrText>
            </w:r>
            <w:r w:rsidR="002C532E" w:rsidRPr="008121DF" w:rsidDel="00874CAD">
              <w:rPr>
                <w:rFonts w:eastAsia="Times New Roman"/>
                <w:color w:val="auto"/>
                <w:lang w:eastAsia="en-US"/>
              </w:rPr>
              <w:fldChar w:fldCharType="separate"/>
            </w:r>
            <w:r w:rsidR="00253EA9" w:rsidDel="00874CAD">
              <w:rPr>
                <w:rFonts w:eastAsia="Times New Roman"/>
                <w:noProof/>
                <w:color w:val="auto"/>
                <w:lang w:eastAsia="en-US"/>
              </w:rPr>
              <w:delText xml:space="preserve"> </w:delText>
            </w:r>
            <w:r w:rsidR="00253EA9" w:rsidRPr="00253EA9" w:rsidDel="00874CAD">
              <w:rPr>
                <w:rFonts w:eastAsia="Times New Roman"/>
                <w:noProof/>
                <w:color w:val="auto"/>
                <w:lang w:eastAsia="en-US"/>
              </w:rPr>
              <w:delText>(T. M. Cioppa 2003)</w:delText>
            </w:r>
            <w:r w:rsidR="002C532E" w:rsidRPr="008121DF" w:rsidDel="00874CAD">
              <w:rPr>
                <w:rFonts w:eastAsia="Times New Roman"/>
                <w:color w:val="auto"/>
                <w:lang w:eastAsia="en-US"/>
              </w:rPr>
              <w:fldChar w:fldCharType="end"/>
            </w:r>
          </w:del>
          <w:customXmlDelRangeStart w:id="372" w:author="Mary" w:date="2013-04-26T19:14:00Z"/>
        </w:sdtContent>
      </w:sdt>
      <w:customXmlDelRangeEnd w:id="372"/>
      <w:del w:id="373" w:author="Mary" w:date="2013-04-26T19:14:00Z">
        <w:r w:rsidRPr="008121DF" w:rsidDel="00874CAD">
          <w:rPr>
            <w:rFonts w:eastAsia="Times New Roman"/>
            <w:color w:val="auto"/>
            <w:lang w:eastAsia="en-US"/>
          </w:rPr>
          <w:delText>.</w:delText>
        </w:r>
      </w:del>
      <w:r w:rsidRPr="008121DF">
        <w:rPr>
          <w:rFonts w:eastAsia="Times New Roman"/>
          <w:color w:val="auto"/>
          <w:lang w:eastAsia="en-US"/>
        </w:rPr>
        <w:t xml:space="preserve"> </w:t>
      </w:r>
      <w:r w:rsidRPr="008121DF">
        <w:t xml:space="preserve">The value of M&amp;S is that it serves as an alternate approach to real world testing, which often involves costly hardware and other resources.  As a system of systems is </w:t>
      </w:r>
      <w:r w:rsidRPr="008121DF">
        <w:rPr>
          <w:bCs/>
        </w:rPr>
        <w:t>characterized by complex combinations and interdependencies of technologies, operations, tactics, and procedures</w:t>
      </w:r>
      <w:r w:rsidRPr="008121DF">
        <w:t xml:space="preserve">, </w:t>
      </w:r>
      <w:r w:rsidR="002C532E" w:rsidRPr="002C532E">
        <w:rPr>
          <w:highlight w:val="lightGray"/>
          <w:rPrChange w:id="374" w:author="Mary" w:date="2013-04-26T19:14:00Z">
            <w:rPr/>
          </w:rPrChange>
        </w:rPr>
        <w:lastRenderedPageBreak/>
        <w:t>leveraging</w:t>
      </w:r>
      <w:r w:rsidRPr="008121DF">
        <w:t xml:space="preserve"> M&amp;S techniques can ease the challenges of analysis across multidimensional trade spaces </w:t>
      </w:r>
      <w:sdt>
        <w:sdtPr>
          <w:id w:val="17243464"/>
          <w:citation/>
        </w:sdtPr>
        <w:sdtContent>
          <w:r w:rsidR="002C532E" w:rsidRPr="008121DF">
            <w:fldChar w:fldCharType="begin"/>
          </w:r>
          <w:r w:rsidRPr="008121DF">
            <w:instrText xml:space="preserve"> CITATION Den03 \l 1033 </w:instrText>
          </w:r>
          <w:r w:rsidR="002C532E" w:rsidRPr="008121DF">
            <w:fldChar w:fldCharType="separate"/>
          </w:r>
          <w:r w:rsidR="00253EA9">
            <w:rPr>
              <w:noProof/>
            </w:rPr>
            <w:t>(Anderson 2003)</w:t>
          </w:r>
          <w:r w:rsidR="002C532E" w:rsidRPr="008121DF">
            <w:rPr>
              <w:noProof/>
            </w:rPr>
            <w:fldChar w:fldCharType="end"/>
          </w:r>
        </w:sdtContent>
      </w:sdt>
      <w:r w:rsidRPr="008121DF">
        <w:t xml:space="preserve"> </w:t>
      </w:r>
      <w:ins w:id="375" w:author="Mary" w:date="2013-04-26T19:14:00Z">
        <w:r w:rsidR="00874CAD">
          <w:t>***</w:t>
        </w:r>
      </w:ins>
    </w:p>
    <w:p w:rsidR="008121DF" w:rsidRPr="002A0480" w:rsidRDefault="008121DF" w:rsidP="002A0480">
      <w:pPr>
        <w:pStyle w:val="Heading3"/>
      </w:pPr>
      <w:bookmarkStart w:id="376" w:name="_Toc353053008"/>
      <w:bookmarkStart w:id="377" w:name="_Toc354660611"/>
      <w:r w:rsidRPr="002A0480">
        <w:t>1.</w:t>
      </w:r>
      <w:r w:rsidRPr="002A0480">
        <w:tab/>
        <w:t>Approach</w:t>
      </w:r>
      <w:bookmarkEnd w:id="376"/>
      <w:bookmarkEnd w:id="377"/>
    </w:p>
    <w:p w:rsidR="008121DF" w:rsidRPr="008121DF" w:rsidRDefault="008121DF" w:rsidP="008121DF">
      <w:pPr>
        <w:autoSpaceDE w:val="0"/>
        <w:autoSpaceDN w:val="0"/>
        <w:adjustRightInd w:val="0"/>
        <w:spacing w:line="360" w:lineRule="auto"/>
        <w:ind w:firstLine="720"/>
        <w:jc w:val="left"/>
        <w:rPr>
          <w:rFonts w:eastAsia="Times New Roman"/>
          <w:color w:val="auto"/>
          <w:lang w:eastAsia="en-US"/>
        </w:rPr>
      </w:pPr>
      <w:r w:rsidRPr="008121DF">
        <w:t xml:space="preserve">In order to best support the Maneuver Center of Excellence need, which is to improve the understanding of the system-of-systems trade space for survivability, it is important to utilize an </w:t>
      </w:r>
      <w:ins w:id="378" w:author="Mary" w:date="2013-04-29T08:01:00Z">
        <w:r w:rsidR="002B3FCC">
          <w:t>modeling and simulation (</w:t>
        </w:r>
      </w:ins>
      <w:r w:rsidRPr="008121DF">
        <w:t>M&amp;S</w:t>
      </w:r>
      <w:ins w:id="379" w:author="Mary" w:date="2013-04-29T08:01:00Z">
        <w:r w:rsidR="002B3FCC">
          <w:t>)</w:t>
        </w:r>
      </w:ins>
      <w:r w:rsidRPr="008121DF">
        <w:t xml:space="preserve"> approach that is suitable for the underlying problem.  Across the METT-TC spectrum, military conflicts involve a vast array of attributes that are necessary to evaluate, and</w:t>
      </w:r>
      <w:ins w:id="380" w:author="Mary" w:date="2013-04-29T08:01:00Z">
        <w:r w:rsidR="002B3FCC">
          <w:t xml:space="preserve"> which</w:t>
        </w:r>
      </w:ins>
      <w:r w:rsidRPr="008121DF">
        <w:t xml:space="preserve"> would be required inputs of any quality model or simulation tool.  </w:t>
      </w:r>
      <w:r w:rsidRPr="008121DF">
        <w:rPr>
          <w:rFonts w:eastAsia="Times New Roman"/>
          <w:color w:val="auto"/>
          <w:lang w:eastAsia="en-US"/>
        </w:rPr>
        <w:t xml:space="preserve">Since some of these simulation inputs are unknowable, it makes sense to reason across a broad range of input variable levels </w:t>
      </w:r>
      <w:sdt>
        <w:sdtPr>
          <w:rPr>
            <w:rFonts w:eastAsia="Times New Roman"/>
            <w:color w:val="auto"/>
            <w:lang w:eastAsia="en-US"/>
          </w:rPr>
          <w:id w:val="17243465"/>
          <w:citation/>
        </w:sdtPr>
        <w:sdtContent>
          <w:r w:rsidR="002C532E" w:rsidRPr="008121DF">
            <w:rPr>
              <w:rFonts w:eastAsia="Times New Roman"/>
              <w:color w:val="auto"/>
              <w:lang w:eastAsia="en-US"/>
            </w:rPr>
            <w:fldChar w:fldCharType="begin"/>
          </w:r>
          <w:r w:rsidRPr="008121DF">
            <w:rPr>
              <w:rFonts w:eastAsia="Times New Roman"/>
              <w:color w:val="auto"/>
              <w:lang w:eastAsia="en-US"/>
            </w:rPr>
            <w:instrText xml:space="preserve"> CITATION Ban92 \l 1033 </w:instrText>
          </w:r>
          <w:r w:rsidR="002C532E" w:rsidRPr="008121DF">
            <w:rPr>
              <w:rFonts w:eastAsia="Times New Roman"/>
              <w:color w:val="auto"/>
              <w:lang w:eastAsia="en-US"/>
            </w:rPr>
            <w:fldChar w:fldCharType="separate"/>
          </w:r>
          <w:r w:rsidR="00253EA9" w:rsidRPr="00253EA9">
            <w:rPr>
              <w:rFonts w:eastAsia="Times New Roman"/>
              <w:noProof/>
              <w:color w:val="auto"/>
              <w:lang w:eastAsia="en-US"/>
            </w:rPr>
            <w:t>(Bankes 1992)</w:t>
          </w:r>
          <w:r w:rsidR="002C532E" w:rsidRPr="008121DF">
            <w:rPr>
              <w:rFonts w:eastAsia="Times New Roman"/>
              <w:color w:val="auto"/>
              <w:lang w:eastAsia="en-US"/>
            </w:rPr>
            <w:fldChar w:fldCharType="end"/>
          </w:r>
        </w:sdtContent>
      </w:sdt>
      <w:r w:rsidRPr="008121DF">
        <w:rPr>
          <w:rFonts w:eastAsia="Times New Roman"/>
          <w:color w:val="auto"/>
          <w:lang w:eastAsia="en-US"/>
        </w:rPr>
        <w:t xml:space="preserve">. It may seem obvious, on the surface, that in order to analyze ground combat vehicle survivability, one must first understand the interrelationships of mobility, lethality, and protection, and further, how they support the goal of enhanced survivability.  </w:t>
      </w:r>
      <w:commentRangeStart w:id="381"/>
      <w:r w:rsidRPr="008121DF">
        <w:rPr>
          <w:rFonts w:eastAsia="Times New Roman"/>
          <w:color w:val="auto"/>
          <w:lang w:eastAsia="en-US"/>
        </w:rPr>
        <w:t>Unfortunately, this assumption is incorrect, and it is precisely the trade space of these functional elements that can be explored through M&amp;S.</w:t>
      </w:r>
      <w:commentRangeEnd w:id="381"/>
      <w:r w:rsidR="002B3FCC">
        <w:rPr>
          <w:rStyle w:val="CommentReference"/>
          <w:szCs w:val="20"/>
        </w:rPr>
        <w:commentReference w:id="381"/>
      </w:r>
      <w:r w:rsidRPr="008121DF">
        <w:rPr>
          <w:rFonts w:eastAsia="Times New Roman"/>
          <w:color w:val="auto"/>
          <w:lang w:eastAsia="en-US"/>
        </w:rPr>
        <w:t xml:space="preserve">  The following sections describe the M&amp;S approach, and the means by which simulations were prepared. </w:t>
      </w:r>
    </w:p>
    <w:p w:rsidR="008121DF" w:rsidRPr="004D10E8" w:rsidRDefault="002C532E" w:rsidP="00D251C1">
      <w:pPr>
        <w:pStyle w:val="Heading4"/>
        <w:rPr>
          <w:sz w:val="28"/>
          <w:rPrChange w:id="382" w:author="Bill" w:date="2013-04-29T19:50:00Z">
            <w:rPr/>
          </w:rPrChange>
        </w:rPr>
      </w:pPr>
      <w:bookmarkStart w:id="383" w:name="_Toc354660612"/>
      <w:r w:rsidRPr="002C532E">
        <w:rPr>
          <w:sz w:val="28"/>
          <w:rPrChange w:id="384" w:author="Bill" w:date="2013-04-29T19:50:00Z">
            <w:rPr/>
          </w:rPrChange>
        </w:rPr>
        <w:t xml:space="preserve">a. </w:t>
      </w:r>
      <w:r w:rsidRPr="002C532E">
        <w:rPr>
          <w:sz w:val="28"/>
          <w:rPrChange w:id="385" w:author="Bill" w:date="2013-04-29T19:50:00Z">
            <w:rPr/>
          </w:rPrChange>
        </w:rPr>
        <w:tab/>
        <w:t>Agent-based simulations</w:t>
      </w:r>
      <w:bookmarkEnd w:id="383"/>
      <w:r w:rsidRPr="002C532E">
        <w:rPr>
          <w:sz w:val="28"/>
          <w:rPrChange w:id="386" w:author="Bill" w:date="2013-04-29T19:50:00Z">
            <w:rPr/>
          </w:rPrChange>
        </w:rPr>
        <w:t xml:space="preserve"> </w:t>
      </w:r>
    </w:p>
    <w:p w:rsidR="008121DF" w:rsidRPr="008121DF" w:rsidRDefault="008121DF" w:rsidP="008121DF">
      <w:pPr>
        <w:autoSpaceDE w:val="0"/>
        <w:autoSpaceDN w:val="0"/>
        <w:adjustRightInd w:val="0"/>
        <w:spacing w:line="360" w:lineRule="auto"/>
        <w:ind w:firstLine="720"/>
        <w:jc w:val="left"/>
        <w:rPr>
          <w:rFonts w:eastAsia="Times New Roman"/>
          <w:color w:val="auto"/>
          <w:lang w:eastAsia="en-US"/>
        </w:rPr>
      </w:pPr>
      <w:bookmarkStart w:id="387" w:name="_Toc353053009"/>
      <w:r w:rsidRPr="008121DF">
        <w:rPr>
          <w:rFonts w:eastAsia="Times New Roman"/>
          <w:color w:val="auto"/>
          <w:lang w:eastAsia="en-US"/>
        </w:rPr>
        <w:t xml:space="preserve">There continues to be increasing interest from a broad range of disciplines in agent-based and artificial life simulations.  This includes the Department of Defense – which uses simulations heavily in its decision making </w:t>
      </w:r>
      <w:commentRangeStart w:id="388"/>
      <w:r w:rsidRPr="008121DF">
        <w:rPr>
          <w:rFonts w:eastAsia="Times New Roman"/>
          <w:color w:val="auto"/>
          <w:lang w:eastAsia="en-US"/>
        </w:rPr>
        <w:t>process</w:t>
      </w:r>
      <w:commentRangeEnd w:id="388"/>
      <w:r w:rsidR="000033BE">
        <w:rPr>
          <w:rStyle w:val="CommentReference"/>
          <w:szCs w:val="20"/>
        </w:rPr>
        <w:commentReference w:id="388"/>
      </w:r>
      <w:r w:rsidRPr="008121DF">
        <w:rPr>
          <w:rFonts w:eastAsia="Times New Roman"/>
          <w:color w:val="auto"/>
          <w:lang w:eastAsia="en-US"/>
        </w:rPr>
        <w:t xml:space="preserve"> </w:t>
      </w:r>
      <w:sdt>
        <w:sdtPr>
          <w:rPr>
            <w:rFonts w:eastAsia="Times New Roman"/>
            <w:color w:val="auto"/>
            <w:lang w:eastAsia="en-US"/>
          </w:rPr>
          <w:id w:val="17243466"/>
          <w:citation/>
        </w:sdtPr>
        <w:sdtContent>
          <w:r w:rsidR="002C532E" w:rsidRPr="008121DF">
            <w:rPr>
              <w:rFonts w:eastAsia="Times New Roman"/>
              <w:color w:val="auto"/>
              <w:lang w:eastAsia="en-US"/>
            </w:rPr>
            <w:fldChar w:fldCharType="begin"/>
          </w:r>
          <w:r w:rsidRPr="008121DF">
            <w:rPr>
              <w:rFonts w:eastAsia="Times New Roman"/>
              <w:color w:val="auto"/>
              <w:lang w:eastAsia="en-US"/>
            </w:rPr>
            <w:instrText xml:space="preserve"> CITATION Cio04 \l 1033 </w:instrText>
          </w:r>
          <w:r w:rsidR="002C532E" w:rsidRPr="008121DF">
            <w:rPr>
              <w:rFonts w:eastAsia="Times New Roman"/>
              <w:color w:val="auto"/>
              <w:lang w:eastAsia="en-US"/>
            </w:rPr>
            <w:fldChar w:fldCharType="separate"/>
          </w:r>
          <w:r w:rsidR="00253EA9" w:rsidRPr="00253EA9">
            <w:rPr>
              <w:rFonts w:eastAsia="Times New Roman"/>
              <w:noProof/>
              <w:color w:val="auto"/>
              <w:lang w:eastAsia="en-US"/>
            </w:rPr>
            <w:t>(T. M. Cioppa 2004)</w:t>
          </w:r>
          <w:r w:rsidR="002C532E" w:rsidRPr="008121DF">
            <w:rPr>
              <w:rFonts w:eastAsia="Times New Roman"/>
              <w:color w:val="auto"/>
              <w:lang w:eastAsia="en-US"/>
            </w:rPr>
            <w:fldChar w:fldCharType="end"/>
          </w:r>
        </w:sdtContent>
      </w:sdt>
      <w:r w:rsidRPr="008121DF">
        <w:rPr>
          <w:rFonts w:eastAsia="Times New Roman"/>
          <w:color w:val="auto"/>
          <w:lang w:eastAsia="en-US"/>
        </w:rPr>
        <w:t>.  In th</w:t>
      </w:r>
      <w:ins w:id="389" w:author="Mary" w:date="2013-04-29T09:19:00Z">
        <w:r w:rsidR="000033BE">
          <w:rPr>
            <w:rFonts w:eastAsia="Times New Roman"/>
            <w:color w:val="auto"/>
            <w:lang w:eastAsia="en-US"/>
          </w:rPr>
          <w:t xml:space="preserve">e contents of agent-based simulations, agents are understood to be </w:t>
        </w:r>
      </w:ins>
      <w:del w:id="390" w:author="Mary" w:date="2013-04-29T09:19:00Z">
        <w:r w:rsidRPr="008121DF" w:rsidDel="000033BE">
          <w:rPr>
            <w:rFonts w:eastAsia="Times New Roman"/>
            <w:color w:val="auto"/>
            <w:lang w:eastAsia="en-US"/>
          </w:rPr>
          <w:delText xml:space="preserve">eir most basic form, agents are </w:delText>
        </w:r>
      </w:del>
      <w:r w:rsidRPr="008121DF">
        <w:rPr>
          <w:rFonts w:eastAsia="Times New Roman"/>
          <w:color w:val="auto"/>
          <w:lang w:eastAsia="en-US"/>
        </w:rPr>
        <w:t xml:space="preserve">software objects that perceive their environment through sensors and act on that environment </w:t>
      </w:r>
      <w:sdt>
        <w:sdtPr>
          <w:rPr>
            <w:rFonts w:eastAsia="Times New Roman"/>
            <w:color w:val="auto"/>
            <w:lang w:eastAsia="en-US"/>
          </w:rPr>
          <w:id w:val="17243467"/>
          <w:citation/>
        </w:sdtPr>
        <w:sdtContent>
          <w:r w:rsidR="002C532E" w:rsidRPr="008121DF">
            <w:rPr>
              <w:rFonts w:eastAsia="Times New Roman"/>
              <w:color w:val="auto"/>
              <w:lang w:eastAsia="en-US"/>
            </w:rPr>
            <w:fldChar w:fldCharType="begin"/>
          </w:r>
          <w:r w:rsidRPr="008121DF">
            <w:rPr>
              <w:rFonts w:eastAsia="Times New Roman"/>
              <w:color w:val="auto"/>
              <w:lang w:eastAsia="en-US"/>
            </w:rPr>
            <w:instrText xml:space="preserve"> CITATION Wei99 \l 1033 </w:instrText>
          </w:r>
          <w:r w:rsidR="002C532E" w:rsidRPr="008121DF">
            <w:rPr>
              <w:rFonts w:eastAsia="Times New Roman"/>
              <w:color w:val="auto"/>
              <w:lang w:eastAsia="en-US"/>
            </w:rPr>
            <w:fldChar w:fldCharType="separate"/>
          </w:r>
          <w:r w:rsidR="00253EA9" w:rsidRPr="00253EA9">
            <w:rPr>
              <w:rFonts w:eastAsia="Times New Roman"/>
              <w:noProof/>
              <w:color w:val="auto"/>
              <w:lang w:eastAsia="en-US"/>
            </w:rPr>
            <w:t>(Weiss 1999)</w:t>
          </w:r>
          <w:r w:rsidR="002C532E" w:rsidRPr="008121DF">
            <w:rPr>
              <w:rFonts w:eastAsia="Times New Roman"/>
              <w:color w:val="auto"/>
              <w:lang w:eastAsia="en-US"/>
            </w:rPr>
            <w:fldChar w:fldCharType="end"/>
          </w:r>
        </w:sdtContent>
      </w:sdt>
      <w:r w:rsidRPr="008121DF">
        <w:rPr>
          <w:rFonts w:eastAsia="Times New Roman"/>
          <w:color w:val="auto"/>
          <w:lang w:eastAsia="en-US"/>
        </w:rPr>
        <w:t xml:space="preserve">.  In short, an agent can sense their environment, communicate with other agents, build perceptions, make decisions, and take actions in an attempt to simultaneously satisfy multiple objectives </w:t>
      </w:r>
      <w:sdt>
        <w:sdtPr>
          <w:rPr>
            <w:rFonts w:eastAsia="Times New Roman"/>
            <w:color w:val="auto"/>
            <w:lang w:eastAsia="en-US"/>
          </w:rPr>
          <w:id w:val="17243468"/>
          <w:citation/>
        </w:sdtPr>
        <w:sdtContent>
          <w:r w:rsidR="002C532E" w:rsidRPr="008121DF">
            <w:rPr>
              <w:rFonts w:eastAsia="Times New Roman"/>
              <w:color w:val="auto"/>
              <w:lang w:eastAsia="en-US"/>
            </w:rPr>
            <w:fldChar w:fldCharType="begin"/>
          </w:r>
          <w:r w:rsidRPr="008121DF">
            <w:rPr>
              <w:rFonts w:eastAsia="Times New Roman"/>
              <w:color w:val="auto"/>
              <w:lang w:eastAsia="en-US"/>
            </w:rPr>
            <w:instrText xml:space="preserve"> CITATION Cio04 \l 1033 </w:instrText>
          </w:r>
          <w:r w:rsidR="002C532E" w:rsidRPr="008121DF">
            <w:rPr>
              <w:rFonts w:eastAsia="Times New Roman"/>
              <w:color w:val="auto"/>
              <w:lang w:eastAsia="en-US"/>
            </w:rPr>
            <w:fldChar w:fldCharType="separate"/>
          </w:r>
          <w:r w:rsidR="00253EA9" w:rsidRPr="00253EA9">
            <w:rPr>
              <w:rFonts w:eastAsia="Times New Roman"/>
              <w:noProof/>
              <w:color w:val="auto"/>
              <w:lang w:eastAsia="en-US"/>
            </w:rPr>
            <w:t>(T. M. Cioppa 2004)</w:t>
          </w:r>
          <w:r w:rsidR="002C532E" w:rsidRPr="008121DF">
            <w:rPr>
              <w:rFonts w:eastAsia="Times New Roman"/>
              <w:color w:val="auto"/>
              <w:lang w:eastAsia="en-US"/>
            </w:rPr>
            <w:fldChar w:fldCharType="end"/>
          </w:r>
        </w:sdtContent>
      </w:sdt>
      <w:r w:rsidRPr="008121DF">
        <w:rPr>
          <w:rFonts w:eastAsia="Times New Roman"/>
          <w:color w:val="auto"/>
          <w:lang w:eastAsia="en-US"/>
        </w:rPr>
        <w:t xml:space="preserve">.  </w:t>
      </w:r>
      <w:ins w:id="391" w:author="Mary" w:date="2013-04-29T09:20:00Z">
        <w:r w:rsidR="000033BE">
          <w:rPr>
            <w:rFonts w:eastAsia="Times New Roman"/>
            <w:color w:val="auto"/>
            <w:lang w:eastAsia="en-US"/>
          </w:rPr>
          <w:t xml:space="preserve">For </w:t>
        </w:r>
      </w:ins>
      <w:del w:id="392" w:author="Mary" w:date="2013-04-29T09:20:00Z">
        <w:r w:rsidRPr="008121DF" w:rsidDel="000033BE">
          <w:rPr>
            <w:rFonts w:eastAsia="Times New Roman"/>
            <w:color w:val="auto"/>
            <w:lang w:eastAsia="en-US"/>
          </w:rPr>
          <w:delText xml:space="preserve">When </w:delText>
        </w:r>
      </w:del>
      <w:r w:rsidRPr="008121DF">
        <w:rPr>
          <w:rFonts w:eastAsia="Times New Roman"/>
          <w:color w:val="auto"/>
          <w:lang w:eastAsia="en-US"/>
        </w:rPr>
        <w:t xml:space="preserve">assessing a combined arms unit as a system of systems, an agent-based simulation </w:t>
      </w:r>
      <w:del w:id="393" w:author="Mary" w:date="2013-04-29T09:20:00Z">
        <w:r w:rsidRPr="008121DF" w:rsidDel="000033BE">
          <w:rPr>
            <w:rFonts w:eastAsia="Times New Roman"/>
            <w:color w:val="auto"/>
            <w:lang w:eastAsia="en-US"/>
          </w:rPr>
          <w:delText xml:space="preserve">could </w:delText>
        </w:r>
      </w:del>
      <w:r w:rsidRPr="008121DF">
        <w:rPr>
          <w:rFonts w:eastAsia="Times New Roman"/>
          <w:color w:val="auto"/>
          <w:lang w:eastAsia="en-US"/>
        </w:rPr>
        <w:t>allow</w:t>
      </w:r>
      <w:ins w:id="394" w:author="Mary" w:date="2013-04-29T09:20:00Z">
        <w:r w:rsidR="000033BE">
          <w:rPr>
            <w:rFonts w:eastAsia="Times New Roman"/>
            <w:color w:val="auto"/>
            <w:lang w:eastAsia="en-US"/>
          </w:rPr>
          <w:t>s</w:t>
        </w:r>
      </w:ins>
      <w:r w:rsidRPr="008121DF">
        <w:rPr>
          <w:rFonts w:eastAsia="Times New Roman"/>
          <w:color w:val="auto"/>
          <w:lang w:eastAsia="en-US"/>
        </w:rPr>
        <w:t xml:space="preserve"> for an accurate scenario configuration, to be assessed across many environments, </w:t>
      </w:r>
      <w:r w:rsidRPr="008121DF">
        <w:rPr>
          <w:rFonts w:eastAsia="Times New Roman"/>
          <w:color w:val="auto"/>
          <w:lang w:eastAsia="en-US"/>
        </w:rPr>
        <w:lastRenderedPageBreak/>
        <w:t xml:space="preserve">for many equipment capabilities, and in accordance with several training and doctrinal procedures.    </w:t>
      </w:r>
    </w:p>
    <w:p w:rsidR="008121DF" w:rsidRPr="008121DF" w:rsidRDefault="008121DF" w:rsidP="00D251C1">
      <w:pPr>
        <w:pStyle w:val="Heading4"/>
        <w:rPr>
          <w:lang w:eastAsia="en-US"/>
        </w:rPr>
      </w:pPr>
      <w:bookmarkStart w:id="395" w:name="_Toc354660613"/>
      <w:r w:rsidRPr="008121DF">
        <w:rPr>
          <w:lang w:eastAsia="en-US"/>
        </w:rPr>
        <w:t xml:space="preserve">b. </w:t>
      </w:r>
      <w:r w:rsidRPr="008121DF">
        <w:rPr>
          <w:lang w:eastAsia="en-US"/>
        </w:rPr>
        <w:tab/>
        <w:t>Map Aware Non-Uniform Automata (MANA)</w:t>
      </w:r>
      <w:bookmarkEnd w:id="395"/>
    </w:p>
    <w:p w:rsidR="008121DF" w:rsidRPr="008121DF" w:rsidRDefault="008121DF" w:rsidP="00F47B8E">
      <w:pPr>
        <w:pStyle w:val="Normal-1"/>
        <w:rPr>
          <w:lang w:eastAsia="en-US"/>
        </w:rPr>
      </w:pPr>
      <w:r w:rsidRPr="008121DF">
        <w:rPr>
          <w:lang w:eastAsia="en-US"/>
        </w:rPr>
        <w:t xml:space="preserve">Developed by New Zealand’s Defence Technology Agency (DTA), Map Aware Non-Uniform Automata (MANA) </w:t>
      </w:r>
      <w:r w:rsidRPr="008121DF">
        <w:t>was designed for use as a scenario-exploring model, and is intended to address a broad range of problems.  It is described as</w:t>
      </w:r>
      <w:r w:rsidRPr="008121DF">
        <w:rPr>
          <w:lang w:eastAsia="en-US"/>
        </w:rPr>
        <w:t xml:space="preserve"> an agent-based distillation model</w:t>
      </w:r>
      <w:r w:rsidRPr="008121DF">
        <w:t xml:space="preserve">, </w:t>
      </w:r>
      <w:r w:rsidRPr="008121DF">
        <w:rPr>
          <w:lang w:eastAsia="en-US"/>
        </w:rPr>
        <w:t>for use in military operations analysis studies,</w:t>
      </w:r>
      <w:r w:rsidRPr="008121DF">
        <w:t xml:space="preserve"> and is based on two key ideas: 1) that the </w:t>
      </w:r>
      <w:commentRangeStart w:id="396"/>
      <w:r w:rsidRPr="008121DF">
        <w:t>behaviour</w:t>
      </w:r>
      <w:commentRangeEnd w:id="396"/>
      <w:r w:rsidR="000033BE">
        <w:rPr>
          <w:rStyle w:val="CommentReference"/>
          <w:szCs w:val="20"/>
        </w:rPr>
        <w:commentReference w:id="396"/>
      </w:r>
      <w:r w:rsidRPr="008121DF">
        <w:t xml:space="preserve"> of the entities within a combat model (both friend and foe) is a critical component of the analysis of the possible outcomes, and 2) that we are wasting our time with highly detailed physics-based models for determining force mixes and combat </w:t>
      </w:r>
      <w:commentRangeStart w:id="397"/>
      <w:r w:rsidRPr="008121DF">
        <w:t>effectiveness</w:t>
      </w:r>
      <w:commentRangeEnd w:id="397"/>
      <w:r w:rsidR="000033BE">
        <w:rPr>
          <w:rStyle w:val="CommentReference"/>
          <w:szCs w:val="20"/>
        </w:rPr>
        <w:commentReference w:id="397"/>
      </w:r>
      <w:ins w:id="398" w:author="Mary" w:date="2013-04-29T09:23:00Z">
        <w:r w:rsidR="000033BE">
          <w:t xml:space="preserve"> (McIntosh et al. 2007</w:t>
        </w:r>
      </w:ins>
      <w:ins w:id="399" w:author="Mary" w:date="2013-04-29T09:24:00Z">
        <w:r w:rsidR="00430238">
          <w:t>)</w:t>
        </w:r>
      </w:ins>
      <w:ins w:id="400" w:author="Mary" w:date="2013-04-29T09:23:00Z">
        <w:r w:rsidR="000033BE">
          <w:t xml:space="preserve">. </w:t>
        </w:r>
      </w:ins>
      <w:r w:rsidRPr="008121DF">
        <w:t xml:space="preserve"> </w:t>
      </w:r>
      <w:customXmlDelRangeStart w:id="401" w:author="Mary" w:date="2013-04-29T09:24:00Z"/>
      <w:sdt>
        <w:sdtPr>
          <w:id w:val="17243469"/>
          <w:citation/>
        </w:sdtPr>
        <w:sdtContent>
          <w:customXmlDelRangeEnd w:id="401"/>
          <w:del w:id="402" w:author="Mary" w:date="2013-04-29T09:24:00Z">
            <w:r w:rsidR="002C532E" w:rsidRPr="008121DF" w:rsidDel="00430238">
              <w:fldChar w:fldCharType="begin"/>
            </w:r>
            <w:r w:rsidRPr="008121DF" w:rsidDel="00430238">
              <w:delInstrText xml:space="preserve"> CITATION McI07 \l 1033 </w:delInstrText>
            </w:r>
            <w:r w:rsidR="002C532E" w:rsidRPr="008121DF" w:rsidDel="00430238">
              <w:fldChar w:fldCharType="separate"/>
            </w:r>
            <w:r w:rsidR="00253EA9" w:rsidDel="00430238">
              <w:rPr>
                <w:noProof/>
              </w:rPr>
              <w:delText>(McIntosh, et al. 2007)</w:delText>
            </w:r>
            <w:r w:rsidR="002C532E" w:rsidRPr="008121DF" w:rsidDel="00430238">
              <w:rPr>
                <w:noProof/>
              </w:rPr>
              <w:fldChar w:fldCharType="end"/>
            </w:r>
          </w:del>
          <w:customXmlDelRangeStart w:id="403" w:author="Mary" w:date="2013-04-29T09:24:00Z"/>
        </w:sdtContent>
      </w:sdt>
      <w:customXmlDelRangeEnd w:id="403"/>
      <w:r w:rsidRPr="008121DF">
        <w:t xml:space="preserve">.  For this effort, it is precisely the behaviors and interrelationships amongst a combined arms unit, as well as the interactions with enemy forces, that comprise the evaluation criteria for exploring the survivability trade space.  Unlike most models, where a pre-determined series of events are constructed based on initial run conditions, the “non-linear nature of MANA ensures that, regardless of the modeller’s preconception, a startingly large number of outcomes are possible” </w:t>
      </w:r>
      <w:ins w:id="404" w:author="Mary" w:date="2013-04-29T09:24:00Z">
        <w:r w:rsidR="00430238">
          <w:t xml:space="preserve">(McIntosh et al. 2007). </w:t>
        </w:r>
      </w:ins>
      <w:customXmlDelRangeStart w:id="405" w:author="Mary" w:date="2013-04-29T09:24:00Z"/>
      <w:sdt>
        <w:sdtPr>
          <w:id w:val="17243470"/>
          <w:citation/>
        </w:sdtPr>
        <w:sdtContent>
          <w:customXmlDelRangeEnd w:id="405"/>
          <w:del w:id="406" w:author="Mary" w:date="2013-04-29T09:24:00Z">
            <w:r w:rsidR="002C532E" w:rsidRPr="008121DF" w:rsidDel="00430238">
              <w:fldChar w:fldCharType="begin"/>
            </w:r>
            <w:r w:rsidRPr="008121DF" w:rsidDel="00430238">
              <w:delInstrText xml:space="preserve"> CITATION McI07 \l 1033 </w:delInstrText>
            </w:r>
            <w:r w:rsidR="002C532E" w:rsidRPr="008121DF" w:rsidDel="00430238">
              <w:fldChar w:fldCharType="separate"/>
            </w:r>
            <w:r w:rsidR="00253EA9" w:rsidDel="00430238">
              <w:rPr>
                <w:noProof/>
              </w:rPr>
              <w:delText>(McIntosh, et al. 2007)</w:delText>
            </w:r>
            <w:r w:rsidR="002C532E" w:rsidRPr="008121DF" w:rsidDel="00430238">
              <w:rPr>
                <w:noProof/>
              </w:rPr>
              <w:fldChar w:fldCharType="end"/>
            </w:r>
          </w:del>
          <w:customXmlDelRangeStart w:id="407" w:author="Mary" w:date="2013-04-29T09:24:00Z"/>
        </w:sdtContent>
      </w:sdt>
      <w:customXmlDelRangeEnd w:id="407"/>
      <w:del w:id="408" w:author="Mary" w:date="2013-04-29T09:24:00Z">
        <w:r w:rsidRPr="008121DF" w:rsidDel="00430238">
          <w:delText xml:space="preserve">.  </w:delText>
        </w:r>
      </w:del>
      <w:ins w:id="409" w:author="Mary" w:date="2013-04-29T09:24:00Z">
        <w:r w:rsidR="00430238">
          <w:t xml:space="preserve"> </w:t>
        </w:r>
      </w:ins>
      <w:r w:rsidRPr="008121DF">
        <w:t xml:space="preserve">Additionally, because the agents do not always behave in a sensible, </w:t>
      </w:r>
      <w:del w:id="410" w:author="Bill" w:date="2013-04-29T19:59:00Z">
        <w:r w:rsidRPr="008121DF" w:rsidDel="00E65FDC">
          <w:delText>“</w:delText>
        </w:r>
      </w:del>
      <w:ins w:id="411" w:author="Bill" w:date="2013-04-29T19:59:00Z">
        <w:r w:rsidR="00E65FDC">
          <w:t>-</w:t>
        </w:r>
      </w:ins>
      <w:r w:rsidRPr="008121DF">
        <w:t>perfect</w:t>
      </w:r>
      <w:del w:id="412" w:author="Bill" w:date="2013-04-29T19:58:00Z">
        <w:r w:rsidRPr="008121DF" w:rsidDel="00E65FDC">
          <w:delText>”</w:delText>
        </w:r>
      </w:del>
      <w:r w:rsidRPr="008121DF">
        <w:t xml:space="preserve"> manner, the model provides an element of </w:t>
      </w:r>
      <w:del w:id="413" w:author="Bill" w:date="2013-04-29T19:58:00Z">
        <w:r w:rsidRPr="008121DF" w:rsidDel="00E65FDC">
          <w:delText>“</w:delText>
        </w:r>
      </w:del>
      <w:r w:rsidRPr="008121DF">
        <w:t>real</w:t>
      </w:r>
      <w:ins w:id="414" w:author="Bill" w:date="2013-04-29T19:58:00Z">
        <w:r w:rsidR="00E65FDC">
          <w:t>-</w:t>
        </w:r>
      </w:ins>
      <w:del w:id="415" w:author="Bill" w:date="2013-04-29T19:58:00Z">
        <w:r w:rsidRPr="008121DF" w:rsidDel="00E65FDC">
          <w:delText xml:space="preserve"> </w:delText>
        </w:r>
      </w:del>
      <w:r w:rsidRPr="008121DF">
        <w:t>world</w:t>
      </w:r>
      <w:del w:id="416" w:author="Bill" w:date="2013-04-29T19:58:00Z">
        <w:r w:rsidRPr="008121DF" w:rsidDel="00E65FDC">
          <w:delText>”</w:delText>
        </w:r>
      </w:del>
      <w:r w:rsidRPr="008121DF">
        <w:t xml:space="preserve"> behavior that is quite necessary.  </w:t>
      </w:r>
    </w:p>
    <w:p w:rsidR="008121DF" w:rsidRPr="008121DF" w:rsidRDefault="008121DF" w:rsidP="00D251C1">
      <w:pPr>
        <w:pStyle w:val="Heading4"/>
        <w:rPr>
          <w:lang w:eastAsia="en-US"/>
        </w:rPr>
      </w:pPr>
      <w:bookmarkStart w:id="417" w:name="_Toc354660614"/>
      <w:r w:rsidRPr="008121DF">
        <w:rPr>
          <w:lang w:eastAsia="en-US"/>
        </w:rPr>
        <w:t xml:space="preserve">c.  </w:t>
      </w:r>
      <w:r w:rsidRPr="008121DF">
        <w:rPr>
          <w:lang w:eastAsia="en-US"/>
        </w:rPr>
        <w:tab/>
        <w:t>Squad properties</w:t>
      </w:r>
      <w:bookmarkEnd w:id="417"/>
    </w:p>
    <w:p w:rsidR="008121DF" w:rsidRPr="008121DF" w:rsidRDefault="008121DF" w:rsidP="00F47B8E">
      <w:pPr>
        <w:pStyle w:val="Normal-1"/>
        <w:rPr>
          <w:rFonts w:ascii="TimesNewRoman" w:eastAsia="Times New Roman" w:hAnsi="TimesNewRoman" w:cs="TimesNewRoman"/>
          <w:color w:val="auto"/>
          <w:lang w:eastAsia="en-US"/>
        </w:rPr>
      </w:pPr>
      <w:r w:rsidRPr="008121DF">
        <w:rPr>
          <w:lang w:eastAsia="en-US"/>
        </w:rPr>
        <w:t xml:space="preserve">Utilizing the </w:t>
      </w:r>
      <w:commentRangeStart w:id="418"/>
      <w:r w:rsidRPr="008121DF">
        <w:rPr>
          <w:lang w:eastAsia="en-US"/>
        </w:rPr>
        <w:t>CONOPS</w:t>
      </w:r>
      <w:commentRangeEnd w:id="418"/>
      <w:r w:rsidR="00430238">
        <w:rPr>
          <w:rStyle w:val="CommentReference"/>
          <w:szCs w:val="20"/>
        </w:rPr>
        <w:commentReference w:id="418"/>
      </w:r>
      <w:r w:rsidRPr="008121DF">
        <w:rPr>
          <w:lang w:eastAsia="en-US"/>
        </w:rPr>
        <w:t xml:space="preserve"> and scenario</w:t>
      </w:r>
      <w:del w:id="419" w:author="Mary" w:date="2013-04-29T09:25:00Z">
        <w:r w:rsidRPr="008121DF" w:rsidDel="00430238">
          <w:rPr>
            <w:lang w:eastAsia="en-US"/>
          </w:rPr>
          <w:delText>, as</w:delText>
        </w:r>
      </w:del>
      <w:r w:rsidRPr="008121DF">
        <w:rPr>
          <w:lang w:eastAsia="en-US"/>
        </w:rPr>
        <w:t xml:space="preserve"> developed by Major Treml, the squads serving as the basis for the simulation and analysis were established.  In MANA, a squad is defined as a group of agents, which can be of size between one and 1000.  An agent is quite simply an individual infantry soldier or weapon platform (e.g.</w:t>
      </w:r>
      <w:ins w:id="420" w:author="Mary" w:date="2013-04-29T09:25:00Z">
        <w:r w:rsidR="00430238">
          <w:rPr>
            <w:lang w:eastAsia="en-US"/>
          </w:rPr>
          <w:t>,</w:t>
        </w:r>
      </w:ins>
      <w:r w:rsidRPr="008121DF">
        <w:rPr>
          <w:lang w:eastAsia="en-US"/>
        </w:rPr>
        <w:t xml:space="preserve"> tank, aircraft, mortar, etc</w:t>
      </w:r>
      <w:ins w:id="421" w:author="Mary" w:date="2013-04-29T09:25:00Z">
        <w:r w:rsidR="00430238">
          <w:rPr>
            <w:lang w:eastAsia="en-US"/>
          </w:rPr>
          <w:t>.</w:t>
        </w:r>
      </w:ins>
      <w:r w:rsidRPr="008121DF">
        <w:rPr>
          <w:lang w:eastAsia="en-US"/>
        </w:rPr>
        <w:t xml:space="preserve">), and all agents within a given squad are comprised of the same properties.  </w:t>
      </w:r>
      <w:ins w:id="422" w:author="Bill" w:date="2013-04-29T20:01:00Z">
        <w:r w:rsidR="00523774">
          <w:rPr>
            <w:lang w:eastAsia="en-US"/>
          </w:rPr>
          <w:t>“</w:t>
        </w:r>
      </w:ins>
      <w:r w:rsidRPr="008121DF">
        <w:rPr>
          <w:lang w:eastAsia="en-US"/>
        </w:rPr>
        <w:t>Properties, or rather parameters, within MANA</w:t>
      </w:r>
      <w:del w:id="423" w:author="Mary" w:date="2013-04-29T09:26:00Z">
        <w:r w:rsidRPr="008121DF" w:rsidDel="00430238">
          <w:rPr>
            <w:lang w:eastAsia="en-US"/>
          </w:rPr>
          <w:delText>,</w:delText>
        </w:r>
      </w:del>
      <w:r w:rsidRPr="008121DF">
        <w:rPr>
          <w:lang w:eastAsia="en-US"/>
        </w:rPr>
        <w:t xml:space="preserve"> can be divided into four types: personality weightings, move constraints, intrinsic capabilities, and options for adjusting movement constraints</w:t>
      </w:r>
      <w:ins w:id="424" w:author="Bill" w:date="2013-04-29T20:01:00Z">
        <w:r w:rsidR="00523774">
          <w:rPr>
            <w:lang w:eastAsia="en-US"/>
          </w:rPr>
          <w:t>”</w:t>
        </w:r>
      </w:ins>
      <w:r w:rsidRPr="008121DF">
        <w:rPr>
          <w:lang w:eastAsia="en-US"/>
        </w:rPr>
        <w:t xml:space="preserve"> </w:t>
      </w:r>
      <w:commentRangeStart w:id="425"/>
      <w:sdt>
        <w:sdtPr>
          <w:rPr>
            <w:lang w:eastAsia="en-US"/>
          </w:rPr>
          <w:id w:val="17243471"/>
          <w:citation/>
        </w:sdtPr>
        <w:sdtContent>
          <w:r w:rsidR="002C532E" w:rsidRPr="008121DF">
            <w:rPr>
              <w:lang w:eastAsia="en-US"/>
            </w:rPr>
            <w:fldChar w:fldCharType="begin"/>
          </w:r>
          <w:r w:rsidRPr="008121DF">
            <w:rPr>
              <w:lang w:eastAsia="en-US"/>
            </w:rPr>
            <w:instrText xml:space="preserve"> CITATION McI07 \l 1033 </w:instrText>
          </w:r>
          <w:r w:rsidR="002C532E" w:rsidRPr="008121DF">
            <w:rPr>
              <w:lang w:eastAsia="en-US"/>
            </w:rPr>
            <w:fldChar w:fldCharType="separate"/>
          </w:r>
          <w:r w:rsidR="00253EA9">
            <w:rPr>
              <w:noProof/>
              <w:lang w:eastAsia="en-US"/>
            </w:rPr>
            <w:t>(McIntosh, et al. 2007)</w:t>
          </w:r>
          <w:r w:rsidR="002C532E" w:rsidRPr="008121DF">
            <w:rPr>
              <w:lang w:eastAsia="en-US"/>
            </w:rPr>
            <w:fldChar w:fldCharType="end"/>
          </w:r>
        </w:sdtContent>
      </w:sdt>
      <w:commentRangeEnd w:id="425"/>
      <w:r w:rsidR="00430238">
        <w:rPr>
          <w:rStyle w:val="CommentReference"/>
          <w:szCs w:val="20"/>
        </w:rPr>
        <w:commentReference w:id="425"/>
      </w:r>
      <w:r w:rsidRPr="008121DF">
        <w:rPr>
          <w:lang w:eastAsia="en-US"/>
        </w:rPr>
        <w:t>.  It is the intrinsic capabilities (i.e.</w:t>
      </w:r>
      <w:ins w:id="426" w:author="Mary" w:date="2013-04-29T09:26:00Z">
        <w:r w:rsidR="00430238">
          <w:rPr>
            <w:lang w:eastAsia="en-US"/>
          </w:rPr>
          <w:t>,</w:t>
        </w:r>
      </w:ins>
      <w:r w:rsidRPr="008121DF">
        <w:rPr>
          <w:lang w:eastAsia="en-US"/>
        </w:rPr>
        <w:t xml:space="preserve"> </w:t>
      </w:r>
      <w:r w:rsidRPr="008121DF">
        <w:rPr>
          <w:lang w:eastAsia="en-US"/>
        </w:rPr>
        <w:lastRenderedPageBreak/>
        <w:t>weapons, sensors, movement speed) that are the focus of the adjusted variables, and which helped to generate data points for the trade space analysis.  Figure XX identifies the squad elements that comprise</w:t>
      </w:r>
      <w:del w:id="427" w:author="Mary" w:date="2013-04-29T09:26:00Z">
        <w:r w:rsidRPr="008121DF" w:rsidDel="00430238">
          <w:rPr>
            <w:lang w:eastAsia="en-US"/>
          </w:rPr>
          <w:delText>d</w:delText>
        </w:r>
      </w:del>
      <w:r w:rsidRPr="008121DF">
        <w:rPr>
          <w:lang w:eastAsia="en-US"/>
        </w:rPr>
        <w:t xml:space="preserve"> both the blue and red forces.  The number reflected in the matrix represents the number of agents belonging to that particular squad, while the parenthetical reference indicates the number of troops assigned to each agent.  For example, “Bradley(3)” indicates that there are three troops contained within the Bradley agent, and that there is one </w:t>
      </w:r>
      <w:commentRangeStart w:id="428"/>
      <w:r w:rsidRPr="008121DF">
        <w:rPr>
          <w:lang w:eastAsia="en-US"/>
        </w:rPr>
        <w:t>BIFV</w:t>
      </w:r>
      <w:commentRangeEnd w:id="428"/>
      <w:r w:rsidR="00430238">
        <w:rPr>
          <w:rStyle w:val="CommentReference"/>
          <w:szCs w:val="20"/>
        </w:rPr>
        <w:commentReference w:id="428"/>
      </w:r>
      <w:r w:rsidRPr="008121DF">
        <w:rPr>
          <w:lang w:eastAsia="en-US"/>
        </w:rPr>
        <w:t xml:space="preserve"> platform in the squad. </w:t>
      </w:r>
    </w:p>
    <w:p w:rsidR="008121DF" w:rsidRPr="008121DF" w:rsidRDefault="008121DF" w:rsidP="008121DF">
      <w:pPr>
        <w:autoSpaceDE w:val="0"/>
        <w:autoSpaceDN w:val="0"/>
        <w:adjustRightInd w:val="0"/>
        <w:spacing w:line="360" w:lineRule="auto"/>
        <w:jc w:val="left"/>
        <w:rPr>
          <w:rFonts w:ascii="TimesNewRoman" w:eastAsia="Times New Roman" w:hAnsi="TimesNewRoman" w:cs="TimesNewRoman"/>
          <w:color w:val="auto"/>
          <w:lang w:eastAsia="en-US"/>
        </w:rPr>
      </w:pPr>
      <w:r w:rsidRPr="008121DF">
        <w:rPr>
          <w:rFonts w:ascii="TimesNewRoman" w:eastAsia="Times New Roman" w:hAnsi="TimesNewRoman" w:cs="TimesNewRoman"/>
          <w:noProof/>
          <w:color w:val="auto"/>
          <w:lang w:eastAsia="en-US"/>
        </w:rPr>
        <w:drawing>
          <wp:inline distT="0" distB="0" distL="0" distR="0">
            <wp:extent cx="5486400" cy="2982595"/>
            <wp:effectExtent l="19050" t="0" r="0" b="0"/>
            <wp:docPr id="9" name="Picture 1" descr="Agents_slid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s_slide 15.PNG"/>
                    <pic:cNvPicPr/>
                  </pic:nvPicPr>
                  <pic:blipFill>
                    <a:blip r:embed="rId28"/>
                    <a:stretch>
                      <a:fillRect/>
                    </a:stretch>
                  </pic:blipFill>
                  <pic:spPr>
                    <a:xfrm>
                      <a:off x="0" y="0"/>
                      <a:ext cx="5486400" cy="2982595"/>
                    </a:xfrm>
                    <a:prstGeom prst="rect">
                      <a:avLst/>
                    </a:prstGeom>
                  </pic:spPr>
                </pic:pic>
              </a:graphicData>
            </a:graphic>
          </wp:inline>
        </w:drawing>
      </w:r>
    </w:p>
    <w:p w:rsidR="008121DF" w:rsidRPr="008121DF" w:rsidRDefault="008121DF" w:rsidP="008121DF">
      <w:pPr>
        <w:autoSpaceDE w:val="0"/>
        <w:autoSpaceDN w:val="0"/>
        <w:adjustRightInd w:val="0"/>
        <w:spacing w:line="360" w:lineRule="auto"/>
        <w:jc w:val="center"/>
        <w:rPr>
          <w:rFonts w:ascii="TimesNewRoman" w:eastAsia="Times New Roman" w:hAnsi="TimesNewRoman" w:cs="TimesNewRoman"/>
          <w:color w:val="auto"/>
          <w:lang w:eastAsia="en-US"/>
        </w:rPr>
      </w:pPr>
      <w:r w:rsidRPr="008121DF">
        <w:rPr>
          <w:rFonts w:ascii="TimesNewRoman" w:eastAsia="Times New Roman" w:hAnsi="TimesNewRoman" w:cs="TimesNewRoman"/>
          <w:color w:val="auto"/>
          <w:highlight w:val="green"/>
          <w:lang w:eastAsia="en-US"/>
        </w:rPr>
        <w:t>Figure XX – Force Configuration</w:t>
      </w:r>
    </w:p>
    <w:p w:rsidR="008121DF" w:rsidRPr="008121DF" w:rsidRDefault="008121DF" w:rsidP="008121DF">
      <w:pPr>
        <w:autoSpaceDE w:val="0"/>
        <w:autoSpaceDN w:val="0"/>
        <w:adjustRightInd w:val="0"/>
        <w:spacing w:line="360" w:lineRule="auto"/>
        <w:jc w:val="center"/>
        <w:rPr>
          <w:rFonts w:ascii="TimesNewRoman" w:eastAsia="Times New Roman" w:hAnsi="TimesNewRoman" w:cs="TimesNewRoman"/>
          <w:color w:val="auto"/>
          <w:lang w:eastAsia="en-US"/>
        </w:rPr>
      </w:pPr>
    </w:p>
    <w:p w:rsidR="008121DF" w:rsidRPr="008121DF" w:rsidRDefault="00F47B8E" w:rsidP="00F47B8E">
      <w:pPr>
        <w:pStyle w:val="Normal-1"/>
        <w:rPr>
          <w:lang w:eastAsia="en-US"/>
        </w:rPr>
      </w:pPr>
      <w:r>
        <w:rPr>
          <w:lang w:eastAsia="en-US"/>
        </w:rPr>
        <w:t>F</w:t>
      </w:r>
      <w:r w:rsidR="008121DF" w:rsidRPr="008121DF">
        <w:rPr>
          <w:lang w:eastAsia="en-US"/>
        </w:rPr>
        <w:t xml:space="preserve">urther, Figure XX displays the design factors that would define which intrinsic capabilities within MANA squad properties must be modified.  Figure XX also identifies the baseline values for each factor, as represented in the Treml baseline, as well as the intended minimum and maximum performance values that would set the boundaries of our design space.  </w:t>
      </w:r>
    </w:p>
    <w:p w:rsidR="008121DF" w:rsidRPr="008121DF" w:rsidRDefault="008121DF" w:rsidP="008121DF">
      <w:pPr>
        <w:autoSpaceDE w:val="0"/>
        <w:autoSpaceDN w:val="0"/>
        <w:adjustRightInd w:val="0"/>
        <w:spacing w:line="360" w:lineRule="auto"/>
        <w:jc w:val="center"/>
        <w:rPr>
          <w:rFonts w:ascii="TimesNewRoman" w:eastAsia="Times New Roman" w:hAnsi="TimesNewRoman" w:cs="TimesNewRoman"/>
          <w:color w:val="auto"/>
          <w:lang w:eastAsia="en-US"/>
        </w:rPr>
      </w:pPr>
      <w:r w:rsidRPr="008121DF">
        <w:rPr>
          <w:rFonts w:ascii="TimesNewRoman" w:eastAsia="Times New Roman" w:hAnsi="TimesNewRoman" w:cs="TimesNewRoman"/>
          <w:noProof/>
          <w:color w:val="auto"/>
          <w:lang w:eastAsia="en-US"/>
        </w:rPr>
        <w:lastRenderedPageBreak/>
        <w:drawing>
          <wp:inline distT="0" distB="0" distL="0" distR="0">
            <wp:extent cx="5475768" cy="2474885"/>
            <wp:effectExtent l="0" t="0" r="0" b="1905"/>
            <wp:docPr id="11" name="Picture 4" descr="Threshold assum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 assumptions.png"/>
                    <pic:cNvPicPr/>
                  </pic:nvPicPr>
                  <pic:blipFill>
                    <a:blip r:embed="rId29"/>
                    <a:stretch>
                      <a:fillRect/>
                    </a:stretch>
                  </pic:blipFill>
                  <pic:spPr>
                    <a:xfrm>
                      <a:off x="0" y="0"/>
                      <a:ext cx="5488993" cy="2480862"/>
                    </a:xfrm>
                    <a:prstGeom prst="rect">
                      <a:avLst/>
                    </a:prstGeom>
                  </pic:spPr>
                </pic:pic>
              </a:graphicData>
            </a:graphic>
          </wp:inline>
        </w:drawing>
      </w:r>
    </w:p>
    <w:p w:rsidR="008121DF" w:rsidRPr="008121DF" w:rsidRDefault="008121DF" w:rsidP="008121DF">
      <w:pPr>
        <w:autoSpaceDE w:val="0"/>
        <w:autoSpaceDN w:val="0"/>
        <w:adjustRightInd w:val="0"/>
        <w:spacing w:line="360" w:lineRule="auto"/>
        <w:jc w:val="center"/>
        <w:rPr>
          <w:rFonts w:ascii="TimesNewRoman" w:eastAsia="Times New Roman" w:hAnsi="TimesNewRoman" w:cs="TimesNewRoman"/>
          <w:color w:val="auto"/>
          <w:lang w:eastAsia="en-US"/>
        </w:rPr>
      </w:pPr>
      <w:r w:rsidRPr="008121DF">
        <w:rPr>
          <w:rFonts w:ascii="TimesNewRoman" w:eastAsia="Times New Roman" w:hAnsi="TimesNewRoman" w:cs="TimesNewRoman"/>
          <w:color w:val="auto"/>
          <w:highlight w:val="green"/>
          <w:lang w:eastAsia="en-US"/>
        </w:rPr>
        <w:t xml:space="preserve">Figure XX – Design Factors and </w:t>
      </w:r>
      <w:del w:id="429" w:author="Bill" w:date="2013-04-29T20:11:00Z">
        <w:r w:rsidRPr="008121DF" w:rsidDel="00523774">
          <w:rPr>
            <w:rFonts w:ascii="TimesNewRoman" w:eastAsia="Times New Roman" w:hAnsi="TimesNewRoman" w:cs="TimesNewRoman"/>
            <w:color w:val="auto"/>
            <w:highlight w:val="green"/>
            <w:lang w:eastAsia="en-US"/>
          </w:rPr>
          <w:delText>Thesholds</w:delText>
        </w:r>
      </w:del>
      <w:ins w:id="430" w:author="Bill" w:date="2013-04-29T20:11:00Z">
        <w:r w:rsidR="00523774" w:rsidRPr="008121DF">
          <w:rPr>
            <w:rFonts w:ascii="TimesNewRoman" w:eastAsia="Times New Roman" w:hAnsi="TimesNewRoman" w:cs="TimesNewRoman"/>
            <w:color w:val="auto"/>
            <w:highlight w:val="green"/>
            <w:lang w:eastAsia="en-US"/>
          </w:rPr>
          <w:t>Thresholds</w:t>
        </w:r>
      </w:ins>
      <w:bookmarkStart w:id="431" w:name="_GoBack"/>
      <w:bookmarkEnd w:id="431"/>
    </w:p>
    <w:p w:rsidR="008121DF" w:rsidRPr="008121DF" w:rsidRDefault="008121DF" w:rsidP="002A0480">
      <w:pPr>
        <w:pStyle w:val="Heading3"/>
      </w:pPr>
      <w:bookmarkStart w:id="432" w:name="_Toc353053011"/>
      <w:bookmarkStart w:id="433" w:name="_Toc354660615"/>
      <w:bookmarkEnd w:id="387"/>
      <w:r w:rsidRPr="008121DF">
        <w:t>2.</w:t>
      </w:r>
      <w:r w:rsidRPr="008121DF">
        <w:tab/>
        <w:t>Process</w:t>
      </w:r>
      <w:bookmarkEnd w:id="432"/>
      <w:bookmarkEnd w:id="433"/>
    </w:p>
    <w:p w:rsidR="008121DF" w:rsidRPr="008121DF" w:rsidRDefault="008121DF" w:rsidP="00F47B8E">
      <w:pPr>
        <w:pStyle w:val="Normal-1"/>
      </w:pPr>
      <w:r w:rsidRPr="008121DF">
        <w:t>The effectiveness of any model or simulation tool, and the validity of its results, lies in the feeder data, as well as the process in which it is utilized.  For the 11 factors that were varied under the conditions of the Treml baseline, stakeholder input was solicited to ensure that 1) performance ranges of the individual factors were reasonable with respect to known values, and 2) ranges were adjusted slightly so as to protect classified information.  Once the minimum and maximum values were assigned for each factor, it was necessary to develop a series of configurations to simulate the entire design space.  Assuming for a moment, that only two values, the maximum and minimum, for each factor are considered for the design space, a full factorial design would require 2</w:t>
      </w:r>
      <w:r w:rsidRPr="008121DF">
        <w:rPr>
          <w:vertAlign w:val="superscript"/>
        </w:rPr>
        <w:t>11</w:t>
      </w:r>
      <w:r w:rsidRPr="008121DF">
        <w:t xml:space="preserve">, or 2,048 different design configurations.  Understanding that some of the design factors contain ranges on the order of thousands, the number of possible design configurations becomes extremely difficult to calculate, and unreasonable to simulate. Thus, it was advantageous to </w:t>
      </w:r>
      <w:r w:rsidR="002C532E" w:rsidRPr="002C532E">
        <w:rPr>
          <w:highlight w:val="lightGray"/>
          <w:rPrChange w:id="434" w:author="Mary" w:date="2013-04-29T09:28:00Z">
            <w:rPr/>
          </w:rPrChange>
        </w:rPr>
        <w:t>leverage</w:t>
      </w:r>
      <w:r w:rsidRPr="008121DF">
        <w:t xml:space="preserve"> a methodology that is capable of simulating a design space that provides a comprehensive representation of the complete configuration set.  </w:t>
      </w:r>
    </w:p>
    <w:p w:rsidR="008121DF" w:rsidRPr="008121DF" w:rsidRDefault="008121DF" w:rsidP="00D251C1">
      <w:pPr>
        <w:pStyle w:val="Heading4"/>
      </w:pPr>
      <w:bookmarkStart w:id="435" w:name="_Toc354660616"/>
      <w:r w:rsidRPr="008121DF">
        <w:lastRenderedPageBreak/>
        <w:t xml:space="preserve">a. </w:t>
      </w:r>
      <w:r w:rsidRPr="008121DF">
        <w:tab/>
        <w:t>Nearly Orthogonal Latin Hypercubes</w:t>
      </w:r>
      <w:bookmarkEnd w:id="435"/>
    </w:p>
    <w:p w:rsidR="008121DF" w:rsidRPr="008121DF" w:rsidRDefault="008121DF" w:rsidP="00D66962">
      <w:pPr>
        <w:pStyle w:val="Normal-1"/>
      </w:pPr>
      <w:r w:rsidRPr="008121DF">
        <w:t xml:space="preserve">When it becomes unfeasible, in terms of both time and resources, to test all possible configurations of a full factorial design, we turn to alternative methods as a means to help achieve similar results.  In order to sample the entire design space and still retain completeness and validity of the sample design and its results, we can utilize Nearly Orthogonal Latin Hypercube (NOLH) sampling.  </w:t>
      </w:r>
      <w:r w:rsidRPr="008121DF">
        <w:rPr>
          <w:rFonts w:eastAsia="Times New Roman"/>
          <w:color w:val="auto"/>
          <w:lang w:eastAsia="en-US"/>
        </w:rPr>
        <w:t xml:space="preserve">A key property of these efficient, space-filling designs is their ability to explore many factors within a relatively modest number of design points </w:t>
      </w:r>
      <w:sdt>
        <w:sdtPr>
          <w:rPr>
            <w:rFonts w:eastAsia="Times New Roman"/>
            <w:color w:val="auto"/>
            <w:lang w:eastAsia="en-US"/>
          </w:rPr>
          <w:id w:val="6080311"/>
          <w:citation/>
        </w:sdtPr>
        <w:sdtContent>
          <w:r w:rsidR="002C532E" w:rsidRPr="008121DF">
            <w:rPr>
              <w:rFonts w:eastAsia="Times New Roman"/>
              <w:color w:val="auto"/>
              <w:lang w:eastAsia="en-US"/>
            </w:rPr>
            <w:fldChar w:fldCharType="begin"/>
          </w:r>
          <w:r w:rsidRPr="008121DF">
            <w:rPr>
              <w:rFonts w:eastAsia="Times New Roman"/>
              <w:color w:val="auto"/>
              <w:lang w:eastAsia="en-US"/>
            </w:rPr>
            <w:instrText xml:space="preserve"> CITATION Her08 \l 1033 </w:instrText>
          </w:r>
          <w:r w:rsidR="002C532E" w:rsidRPr="008121DF">
            <w:rPr>
              <w:rFonts w:eastAsia="Times New Roman"/>
              <w:color w:val="auto"/>
              <w:lang w:eastAsia="en-US"/>
            </w:rPr>
            <w:fldChar w:fldCharType="separate"/>
          </w:r>
          <w:r w:rsidR="00253EA9" w:rsidRPr="00253EA9">
            <w:rPr>
              <w:rFonts w:eastAsia="Times New Roman"/>
              <w:noProof/>
              <w:color w:val="auto"/>
              <w:lang w:eastAsia="en-US"/>
            </w:rPr>
            <w:t>(Hernandez 2008)</w:t>
          </w:r>
          <w:r w:rsidR="002C532E" w:rsidRPr="008121DF">
            <w:rPr>
              <w:rFonts w:eastAsia="Times New Roman"/>
              <w:color w:val="auto"/>
              <w:lang w:eastAsia="en-US"/>
            </w:rPr>
            <w:fldChar w:fldCharType="end"/>
          </w:r>
        </w:sdtContent>
      </w:sdt>
      <w:r w:rsidRPr="008121DF">
        <w:rPr>
          <w:rFonts w:eastAsia="Times New Roman"/>
          <w:color w:val="auto"/>
          <w:lang w:eastAsia="en-US"/>
        </w:rPr>
        <w:t xml:space="preserve">. </w:t>
      </w:r>
      <w:r w:rsidRPr="008121DF">
        <w:t xml:space="preserve"> Quite simply, NOLH sampling allows for a subset of the entire design space to be constructed such that it provides even distribution.  As depicted in Figure XX, the NOLH approach trimmed the full design from thousands of configurations</w:t>
      </w:r>
      <w:del w:id="436" w:author="Mary" w:date="2013-04-29T09:29:00Z">
        <w:r w:rsidRPr="008121DF" w:rsidDel="00430238">
          <w:delText>,</w:delText>
        </w:r>
      </w:del>
      <w:r w:rsidRPr="008121DF">
        <w:t xml:space="preserve"> to a much more manageable 66</w:t>
      </w:r>
      <w:r w:rsidR="00177E9E">
        <w:t>.</w:t>
      </w:r>
      <w:r w:rsidRPr="008121DF">
        <w:t xml:space="preserve"> Note that only the first five and final five configurations are depicted, so as to maintain readability within this report.  For the full sample design space, see </w:t>
      </w:r>
      <w:r w:rsidRPr="008121DF">
        <w:rPr>
          <w:highlight w:val="green"/>
        </w:rPr>
        <w:t>Appendix X.</w:t>
      </w:r>
    </w:p>
    <w:p w:rsidR="008121DF" w:rsidRPr="008121DF" w:rsidRDefault="008121DF" w:rsidP="008121DF">
      <w:pPr>
        <w:autoSpaceDE w:val="0"/>
        <w:autoSpaceDN w:val="0"/>
        <w:adjustRightInd w:val="0"/>
        <w:spacing w:line="360" w:lineRule="auto"/>
        <w:jc w:val="left"/>
        <w:rPr>
          <w:b/>
        </w:rPr>
      </w:pPr>
      <w:r w:rsidRPr="008121DF">
        <w:rPr>
          <w:b/>
          <w:noProof/>
          <w:lang w:eastAsia="en-US"/>
        </w:rPr>
        <w:drawing>
          <wp:inline distT="0" distB="0" distL="0" distR="0">
            <wp:extent cx="5456602" cy="2065172"/>
            <wp:effectExtent l="19050" t="0" r="0" b="0"/>
            <wp:docPr id="12" name="Picture 3" descr="Simulation_trials_66 r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trials_66 runs.PNG"/>
                    <pic:cNvPicPr/>
                  </pic:nvPicPr>
                  <pic:blipFill>
                    <a:blip r:embed="rId30"/>
                    <a:stretch>
                      <a:fillRect/>
                    </a:stretch>
                  </pic:blipFill>
                  <pic:spPr>
                    <a:xfrm>
                      <a:off x="0" y="0"/>
                      <a:ext cx="5456602" cy="2065172"/>
                    </a:xfrm>
                    <a:prstGeom prst="rect">
                      <a:avLst/>
                    </a:prstGeom>
                  </pic:spPr>
                </pic:pic>
              </a:graphicData>
            </a:graphic>
          </wp:inline>
        </w:drawing>
      </w:r>
    </w:p>
    <w:p w:rsidR="008121DF" w:rsidRPr="008121DF" w:rsidRDefault="008121DF" w:rsidP="008121DF">
      <w:pPr>
        <w:spacing w:before="120" w:line="360" w:lineRule="auto"/>
        <w:jc w:val="center"/>
      </w:pPr>
      <w:r w:rsidRPr="008121DF">
        <w:rPr>
          <w:highlight w:val="green"/>
        </w:rPr>
        <w:t>Figure XX – NOLH Design Space</w:t>
      </w:r>
    </w:p>
    <w:p w:rsidR="008121DF" w:rsidRPr="008121DF" w:rsidRDefault="008121DF" w:rsidP="00D251C1">
      <w:pPr>
        <w:pStyle w:val="Heading4"/>
      </w:pPr>
      <w:bookmarkStart w:id="437" w:name="_Toc354660617"/>
      <w:r w:rsidRPr="008121DF">
        <w:t xml:space="preserve">b. </w:t>
      </w:r>
      <w:r w:rsidRPr="008121DF">
        <w:tab/>
        <w:t>Baseline model</w:t>
      </w:r>
      <w:bookmarkEnd w:id="437"/>
    </w:p>
    <w:p w:rsidR="008121DF" w:rsidRPr="008121DF" w:rsidRDefault="008121DF" w:rsidP="00D66962">
      <w:pPr>
        <w:pStyle w:val="Normal-1"/>
      </w:pPr>
      <w:r w:rsidRPr="008121DF">
        <w:t xml:space="preserve">As previously mentioned, the baseline model was leveraged from the constructed operational concept and scenario set forth by Major Treml.  The model was loaded into MANA to establish the basis for parameter modifications, in preparation for the simulation runs.  From Figure XX above, the parameters from the baseline scenario were modified in accordance with the configurations defined by the NOLH design.  Each </w:t>
      </w:r>
      <w:r w:rsidRPr="008121DF">
        <w:lastRenderedPageBreak/>
        <w:t>factor linked to an intrinsic capability in the MANA squad properties, and was modified as follows:</w:t>
      </w:r>
    </w:p>
    <w:p w:rsidR="008121DF" w:rsidRPr="008121DF" w:rsidRDefault="008121DF" w:rsidP="00D66962">
      <w:pPr>
        <w:pStyle w:val="Normal-1"/>
      </w:pPr>
      <w:r w:rsidRPr="008121DF">
        <w:t xml:space="preserve">1. Top Sustained Speed (IFV) – This parameter defines the </w:t>
      </w:r>
      <w:commentRangeStart w:id="438"/>
      <w:r w:rsidRPr="008121DF">
        <w:t>maximum sustainable ground speed</w:t>
      </w:r>
      <w:commentRangeEnd w:id="438"/>
      <w:r w:rsidR="008D6D6B">
        <w:rPr>
          <w:rStyle w:val="CommentReference"/>
          <w:szCs w:val="20"/>
        </w:rPr>
        <w:commentReference w:id="438"/>
      </w:r>
      <w:r w:rsidRPr="008121DF">
        <w:t xml:space="preserve"> of the IFV in miles per hour.  The movement speed of all four IFV squads was modified in accordance with the configuration run. </w:t>
      </w:r>
    </w:p>
    <w:p w:rsidR="008121DF" w:rsidRPr="008121DF" w:rsidRDefault="008121DF" w:rsidP="00D66962">
      <w:pPr>
        <w:pStyle w:val="Normal-1"/>
      </w:pPr>
      <w:r w:rsidRPr="008121DF">
        <w:t xml:space="preserve">2. Primary Detection Range (UAV) – This parameter defines the </w:t>
      </w:r>
      <w:commentRangeStart w:id="439"/>
      <w:r w:rsidRPr="008121DF">
        <w:t>maximum detection range of vehicles for the UAV</w:t>
      </w:r>
      <w:commentRangeEnd w:id="439"/>
      <w:r w:rsidR="005D4800">
        <w:rPr>
          <w:rStyle w:val="CommentReference"/>
          <w:szCs w:val="20"/>
        </w:rPr>
        <w:commentReference w:id="439"/>
      </w:r>
      <w:r w:rsidRPr="008121DF">
        <w:t xml:space="preserve"> in meters.  The baseline scenario assigns a series of detection ranges, each with a unique, corresponding probability of detection.  For instances when the primary detection range of the defined configuration run exceeded the 10,000 m baseline value, the new detection range replaced 10,000 m as the maximum value, and assumed its probability of detection.  For ranges less than the 10,000 m baseline maximum, the detection range was inserted in place of the next highest range, and all higher ranges omitted.  Probabilities were then adjusted so that the maximum detection range meets the baseline probability to detect of </w:t>
      </w:r>
      <w:r w:rsidRPr="008121DF">
        <w:rPr>
          <w:highlight w:val="green"/>
        </w:rPr>
        <w:t>0.05.</w:t>
      </w:r>
      <w:r w:rsidRPr="008121DF">
        <w:t xml:space="preserve"> </w:t>
      </w:r>
    </w:p>
    <w:p w:rsidR="008121DF" w:rsidRPr="008121DF" w:rsidRDefault="008121DF" w:rsidP="00D66962">
      <w:pPr>
        <w:pStyle w:val="Normal-1"/>
      </w:pPr>
      <w:r w:rsidRPr="008121DF">
        <w:t xml:space="preserve">3. Secondary Detection Range (UAV) – This parameter defines the maximum detection range of infantry soldiers for the UAV in meters.  The baseline scenario assigns a series of detection ranges, each with a unique, corresponding probability of detection.  For instances when the primary detection range of the defined configuration run exceeded the 6,000 m baseline value, the new detection range replaced 6,000 m as the maximum value, and assumed its probability of detection.  For values less than the 6,000 m baseline maximum, the detection range was inserted in place of the next highest range, and all higher ranges omitted.  Probabilities were then adjusted so that the maximum detection range meets the baseline probability to detect of </w:t>
      </w:r>
      <w:r w:rsidRPr="008121DF">
        <w:rPr>
          <w:highlight w:val="green"/>
        </w:rPr>
        <w:t>0.05.</w:t>
      </w:r>
      <w:r w:rsidRPr="008121DF">
        <w:t xml:space="preserve">  </w:t>
      </w:r>
    </w:p>
    <w:p w:rsidR="008121DF" w:rsidRPr="008121DF" w:rsidRDefault="008121DF" w:rsidP="00D66962">
      <w:pPr>
        <w:pStyle w:val="Normal-1"/>
      </w:pPr>
      <w:r w:rsidRPr="008121DF">
        <w:t xml:space="preserve">4. Armor Thickness (Tank) – This parameter defines the </w:t>
      </w:r>
      <w:commentRangeStart w:id="440"/>
      <w:r w:rsidRPr="008121DF">
        <w:t>armor thickness</w:t>
      </w:r>
      <w:commentRangeEnd w:id="440"/>
      <w:r w:rsidR="00A47BF9">
        <w:rPr>
          <w:rStyle w:val="CommentReference"/>
          <w:szCs w:val="20"/>
        </w:rPr>
        <w:commentReference w:id="440"/>
      </w:r>
      <w:r w:rsidRPr="008121DF">
        <w:t xml:space="preserve"> of the Tank in millimeters.  The armor thickness of the tank squad was modified in accordance with the configuration run.</w:t>
      </w:r>
    </w:p>
    <w:p w:rsidR="008121DF" w:rsidRPr="008121DF" w:rsidRDefault="008121DF" w:rsidP="00D66962">
      <w:pPr>
        <w:pStyle w:val="Normal-1"/>
      </w:pPr>
      <w:r w:rsidRPr="008121DF">
        <w:lastRenderedPageBreak/>
        <w:t>5. Armor Thickness (IFV) – This parameter defines the armor thickness of the IFV in millimeters.  The armor thickness of all four IFV squads was modified in accordance with the configuration run.</w:t>
      </w:r>
    </w:p>
    <w:p w:rsidR="008121DF" w:rsidRPr="008121DF" w:rsidRDefault="008121DF" w:rsidP="00D66962">
      <w:pPr>
        <w:pStyle w:val="Normal-1"/>
      </w:pPr>
      <w:r w:rsidRPr="008121DF">
        <w:t xml:space="preserve">6. Primary Max Effective Weapon Range (Tank) – This parameter defines the primary maximum effective weapon range of the Tank’s 120mm gun in meters.  The baseline scenario assigns a series of weapon ranges, each with a unique, corresponding probability of hit.  Due to the classified nature of this type of information, probability of hit data correlating to effective weapon ranges was unattainable.  Thus, two assumptions had to be made: 1) At a weapon range of 0 meters, the probability of hitting a target is 100%.  2) “Effective” is defined as being 90% likely, and thus the maximum effective weapon range as defined by the configuration run would be assigned a 90% probability of hit.  All other ranges associated with the baseline performance values were omitted.  </w:t>
      </w:r>
    </w:p>
    <w:p w:rsidR="008121DF" w:rsidRPr="008121DF" w:rsidRDefault="008121DF" w:rsidP="00D66962">
      <w:pPr>
        <w:pStyle w:val="Normal-1"/>
      </w:pPr>
      <w:r w:rsidRPr="008121DF">
        <w:t xml:space="preserve">7. Primary Weapon Armor Penetration (Tank) – </w:t>
      </w:r>
      <w:bookmarkStart w:id="441" w:name="OLE_LINK8"/>
      <w:bookmarkStart w:id="442" w:name="OLE_LINK9"/>
      <w:r w:rsidRPr="008121DF">
        <w:t xml:space="preserve">This parameter defines the armor penetration capability of the Tank’s 120mm gun in millimeters.  The armor penetration capability of the tank squad was modified in accordance with the configuration run.  </w:t>
      </w:r>
      <w:bookmarkEnd w:id="441"/>
      <w:bookmarkEnd w:id="442"/>
    </w:p>
    <w:p w:rsidR="008121DF" w:rsidRPr="008121DF" w:rsidRDefault="008121DF" w:rsidP="00D66962">
      <w:pPr>
        <w:pStyle w:val="Normal-1"/>
      </w:pPr>
      <w:r w:rsidRPr="008121DF">
        <w:t>8. Primary Weapon Rounds Fired (Tank) – This parameter defines the capability of the number of rounds fired by the Tank’s 120mm gun in round</w:t>
      </w:r>
      <w:ins w:id="443" w:author="localadmin" w:date="2013-04-26T08:01:00Z">
        <w:r w:rsidR="009F1200">
          <w:t>s</w:t>
        </w:r>
      </w:ins>
      <w:r w:rsidRPr="008121DF">
        <w:t xml:space="preserve"> per second.  The number of rounds fired by the tank squad was modified in accordance with the configuration run.  It should be noted that while this design factor is represented in rounds fired per second, MANA captures this factor in terms of rounds fired per 100 seconds, and thus appropriate translation was required.   </w:t>
      </w:r>
    </w:p>
    <w:p w:rsidR="008121DF" w:rsidRPr="008121DF" w:rsidRDefault="008121DF" w:rsidP="00D66962">
      <w:pPr>
        <w:pStyle w:val="Normal-1"/>
      </w:pPr>
      <w:r w:rsidRPr="008121DF">
        <w:t xml:space="preserve">9. Secondary Max Effective Range (Tank/IFV) – This parameter defines the secondary maximum effective weapon range of the Tank and IFV’s 7.62mm gun in meters.  The baseline scenario assigns a series of weapon ranges, each with a unique, corresponding probability of hit.  Due to the classified nature of this type of information, probability of hit data correlating to effective weapon ranges was unattainable.  Thus, two assumptions had to be made: 1) At a weapon range of 0 meters, the probability of hitting a target is 100%.  2) “Effective” is defined as being 90% likely, and thus the maximum effective weapon range as defined by the configuration run would be assigned a 90% </w:t>
      </w:r>
      <w:r w:rsidRPr="008121DF">
        <w:lastRenderedPageBreak/>
        <w:t xml:space="preserve">probability of hit.  All other ranges associated with the baseline performance values were omitted.  </w:t>
      </w:r>
    </w:p>
    <w:p w:rsidR="008121DF" w:rsidRPr="008121DF" w:rsidRDefault="008121DF" w:rsidP="00D66962">
      <w:pPr>
        <w:pStyle w:val="Normal-1"/>
      </w:pPr>
      <w:r w:rsidRPr="008121DF">
        <w:t xml:space="preserve">10. Secondary Weapon Armor Penetration (Tank/IFV) – This parameter defines the armor penetration capability of the Tank and IFV’s 7.62mm gun in millimeters.  The armor penetration capability of the tank squad and all four IFV squads was modified in accordance with the configuration run.  </w:t>
      </w:r>
    </w:p>
    <w:p w:rsidR="008121DF" w:rsidRPr="008121DF" w:rsidRDefault="008121DF" w:rsidP="00D66962">
      <w:pPr>
        <w:pStyle w:val="Normal-1"/>
      </w:pPr>
      <w:r w:rsidRPr="008121DF">
        <w:t>11. Secondary Weapon Rounds Fired (Tank/IFV) – This parameter defines the capability of the number of rounds fired by the Tank and IFV’s 7.62mm gun in round per second.  The number of rounds fired by the tank squad was modified in accordance with the configuration run.  It should be noted that while this design factor is represented in rounds fired per second, MANA captures this factor in terms of rounds fired per 100 seconds, and thus appropr</w:t>
      </w:r>
      <w:r w:rsidR="00D66962">
        <w:t>iate translation was required.</w:t>
      </w:r>
    </w:p>
    <w:p w:rsidR="008121DF" w:rsidRPr="008121DF" w:rsidRDefault="008121DF" w:rsidP="00D251C1">
      <w:pPr>
        <w:pStyle w:val="Heading4"/>
      </w:pPr>
      <w:bookmarkStart w:id="444" w:name="_Toc354660618"/>
      <w:r w:rsidRPr="008121DF">
        <w:t xml:space="preserve">c. </w:t>
      </w:r>
      <w:r w:rsidRPr="008121DF">
        <w:tab/>
        <w:t>Non-materiel change configurations</w:t>
      </w:r>
      <w:bookmarkEnd w:id="444"/>
    </w:p>
    <w:p w:rsidR="008121DF" w:rsidRPr="008121DF" w:rsidRDefault="008121DF" w:rsidP="00D251C1">
      <w:pPr>
        <w:pStyle w:val="Heading6"/>
      </w:pPr>
      <w:r w:rsidRPr="008121DF">
        <w:tab/>
        <w:t xml:space="preserve">i. </w:t>
      </w:r>
      <w:r w:rsidRPr="008121DF">
        <w:tab/>
        <w:t>Unit composition</w:t>
      </w:r>
    </w:p>
    <w:p w:rsidR="007E79ED" w:rsidRPr="008121DF" w:rsidRDefault="00D66962" w:rsidP="007E79ED">
      <w:pPr>
        <w:spacing w:before="120" w:line="360" w:lineRule="auto"/>
        <w:jc w:val="center"/>
        <w:rPr>
          <w:b/>
        </w:rPr>
      </w:pPr>
      <w:r w:rsidRPr="00D66962">
        <w:t>T</w:t>
      </w:r>
      <w:r w:rsidR="008121DF" w:rsidRPr="008121DF">
        <w:t xml:space="preserve">he design factors from </w:t>
      </w:r>
      <w:r w:rsidR="008121DF" w:rsidRPr="008121DF">
        <w:rPr>
          <w:highlight w:val="green"/>
        </w:rPr>
        <w:t>Figure XX</w:t>
      </w:r>
      <w:r w:rsidR="008121DF" w:rsidRPr="008121DF">
        <w:t xml:space="preserve"> represent a series of performance characteristics across several weapons and weapon platforms, indicating variances in potential materiel solutions.  However, there are other considerations across the DOTMLPF spectrum which can certainly contribute to improved survivability of ground combat vehicles.  Doctrinal and/or organizational changes may result in different outcomes in battle, and so along with materiel considerations, these non-materiel possibilities must be considered as well.  </w:t>
      </w:r>
      <w:r w:rsidR="008121DF" w:rsidRPr="008121DF">
        <w:rPr>
          <w:highlight w:val="green"/>
        </w:rPr>
        <w:t>Figure XX</w:t>
      </w:r>
      <w:r w:rsidR="008121DF" w:rsidRPr="008121DF">
        <w:t xml:space="preserve"> represents the design space for various configurations of platforms within the unit.  All platforms are outfitted with their baseline performance capabilities, although the number of platforms </w:t>
      </w:r>
      <w:r w:rsidR="00AB2C11">
        <w:t>is</w:t>
      </w:r>
      <w:r w:rsidR="008121DF" w:rsidRPr="008121DF">
        <w:t xml:space="preserve"> randomized, to</w:t>
      </w:r>
      <w:r w:rsidR="0097715F">
        <w:t xml:space="preserve"> </w:t>
      </w:r>
      <w:r w:rsidR="008121DF" w:rsidRPr="0097715F">
        <w:t>account for different organizational approaches.</w:t>
      </w:r>
      <w:r w:rsidR="0097715F" w:rsidRPr="008121DF">
        <w:rPr>
          <w:b/>
          <w:noProof/>
          <w:lang w:eastAsia="en-US"/>
        </w:rPr>
        <w:lastRenderedPageBreak/>
        <w:drawing>
          <wp:inline distT="0" distB="0" distL="0" distR="0">
            <wp:extent cx="5485742" cy="3590925"/>
            <wp:effectExtent l="19050" t="0" r="658" b="0"/>
            <wp:docPr id="18" name="Picture 6" descr="Alternate_conf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nate_configs.PNG"/>
                    <pic:cNvPicPr/>
                  </pic:nvPicPr>
                  <pic:blipFill>
                    <a:blip r:embed="rId31"/>
                    <a:stretch>
                      <a:fillRect/>
                    </a:stretch>
                  </pic:blipFill>
                  <pic:spPr>
                    <a:xfrm>
                      <a:off x="0" y="0"/>
                      <a:ext cx="5491555" cy="3594730"/>
                    </a:xfrm>
                    <a:prstGeom prst="rect">
                      <a:avLst/>
                    </a:prstGeom>
                  </pic:spPr>
                </pic:pic>
              </a:graphicData>
            </a:graphic>
          </wp:inline>
        </w:drawing>
      </w:r>
      <w:r w:rsidR="008121DF" w:rsidRPr="008121DF">
        <w:t xml:space="preserve"> </w:t>
      </w:r>
      <w:r w:rsidR="007E79ED" w:rsidRPr="008121DF">
        <w:rPr>
          <w:b/>
          <w:highlight w:val="green"/>
        </w:rPr>
        <w:t>FIGURE XX. Unit Composition Design Space</w:t>
      </w:r>
    </w:p>
    <w:p w:rsidR="008121DF" w:rsidRPr="008121DF" w:rsidRDefault="0097715F" w:rsidP="00D66962">
      <w:pPr>
        <w:pStyle w:val="Normal-1"/>
      </w:pPr>
      <w:r w:rsidRPr="008121DF">
        <w:t xml:space="preserve">The baseline scenario, as defined by Treml, was run 35 times for each design configuration, to explore the </w:t>
      </w:r>
      <w:r w:rsidR="008121DF" w:rsidRPr="008121DF">
        <w:t>results of non-materiel changes to the unit.  Each platfor</w:t>
      </w:r>
      <w:r w:rsidR="00AB2C11">
        <w:t>m, and it</w:t>
      </w:r>
      <w:r w:rsidR="008121DF" w:rsidRPr="008121DF">
        <w:t xml:space="preserve">s role with respect to mission, is defined below.  </w:t>
      </w:r>
    </w:p>
    <w:p w:rsidR="008121DF" w:rsidRPr="00B74F65" w:rsidRDefault="008121DF" w:rsidP="00B74F65">
      <w:pPr>
        <w:pStyle w:val="ListParagraph"/>
        <w:numPr>
          <w:ilvl w:val="0"/>
          <w:numId w:val="25"/>
        </w:numPr>
      </w:pPr>
      <w:r w:rsidRPr="00B74F65">
        <w:t xml:space="preserve">Infantry Fighting Vehicle (IFV) – The IFV is an armored vehicle that provides fire support to the battlefield, as well as serves as the carrier for Infantry dismounted troops.  The number of IFVs in the unit is varied between two and six platforms.  </w:t>
      </w:r>
    </w:p>
    <w:p w:rsidR="008121DF" w:rsidRPr="00B74F65" w:rsidRDefault="008121DF" w:rsidP="00B74F65">
      <w:pPr>
        <w:pStyle w:val="ListParagraph"/>
        <w:numPr>
          <w:ilvl w:val="0"/>
          <w:numId w:val="25"/>
        </w:numPr>
      </w:pPr>
      <w:r w:rsidRPr="00B74F65">
        <w:t>Infantry Squads – The infantry squads represent a set of seven infantrymen who are typically engaged in face-to-face combat.  Each infantry squad belongs to an IFV, and</w:t>
      </w:r>
      <w:ins w:id="445" w:author="Mary" w:date="2013-04-29T09:33:00Z">
        <w:r w:rsidR="00430238">
          <w:t xml:space="preserve"> these</w:t>
        </w:r>
      </w:ins>
      <w:r w:rsidRPr="00B74F65">
        <w:t xml:space="preserve"> are varied between two and six squads in this unit.</w:t>
      </w:r>
    </w:p>
    <w:p w:rsidR="008121DF" w:rsidRPr="00B74F65" w:rsidRDefault="008121DF" w:rsidP="00B74F65">
      <w:pPr>
        <w:pStyle w:val="ListParagraph"/>
        <w:numPr>
          <w:ilvl w:val="0"/>
          <w:numId w:val="25"/>
        </w:numPr>
      </w:pPr>
      <w:r w:rsidRPr="00B74F65">
        <w:t xml:space="preserve">Unmanned Aerial Vehicle (UAV) – The UAV is a pilotless aircraft that provides reconnaissance, surveillance and remote sensing capabilities from an elevated distance.  The UAV is an unarmed platform, and is varied between one and four platforms in this unit.   </w:t>
      </w:r>
    </w:p>
    <w:p w:rsidR="008121DF" w:rsidRPr="00B74F65" w:rsidRDefault="008121DF" w:rsidP="00B74F65">
      <w:pPr>
        <w:pStyle w:val="ListParagraph"/>
        <w:numPr>
          <w:ilvl w:val="0"/>
          <w:numId w:val="25"/>
        </w:numPr>
      </w:pPr>
      <w:r w:rsidRPr="00B74F65">
        <w:lastRenderedPageBreak/>
        <w:t xml:space="preserve">155mm Howitzer – The howitzer is a stationary artillery weapon, which provides fire support to the battlefield from a distance.  The number of howitzers in this unit varies between one and four platforms.   </w:t>
      </w:r>
    </w:p>
    <w:p w:rsidR="008121DF" w:rsidRPr="00B74F65" w:rsidRDefault="008121DF" w:rsidP="00B74F65">
      <w:pPr>
        <w:pStyle w:val="ListParagraph"/>
        <w:numPr>
          <w:ilvl w:val="0"/>
          <w:numId w:val="25"/>
        </w:numPr>
      </w:pPr>
      <w:r w:rsidRPr="00B74F65">
        <w:t>Helicopter – The attack helicopter</w:t>
      </w:r>
      <w:ins w:id="446" w:author="Mary" w:date="2013-04-29T09:33:00Z">
        <w:r w:rsidR="00430238">
          <w:t xml:space="preserve"> (helos)</w:t>
        </w:r>
      </w:ins>
      <w:r w:rsidRPr="00B74F65">
        <w:t xml:space="preserve"> provides aerial fire support to ground targets on the battlefield as well as supplemental detection capabilities.  The number of helos in this unit varies between one and four platforms.  </w:t>
      </w:r>
    </w:p>
    <w:p w:rsidR="008121DF" w:rsidRPr="00B74F65" w:rsidRDefault="008121DF" w:rsidP="00B74F65">
      <w:pPr>
        <w:pStyle w:val="ListParagraph"/>
        <w:numPr>
          <w:ilvl w:val="0"/>
          <w:numId w:val="25"/>
        </w:numPr>
      </w:pPr>
      <w:r w:rsidRPr="00B74F65">
        <w:t>Tank – The tank is the primary</w:t>
      </w:r>
      <w:del w:id="447" w:author="Mary" w:date="2013-04-29T09:34:00Z">
        <w:r w:rsidRPr="00B74F65" w:rsidDel="00B2193D">
          <w:delText>,</w:delText>
        </w:r>
      </w:del>
      <w:r w:rsidRPr="00B74F65">
        <w:t xml:space="preserve"> armored combat vehicle on the battlefield.  It provides the unit with operational mobility, as well as tactical offensive and defensive capabilities.  The number of tanks in the unit is varied between</w:t>
      </w:r>
      <w:del w:id="448" w:author="Mary" w:date="2013-04-29T09:34:00Z">
        <w:r w:rsidRPr="00B74F65" w:rsidDel="00B2193D">
          <w:delText xml:space="preserve"> </w:delText>
        </w:r>
      </w:del>
      <w:r w:rsidRPr="00B74F65">
        <w:t xml:space="preserve"> two and six platforms.  </w:t>
      </w:r>
    </w:p>
    <w:p w:rsidR="007E79ED" w:rsidRPr="000B5715" w:rsidRDefault="007E79ED" w:rsidP="007E79ED">
      <w:pPr>
        <w:pStyle w:val="Normal-1"/>
      </w:pPr>
      <w:r>
        <w:t>imported into JMP for further analysis.</w:t>
      </w:r>
    </w:p>
    <w:p w:rsidR="007E79ED" w:rsidRPr="00177E9E" w:rsidRDefault="007E79ED" w:rsidP="007E79ED">
      <w:pPr>
        <w:pStyle w:val="Heading2"/>
      </w:pPr>
      <w:bookmarkStart w:id="449" w:name="_Toc354660604"/>
      <w:r>
        <w:t>C</w:t>
      </w:r>
      <w:r w:rsidRPr="00177E9E">
        <w:t>.</w:t>
      </w:r>
      <w:r w:rsidRPr="00177E9E">
        <w:tab/>
        <w:t xml:space="preserve"> Design of Experiments Planning</w:t>
      </w:r>
      <w:bookmarkEnd w:id="449"/>
    </w:p>
    <w:p w:rsidR="007E79ED" w:rsidRPr="00177E9E" w:rsidRDefault="007E79ED" w:rsidP="007E79ED">
      <w:pPr>
        <w:pStyle w:val="Heading4"/>
      </w:pPr>
      <w:bookmarkStart w:id="450" w:name="_Toc354660605"/>
      <w:r w:rsidRPr="00177E9E">
        <w:t>a.</w:t>
      </w:r>
      <w:r w:rsidRPr="00177E9E">
        <w:tab/>
        <w:t>Model Data References and Definitions</w:t>
      </w:r>
      <w:bookmarkEnd w:id="450"/>
    </w:p>
    <w:p w:rsidR="007E79ED" w:rsidRPr="00177E9E" w:rsidRDefault="007E79ED" w:rsidP="007E79ED">
      <w:pPr>
        <w:pStyle w:val="3rdOrderPara"/>
        <w:rPr>
          <w:lang w:eastAsia="en-US"/>
        </w:rPr>
      </w:pPr>
    </w:p>
    <w:p w:rsidR="007E79ED" w:rsidRPr="00177E9E" w:rsidRDefault="007E79ED" w:rsidP="007E79ED">
      <w:pPr>
        <w:pStyle w:val="Heading4"/>
      </w:pPr>
      <w:bookmarkStart w:id="451" w:name="_Toc354660606"/>
      <w:r w:rsidRPr="00177E9E">
        <w:t>b.</w:t>
      </w:r>
      <w:r w:rsidRPr="00177E9E">
        <w:tab/>
        <w:t>Factor Levels and Probability Distributions</w:t>
      </w:r>
      <w:bookmarkEnd w:id="451"/>
    </w:p>
    <w:p w:rsidR="007E79ED" w:rsidRPr="00177E9E" w:rsidRDefault="007E79ED" w:rsidP="007E79ED">
      <w:pPr>
        <w:pStyle w:val="2ndOrderPara"/>
      </w:pPr>
    </w:p>
    <w:p w:rsidR="007E79ED" w:rsidRPr="00177E9E" w:rsidRDefault="007E79ED" w:rsidP="007E79ED">
      <w:pPr>
        <w:pStyle w:val="Heading4"/>
      </w:pPr>
      <w:bookmarkStart w:id="452" w:name="_Toc354660607"/>
      <w:r w:rsidRPr="00177E9E">
        <w:t>c.</w:t>
      </w:r>
      <w:r w:rsidRPr="00177E9E">
        <w:tab/>
        <w:t>Probability Model</w:t>
      </w:r>
      <w:bookmarkEnd w:id="452"/>
    </w:p>
    <w:p w:rsidR="007E79ED" w:rsidRPr="00177E9E" w:rsidRDefault="007E79ED" w:rsidP="007E79ED">
      <w:pPr>
        <w:pStyle w:val="2ndOrderPara"/>
        <w:ind w:firstLine="0"/>
      </w:pPr>
    </w:p>
    <w:p w:rsidR="007E79ED" w:rsidRPr="00177E9E" w:rsidRDefault="007E79ED" w:rsidP="007E79ED">
      <w:pPr>
        <w:pStyle w:val="Heading4"/>
      </w:pPr>
      <w:bookmarkStart w:id="453" w:name="_Toc354660608"/>
      <w:r w:rsidRPr="00177E9E">
        <w:t>d.</w:t>
      </w:r>
      <w:r w:rsidRPr="00177E9E">
        <w:tab/>
        <w:t>Factorial Design</w:t>
      </w:r>
      <w:bookmarkEnd w:id="453"/>
    </w:p>
    <w:p w:rsidR="007E79ED" w:rsidRPr="00177E9E" w:rsidRDefault="007E79ED" w:rsidP="007E79ED">
      <w:pPr>
        <w:pStyle w:val="2ndOrderPara"/>
        <w:ind w:firstLine="0"/>
      </w:pPr>
    </w:p>
    <w:p w:rsidR="007E79ED" w:rsidRDefault="007E79ED" w:rsidP="007E79ED">
      <w:pPr>
        <w:pStyle w:val="Heading4"/>
      </w:pPr>
      <w:bookmarkStart w:id="454" w:name="_Toc354660609"/>
      <w:r w:rsidRPr="00177E9E">
        <w:t>e.</w:t>
      </w:r>
      <w:r w:rsidRPr="00177E9E">
        <w:tab/>
        <w:t>OMOE for Cost As Independent Variable</w:t>
      </w:r>
      <w:bookmarkEnd w:id="454"/>
    </w:p>
    <w:p w:rsidR="00EB3643" w:rsidRPr="00EB3643" w:rsidRDefault="00EB3643" w:rsidP="00D66962">
      <w:pPr>
        <w:pStyle w:val="Normal-1"/>
      </w:pPr>
    </w:p>
    <w:p w:rsidR="00C94135" w:rsidRDefault="00B0657E" w:rsidP="00B0657E">
      <w:pPr>
        <w:pStyle w:val="Heading1"/>
      </w:pPr>
      <w:bookmarkStart w:id="455" w:name="_Toc354660619"/>
      <w:r w:rsidRPr="00177E9E">
        <w:lastRenderedPageBreak/>
        <w:t>VIII</w:t>
      </w:r>
      <w:r w:rsidR="00C94135" w:rsidRPr="00177E9E">
        <w:t>.</w:t>
      </w:r>
      <w:r w:rsidR="00C94135" w:rsidRPr="00177E9E">
        <w:tab/>
        <w:t>Results</w:t>
      </w:r>
      <w:bookmarkEnd w:id="455"/>
    </w:p>
    <w:p w:rsidR="00C94135" w:rsidRDefault="00C94135" w:rsidP="00512107">
      <w:pPr>
        <w:pStyle w:val="Heading3"/>
      </w:pPr>
      <w:bookmarkStart w:id="456" w:name="_Toc354660620"/>
      <w:r>
        <w:t>1.</w:t>
      </w:r>
      <w:r>
        <w:tab/>
        <w:t>Regression Analysis and CAIV Results</w:t>
      </w:r>
      <w:bookmarkEnd w:id="456"/>
    </w:p>
    <w:p w:rsidR="00C94135" w:rsidRDefault="00C94135" w:rsidP="00512107">
      <w:pPr>
        <w:pStyle w:val="Heading3"/>
      </w:pPr>
      <w:bookmarkStart w:id="457" w:name="_Toc354660621"/>
      <w:r>
        <w:t>2.</w:t>
      </w:r>
      <w:r>
        <w:tab/>
        <w:t>Baseline Analysis</w:t>
      </w:r>
      <w:bookmarkEnd w:id="457"/>
    </w:p>
    <w:p w:rsidR="00C94135" w:rsidRDefault="00C94135" w:rsidP="00512107">
      <w:pPr>
        <w:pStyle w:val="Heading3"/>
      </w:pPr>
      <w:bookmarkStart w:id="458" w:name="_Toc354660622"/>
      <w:r>
        <w:t>3.</w:t>
      </w:r>
      <w:r>
        <w:tab/>
        <w:t>Alternative Configuration Analysis</w:t>
      </w:r>
      <w:bookmarkEnd w:id="458"/>
    </w:p>
    <w:p w:rsidR="00C94135" w:rsidRDefault="00AE3AF3" w:rsidP="00512107">
      <w:pPr>
        <w:pStyle w:val="Heading1"/>
      </w:pPr>
      <w:bookmarkStart w:id="459" w:name="_Toc354660623"/>
      <w:r w:rsidRPr="00177E9E">
        <w:lastRenderedPageBreak/>
        <w:t>XI</w:t>
      </w:r>
      <w:r w:rsidR="00C94135" w:rsidRPr="00177E9E">
        <w:t>.</w:t>
      </w:r>
      <w:r w:rsidR="00C94135" w:rsidRPr="00177E9E">
        <w:tab/>
        <w:t>Summary and Recommendations</w:t>
      </w:r>
      <w:bookmarkEnd w:id="459"/>
    </w:p>
    <w:p w:rsidR="00C94135" w:rsidRDefault="008D6D3C" w:rsidP="00512107">
      <w:pPr>
        <w:pStyle w:val="Heading2"/>
      </w:pPr>
      <w:bookmarkStart w:id="460" w:name="_Toc354660624"/>
      <w:r>
        <w:t>A</w:t>
      </w:r>
      <w:r w:rsidR="00C94135">
        <w:t>.</w:t>
      </w:r>
      <w:r w:rsidR="00C94135">
        <w:tab/>
        <w:t>Challenges</w:t>
      </w:r>
      <w:bookmarkEnd w:id="460"/>
    </w:p>
    <w:p w:rsidR="00EB3643" w:rsidRPr="000149B3" w:rsidRDefault="00EB3643" w:rsidP="00B74F65">
      <w:pPr>
        <w:pStyle w:val="ListParagraph"/>
      </w:pPr>
      <w:r>
        <w:t xml:space="preserve">The lack of higher power tools and assistance </w:t>
      </w:r>
      <w:r w:rsidRPr="000149B3">
        <w:t>reiterates the necessity of the process as the foundation</w:t>
      </w:r>
      <w:r>
        <w:t xml:space="preserve"> for this type of work. The process as stated can be followed using different tools to achieve a higher fidelity model. Process outlined in this thesis </w:t>
      </w:r>
      <w:r w:rsidRPr="000149B3">
        <w:t>identifies the type of data and steps required to achieve an outcome, and it does not dictate tools to use.</w:t>
      </w:r>
    </w:p>
    <w:p w:rsidR="00EB3643" w:rsidRPr="00EB3643" w:rsidRDefault="00EB3643" w:rsidP="00EB3643">
      <w:pPr>
        <w:pStyle w:val="2nd3rdOrderPara"/>
      </w:pPr>
    </w:p>
    <w:p w:rsidR="00C94135" w:rsidRDefault="008D6D3C" w:rsidP="00512107">
      <w:pPr>
        <w:pStyle w:val="Heading2"/>
      </w:pPr>
      <w:bookmarkStart w:id="461" w:name="_Toc354660625"/>
      <w:r>
        <w:t>B</w:t>
      </w:r>
      <w:r w:rsidR="00C94135">
        <w:t>.</w:t>
      </w:r>
      <w:r w:rsidR="00C94135">
        <w:tab/>
        <w:t>Follow-on Work</w:t>
      </w:r>
      <w:bookmarkEnd w:id="461"/>
    </w:p>
    <w:p w:rsidR="00177E9E" w:rsidRPr="00177E9E" w:rsidRDefault="00177E9E" w:rsidP="00177E9E">
      <w:pPr>
        <w:pStyle w:val="2nd3rdOrderPara"/>
      </w:pPr>
      <w:r>
        <w:t>This study</w:t>
      </w:r>
      <w:r w:rsidR="004E1D49">
        <w:t>,</w:t>
      </w:r>
      <w:r>
        <w:t xml:space="preserve"> though constrained by time</w:t>
      </w:r>
      <w:r w:rsidR="004E1D49">
        <w:t xml:space="preserve">, identified </w:t>
      </w:r>
      <w:r w:rsidRPr="00177E9E">
        <w:t xml:space="preserve">some very interesting areas </w:t>
      </w:r>
      <w:r w:rsidR="004E1D49">
        <w:t>for future investigation</w:t>
      </w:r>
      <w:r w:rsidRPr="00177E9E">
        <w:t>.</w:t>
      </w:r>
    </w:p>
    <w:p w:rsidR="00177E9E" w:rsidRPr="00177E9E" w:rsidRDefault="00177E9E" w:rsidP="00177E9E">
      <w:pPr>
        <w:pStyle w:val="Heading3"/>
      </w:pPr>
      <w:bookmarkStart w:id="462" w:name="_Toc354660626"/>
      <w:r>
        <w:t>1.</w:t>
      </w:r>
      <w:r>
        <w:tab/>
      </w:r>
      <w:r w:rsidRPr="00177E9E">
        <w:t>Dashboard</w:t>
      </w:r>
      <w:bookmarkEnd w:id="462"/>
    </w:p>
    <w:p w:rsidR="00177E9E" w:rsidRPr="00177E9E" w:rsidRDefault="00177E9E" w:rsidP="00177E9E">
      <w:pPr>
        <w:pStyle w:val="2nd3rdOrderPara"/>
      </w:pPr>
      <w:r w:rsidRPr="00177E9E">
        <w:t xml:space="preserve">A nicely designed user interface that allows the end user to directly </w:t>
      </w:r>
      <w:r w:rsidR="00D87C15">
        <w:t>interact with</w:t>
      </w:r>
      <w:r w:rsidRPr="00177E9E">
        <w:t xml:space="preserve"> the model would facilitate a higher level of interactive investigation, facilitating access to insight and understanding that currently require a working understanding of MANA.  This would also facilitate access to the model by lay-persons or engineers working within a given specialization to realize in advance </w:t>
      </w:r>
      <w:commentRangeStart w:id="463"/>
      <w:commentRangeStart w:id="464"/>
      <w:r w:rsidRPr="00177E9E">
        <w:t>the effects on the system of systems to changes within their given subsystem.</w:t>
      </w:r>
      <w:commentRangeEnd w:id="463"/>
      <w:r w:rsidR="00B2193D">
        <w:rPr>
          <w:rStyle w:val="CommentReference"/>
          <w:szCs w:val="20"/>
        </w:rPr>
        <w:commentReference w:id="463"/>
      </w:r>
      <w:commentRangeEnd w:id="464"/>
      <w:r w:rsidR="00C7614E">
        <w:rPr>
          <w:rStyle w:val="CommentReference"/>
          <w:szCs w:val="20"/>
        </w:rPr>
        <w:commentReference w:id="464"/>
      </w:r>
    </w:p>
    <w:p w:rsidR="00177E9E" w:rsidRPr="00177E9E" w:rsidRDefault="00177E9E" w:rsidP="00177E9E">
      <w:pPr>
        <w:pStyle w:val="Heading3"/>
      </w:pPr>
      <w:bookmarkStart w:id="465" w:name="_Toc354660627"/>
      <w:r>
        <w:t>2.</w:t>
      </w:r>
      <w:r>
        <w:tab/>
      </w:r>
      <w:r w:rsidRPr="00177E9E">
        <w:t>Closer modeling of 2</w:t>
      </w:r>
      <w:r w:rsidRPr="00177E9E">
        <w:rPr>
          <w:vertAlign w:val="superscript"/>
        </w:rPr>
        <w:t>nd</w:t>
      </w:r>
      <w:r w:rsidRPr="00177E9E">
        <w:t xml:space="preserve"> order effects</w:t>
      </w:r>
      <w:bookmarkEnd w:id="465"/>
    </w:p>
    <w:p w:rsidR="00177E9E" w:rsidRPr="00177E9E" w:rsidRDefault="00177E9E" w:rsidP="00177E9E">
      <w:pPr>
        <w:pStyle w:val="2nd3rdOrderPara"/>
      </w:pPr>
      <w:r w:rsidRPr="00177E9E">
        <w:t>Further detailed development of models of the subsystems (e.g., propulsion, protection, and weapons systems on the vehicles) could provide valuable information about second order effects of changes to the vehicle configurations.  For example, given the current model it is very difficult to say with any accuracy what the effects of a larger main gun are to lethality, mobility, survivability, and force protection.</w:t>
      </w:r>
    </w:p>
    <w:p w:rsidR="00177E9E" w:rsidRPr="00177E9E" w:rsidRDefault="00177E9E" w:rsidP="00177E9E">
      <w:pPr>
        <w:pStyle w:val="Heading3"/>
      </w:pPr>
      <w:bookmarkStart w:id="466" w:name="_Toc354660628"/>
      <w:r>
        <w:lastRenderedPageBreak/>
        <w:t>3.</w:t>
      </w:r>
      <w:r>
        <w:tab/>
      </w:r>
      <w:r w:rsidRPr="00177E9E">
        <w:t>Investigation of emerging technologies</w:t>
      </w:r>
      <w:bookmarkEnd w:id="466"/>
    </w:p>
    <w:p w:rsidR="00177E9E" w:rsidRPr="00177E9E" w:rsidRDefault="00177E9E" w:rsidP="00177E9E">
      <w:pPr>
        <w:pStyle w:val="2nd3rdOrderPara"/>
      </w:pPr>
      <w:r w:rsidRPr="00177E9E">
        <w:t>There exist some very exciting emerging technologies that were beyond the scope of this initial investigation that potentially allow increased capability with significant reduction in undesirable second order effects.  Included in these are high energy weapons, e-ink camouflage, and new ground combat systems.</w:t>
      </w:r>
    </w:p>
    <w:p w:rsidR="00177E9E" w:rsidRPr="00177E9E" w:rsidRDefault="00177E9E" w:rsidP="00177E9E">
      <w:pPr>
        <w:pStyle w:val="Heading3"/>
      </w:pPr>
      <w:bookmarkStart w:id="467" w:name="_Toc354660629"/>
      <w:r>
        <w:t>4.</w:t>
      </w:r>
      <w:r>
        <w:tab/>
      </w:r>
      <w:r w:rsidRPr="00177E9E">
        <w:t>Broadening of the trade space</w:t>
      </w:r>
      <w:bookmarkEnd w:id="467"/>
    </w:p>
    <w:p w:rsidR="00177E9E" w:rsidRPr="00177E9E" w:rsidRDefault="00177E9E" w:rsidP="00177E9E">
      <w:pPr>
        <w:pStyle w:val="2nd3rdOrderPara"/>
      </w:pPr>
      <w:r w:rsidRPr="00177E9E">
        <w:t xml:space="preserve">The work that was done was very narrowly focused on ground combat in a Brigade Combat Team (BCT) such as an infantry fighting vehicle or a main battle tank.  There is great potential in </w:t>
      </w:r>
      <w:r w:rsidR="004A225B">
        <w:t>using</w:t>
      </w:r>
      <w:r w:rsidRPr="00177E9E">
        <w:t xml:space="preserve"> the existing work </w:t>
      </w:r>
      <w:r w:rsidR="004A225B">
        <w:t>to expand</w:t>
      </w:r>
      <w:r w:rsidRPr="00177E9E">
        <w:t xml:space="preserve"> the scope, for example, to include air support, logistics, and joint operations.</w:t>
      </w:r>
    </w:p>
    <w:p w:rsidR="00D656BD" w:rsidRDefault="00D656BD" w:rsidP="00D656BD">
      <w:pPr>
        <w:pStyle w:val="2nd3rdOrderPara"/>
      </w:pPr>
    </w:p>
    <w:p w:rsidR="00D656BD" w:rsidRPr="00D656BD" w:rsidRDefault="00D656BD" w:rsidP="00D656BD">
      <w:pPr>
        <w:pStyle w:val="2nd3rdOrderPara"/>
      </w:pPr>
    </w:p>
    <w:p w:rsidR="00C94135" w:rsidRDefault="008D6D3C" w:rsidP="00512107">
      <w:pPr>
        <w:pStyle w:val="Heading2"/>
      </w:pPr>
      <w:bookmarkStart w:id="468" w:name="_Toc354660630"/>
      <w:r>
        <w:t>C</w:t>
      </w:r>
      <w:r w:rsidR="00C94135">
        <w:t>.</w:t>
      </w:r>
      <w:r w:rsidR="00C94135">
        <w:tab/>
        <w:t>Recommendations</w:t>
      </w:r>
      <w:bookmarkEnd w:id="468"/>
    </w:p>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AE3AF3" w:rsidRDefault="00AE3AF3" w:rsidP="00AE3AF3"/>
    <w:p w:rsidR="00C94135" w:rsidRDefault="00AE3AF3" w:rsidP="006D6C57">
      <w:pPr>
        <w:pStyle w:val="Heading1"/>
      </w:pPr>
      <w:bookmarkStart w:id="469" w:name="_Toc354660631"/>
      <w:r>
        <w:lastRenderedPageBreak/>
        <w:t xml:space="preserve">Appendix </w:t>
      </w:r>
      <w:r w:rsidR="008D6D3C">
        <w:t>A</w:t>
      </w:r>
      <w:r w:rsidR="006D6C57">
        <w:t xml:space="preserve">: </w:t>
      </w:r>
      <w:r w:rsidR="00C94135">
        <w:t>Reference Models for Simulations</w:t>
      </w:r>
      <w:bookmarkEnd w:id="469"/>
    </w:p>
    <w:p w:rsidR="00AE3AF3" w:rsidRDefault="00AE3AF3" w:rsidP="00AE3AF3"/>
    <w:p w:rsidR="00AE3AF3" w:rsidRDefault="00AE3AF3" w:rsidP="00AE3AF3"/>
    <w:p w:rsidR="00AE3AF3" w:rsidRDefault="00AE3AF3" w:rsidP="00AE3AF3"/>
    <w:p w:rsidR="00AE3AF3" w:rsidRDefault="00AE3AF3" w:rsidP="00AE3AF3"/>
    <w:p w:rsidR="000B78B1" w:rsidRDefault="00AE3AF3" w:rsidP="006D6C57">
      <w:pPr>
        <w:pStyle w:val="Heading1"/>
      </w:pPr>
      <w:bookmarkStart w:id="470" w:name="_Toc354660632"/>
      <w:r>
        <w:lastRenderedPageBreak/>
        <w:t xml:space="preserve">Appendix </w:t>
      </w:r>
      <w:r w:rsidR="008D6D3C">
        <w:t>B</w:t>
      </w:r>
      <w:r w:rsidR="006D6C57">
        <w:t xml:space="preserve">: </w:t>
      </w:r>
      <w:r w:rsidR="00C94135">
        <w:t>Simulation Output Data</w:t>
      </w:r>
      <w:bookmarkEnd w:id="470"/>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C94135" w:rsidRDefault="00C94135" w:rsidP="0041011D">
      <w:pPr>
        <w:pStyle w:val="2ndOrderPara"/>
      </w:pPr>
    </w:p>
    <w:p w:rsidR="000B78B1" w:rsidRDefault="000B78B1" w:rsidP="0041011D">
      <w:pPr>
        <w:pStyle w:val="2ndOrderPara"/>
      </w:pPr>
    </w:p>
    <w:p w:rsidR="000B78B1" w:rsidRDefault="000B78B1" w:rsidP="0041011D">
      <w:pPr>
        <w:pStyle w:val="2ndOrderPara"/>
      </w:pPr>
    </w:p>
    <w:p w:rsidR="000B78B1" w:rsidRDefault="000B78B1" w:rsidP="0041011D">
      <w:pPr>
        <w:pStyle w:val="2ndOrderPara"/>
      </w:pPr>
    </w:p>
    <w:p w:rsidR="00702FBA" w:rsidRDefault="00702FBA" w:rsidP="00091962">
      <w:pPr>
        <w:pStyle w:val="BLANKPAGE"/>
      </w:pPr>
      <w:r>
        <w:t>THIS PAGE INTENTIONALLY LEFT BLANK</w:t>
      </w:r>
    </w:p>
    <w:p w:rsidR="00702FBA" w:rsidRDefault="00702FBA" w:rsidP="008234A2">
      <w:pPr>
        <w:pStyle w:val="Heading1"/>
      </w:pPr>
      <w:bookmarkStart w:id="471" w:name="_Toc354660633"/>
      <w:commentRangeStart w:id="472"/>
      <w:r>
        <w:lastRenderedPageBreak/>
        <w:t>LIST OF REFERENCES</w:t>
      </w:r>
      <w:bookmarkEnd w:id="13"/>
      <w:bookmarkEnd w:id="14"/>
      <w:bookmarkEnd w:id="471"/>
      <w:commentRangeEnd w:id="472"/>
      <w:r w:rsidR="00B2193D">
        <w:rPr>
          <w:rStyle w:val="CommentReference"/>
          <w:rFonts w:eastAsia="Arial Unicode MS"/>
          <w:b w:val="0"/>
          <w:caps w:val="0"/>
        </w:rPr>
        <w:commentReference w:id="472"/>
      </w:r>
    </w:p>
    <w:p w:rsidR="006A2097" w:rsidRDefault="002C532E" w:rsidP="006A2097">
      <w:pPr>
        <w:pStyle w:val="Bibliography"/>
        <w:ind w:left="720" w:hanging="720"/>
        <w:rPr>
          <w:noProof/>
        </w:rPr>
      </w:pPr>
      <w:r>
        <w:rPr>
          <w:noProof/>
        </w:rPr>
        <w:fldChar w:fldCharType="begin"/>
      </w:r>
      <w:r w:rsidR="003D2CA3">
        <w:rPr>
          <w:noProof/>
        </w:rPr>
        <w:instrText xml:space="preserve"> BIBLIOGRAPHY  \l 1033 </w:instrText>
      </w:r>
      <w:r>
        <w:rPr>
          <w:noProof/>
        </w:rPr>
        <w:fldChar w:fldCharType="separate"/>
      </w:r>
      <w:r w:rsidR="006A2097">
        <w:rPr>
          <w:i/>
          <w:iCs/>
          <w:noProof/>
        </w:rPr>
        <w:t>ADRP 3-0 Unified Land Operations.</w:t>
      </w:r>
      <w:r w:rsidR="006A2097">
        <w:rPr>
          <w:noProof/>
        </w:rPr>
        <w:t xml:space="preserve"> Washington DC: Headquarters, Department of the Army, 2012, 76.</w:t>
      </w:r>
    </w:p>
    <w:p w:rsidR="006A2097" w:rsidRDefault="006A2097" w:rsidP="006A2097">
      <w:pPr>
        <w:pStyle w:val="Bibliography"/>
        <w:ind w:left="720" w:hanging="720"/>
        <w:rPr>
          <w:noProof/>
        </w:rPr>
      </w:pPr>
      <w:r>
        <w:rPr>
          <w:noProof/>
        </w:rPr>
        <w:t xml:space="preserve">Anderson, Dennis J. "Evaluating a Complex System of Systems Using State Modeling and Simulation." </w:t>
      </w:r>
      <w:r>
        <w:rPr>
          <w:i/>
          <w:iCs/>
          <w:noProof/>
        </w:rPr>
        <w:t>National Defense Industrial Association Systems Engineering Conference.</w:t>
      </w:r>
      <w:r>
        <w:rPr>
          <w:noProof/>
        </w:rPr>
        <w:t xml:space="preserve"> Sand Diego, CA: Sandia National Laboratories, 2003. 31.</w:t>
      </w:r>
    </w:p>
    <w:p w:rsidR="006A2097" w:rsidRDefault="006A2097" w:rsidP="006A2097">
      <w:pPr>
        <w:pStyle w:val="Bibliography"/>
        <w:ind w:left="720" w:hanging="720"/>
        <w:rPr>
          <w:noProof/>
        </w:rPr>
      </w:pPr>
      <w:r>
        <w:rPr>
          <w:i/>
          <w:iCs/>
          <w:noProof/>
        </w:rPr>
        <w:t>Army Equipment Modernization Strategy.</w:t>
      </w:r>
      <w:r>
        <w:rPr>
          <w:noProof/>
        </w:rPr>
        <w:t xml:space="preserve"> Future Force Division (FDF), Washington DC: Department of the Army Office of the Deputy Chief of Staff, G-8 Future Force Division (FDF), 2013, 44.</w:t>
      </w:r>
    </w:p>
    <w:p w:rsidR="006A2097" w:rsidRDefault="006A2097" w:rsidP="006A2097">
      <w:pPr>
        <w:pStyle w:val="Bibliography"/>
        <w:ind w:left="720" w:hanging="720"/>
        <w:rPr>
          <w:noProof/>
        </w:rPr>
      </w:pPr>
      <w:r>
        <w:rPr>
          <w:noProof/>
        </w:rPr>
        <w:t xml:space="preserve">Bankes, Steven C. </w:t>
      </w:r>
      <w:r>
        <w:rPr>
          <w:i/>
          <w:iCs/>
          <w:noProof/>
        </w:rPr>
        <w:t>Exploratory modeling and the use of simulation for policy analysis.</w:t>
      </w:r>
      <w:r>
        <w:rPr>
          <w:noProof/>
        </w:rPr>
        <w:t xml:space="preserve"> Santa Monica, CA, 1992.</w:t>
      </w:r>
    </w:p>
    <w:p w:rsidR="006A2097" w:rsidRDefault="006A2097" w:rsidP="006A2097">
      <w:pPr>
        <w:pStyle w:val="Bibliography"/>
        <w:ind w:left="720" w:hanging="720"/>
        <w:rPr>
          <w:noProof/>
        </w:rPr>
      </w:pPr>
      <w:r>
        <w:rPr>
          <w:noProof/>
        </w:rPr>
        <w:t xml:space="preserve">Blanchard, Benjamin, and Wolter Fabrycky. </w:t>
      </w:r>
      <w:r>
        <w:rPr>
          <w:i/>
          <w:iCs/>
          <w:noProof/>
        </w:rPr>
        <w:t>Systems Engineering and Analysis.</w:t>
      </w:r>
      <w:r>
        <w:rPr>
          <w:noProof/>
        </w:rPr>
        <w:t xml:space="preserve"> 5th. Upper Saddle River, New Jersey: Prentice-Hall, 2011.</w:t>
      </w:r>
    </w:p>
    <w:p w:rsidR="006A2097" w:rsidRDefault="006A2097" w:rsidP="006A2097">
      <w:pPr>
        <w:pStyle w:val="Bibliography"/>
        <w:ind w:left="720" w:hanging="720"/>
        <w:rPr>
          <w:noProof/>
        </w:rPr>
      </w:pPr>
      <w:r>
        <w:rPr>
          <w:noProof/>
        </w:rPr>
        <w:t xml:space="preserve">Cioppa, Thomas M. </w:t>
      </w:r>
      <w:r>
        <w:rPr>
          <w:i/>
          <w:iCs/>
          <w:noProof/>
        </w:rPr>
        <w:t>Advanced experimental designs for military simulations.</w:t>
      </w:r>
      <w:r>
        <w:rPr>
          <w:noProof/>
        </w:rPr>
        <w:t xml:space="preserve"> Monterey, CA: US Army TRADOC Analysis Center, Naval Postgraduate School, 2003, 35.</w:t>
      </w:r>
    </w:p>
    <w:p w:rsidR="006A2097" w:rsidRDefault="006A2097" w:rsidP="006A2097">
      <w:pPr>
        <w:pStyle w:val="Bibliography"/>
        <w:ind w:left="720" w:hanging="720"/>
        <w:rPr>
          <w:noProof/>
        </w:rPr>
      </w:pPr>
      <w:r>
        <w:rPr>
          <w:noProof/>
        </w:rPr>
        <w:t xml:space="preserve">Cioppa, Thomas M. "Military Applications of Agent-Based Simulations." </w:t>
      </w:r>
      <w:r>
        <w:rPr>
          <w:i/>
          <w:iCs/>
          <w:noProof/>
        </w:rPr>
        <w:t>Winter Simulation Conference.</w:t>
      </w:r>
      <w:r>
        <w:rPr>
          <w:noProof/>
        </w:rPr>
        <w:t xml:space="preserve"> Washington, D.C.: Naval Postgraduate School Department of Operations Research, 2004. 171-180.</w:t>
      </w:r>
    </w:p>
    <w:p w:rsidR="006A2097" w:rsidRDefault="006A2097" w:rsidP="006A2097">
      <w:pPr>
        <w:pStyle w:val="Bibliography"/>
        <w:ind w:left="720" w:hanging="720"/>
        <w:rPr>
          <w:noProof/>
        </w:rPr>
      </w:pPr>
      <w:r>
        <w:rPr>
          <w:noProof/>
        </w:rPr>
        <w:t xml:space="preserve">Davis, Scott J. </w:t>
      </w:r>
      <w:r>
        <w:rPr>
          <w:i/>
          <w:iCs/>
          <w:noProof/>
        </w:rPr>
        <w:t>Q&amp;A: Scott J. Davis.</w:t>
      </w:r>
      <w:r>
        <w:rPr>
          <w:noProof/>
        </w:rPr>
        <w:t xml:space="preserve"> August 2012. http://www.military-advanced-education.com/gct-home/427-gct-2012-volume-3-issue-4-august/5827-qaa-scott-davis.html.</w:t>
      </w:r>
    </w:p>
    <w:p w:rsidR="006A2097" w:rsidRDefault="006A2097" w:rsidP="006A2097">
      <w:pPr>
        <w:pStyle w:val="Bibliography"/>
        <w:ind w:left="720" w:hanging="720"/>
        <w:rPr>
          <w:noProof/>
        </w:rPr>
      </w:pPr>
      <w:r>
        <w:rPr>
          <w:noProof/>
        </w:rPr>
        <w:t xml:space="preserve">Defense, Department of. "DOD 5000.59-M." </w:t>
      </w:r>
      <w:r>
        <w:rPr>
          <w:i/>
          <w:iCs/>
          <w:noProof/>
        </w:rPr>
        <w:t>DoD Modeling and Simulation (M&amp;S) Glossary.</w:t>
      </w:r>
      <w:r>
        <w:rPr>
          <w:noProof/>
        </w:rPr>
        <w:t xml:space="preserve"> Washington, D.C., January 1998.</w:t>
      </w:r>
    </w:p>
    <w:p w:rsidR="006A2097" w:rsidRDefault="006A2097" w:rsidP="006A2097">
      <w:pPr>
        <w:pStyle w:val="Bibliography"/>
        <w:ind w:left="720" w:hanging="720"/>
        <w:rPr>
          <w:noProof/>
        </w:rPr>
      </w:pPr>
      <w:r>
        <w:rPr>
          <w:noProof/>
        </w:rPr>
        <w:t xml:space="preserve">Department of the Army Office of the Deputy Chief of Staff, G-8 Future Force Division (FDF). </w:t>
      </w:r>
      <w:r>
        <w:rPr>
          <w:i/>
          <w:iCs/>
          <w:noProof/>
        </w:rPr>
        <w:t>Army Equipment Modernization Strategy.</w:t>
      </w:r>
      <w:r>
        <w:rPr>
          <w:noProof/>
        </w:rPr>
        <w:t xml:space="preserve"> Future Force Division (FDF), Washington DC: Department of the Army, 2013, 44.</w:t>
      </w:r>
    </w:p>
    <w:p w:rsidR="006A2097" w:rsidRDefault="006A2097" w:rsidP="006A2097">
      <w:pPr>
        <w:pStyle w:val="Bibliography"/>
        <w:ind w:left="720" w:hanging="720"/>
        <w:rPr>
          <w:noProof/>
        </w:rPr>
      </w:pPr>
      <w:r>
        <w:rPr>
          <w:noProof/>
        </w:rPr>
        <w:t xml:space="preserve">Ewing, Dell, MacCalman, Whitney. </w:t>
      </w:r>
      <w:r>
        <w:rPr>
          <w:i/>
          <w:iCs/>
          <w:noProof/>
        </w:rPr>
        <w:t>Capability portfolio analysis tool (CPAT) verification and validation report.</w:t>
      </w:r>
      <w:r>
        <w:rPr>
          <w:noProof/>
        </w:rPr>
        <w:t xml:space="preserve"> Monterey: Naval Postgraduate School, 2013.</w:t>
      </w:r>
    </w:p>
    <w:p w:rsidR="006A2097" w:rsidRDefault="006A2097" w:rsidP="006A2097">
      <w:pPr>
        <w:pStyle w:val="Bibliography"/>
        <w:ind w:left="720" w:hanging="720"/>
        <w:rPr>
          <w:noProof/>
        </w:rPr>
      </w:pPr>
      <w:r>
        <w:rPr>
          <w:i/>
          <w:iCs/>
          <w:noProof/>
        </w:rPr>
        <w:t>FM 3-21.31 The Stryker Brigade Combat Team.</w:t>
      </w:r>
      <w:r>
        <w:rPr>
          <w:noProof/>
        </w:rPr>
        <w:t xml:space="preserve"> Washington DC: US Army Infantry School, Department of the Army, 2003.</w:t>
      </w:r>
    </w:p>
    <w:p w:rsidR="006A2097" w:rsidRDefault="006A2097" w:rsidP="006A2097">
      <w:pPr>
        <w:pStyle w:val="Bibliography"/>
        <w:ind w:left="720" w:hanging="720"/>
        <w:rPr>
          <w:noProof/>
        </w:rPr>
      </w:pPr>
      <w:r>
        <w:rPr>
          <w:i/>
          <w:iCs/>
          <w:noProof/>
        </w:rPr>
        <w:t>FM 7– 100.4 OPFOR Opposing Force Organization Guide.</w:t>
      </w:r>
      <w:r>
        <w:rPr>
          <w:noProof/>
        </w:rPr>
        <w:t xml:space="preserve"> Washington DC: Headquarters Department of the Army, 2007.</w:t>
      </w:r>
    </w:p>
    <w:p w:rsidR="006A2097" w:rsidRDefault="006A2097" w:rsidP="006A2097">
      <w:pPr>
        <w:pStyle w:val="Bibliography"/>
        <w:ind w:left="720" w:hanging="720"/>
        <w:rPr>
          <w:noProof/>
        </w:rPr>
      </w:pPr>
      <w:r>
        <w:rPr>
          <w:noProof/>
        </w:rPr>
        <w:t xml:space="preserve">Haulman, Dr. Daniel L. </w:t>
      </w:r>
      <w:r>
        <w:rPr>
          <w:i/>
          <w:iCs/>
          <w:noProof/>
        </w:rPr>
        <w:t>NO CONTEST: AERIAL COMBAT IN THE 1990s.</w:t>
      </w:r>
      <w:r>
        <w:rPr>
          <w:noProof/>
        </w:rPr>
        <w:t xml:space="preserve"> Maxwell AFB, AL: U. S. Air Force Historical Research Agency, 2002.</w:t>
      </w:r>
    </w:p>
    <w:p w:rsidR="006A2097" w:rsidRDefault="006A2097" w:rsidP="006A2097">
      <w:pPr>
        <w:pStyle w:val="Bibliography"/>
        <w:ind w:left="720" w:hanging="720"/>
        <w:rPr>
          <w:noProof/>
        </w:rPr>
      </w:pPr>
      <w:r>
        <w:rPr>
          <w:noProof/>
        </w:rPr>
        <w:t xml:space="preserve">Hernandez, Alejandro S. </w:t>
      </w:r>
      <w:r>
        <w:rPr>
          <w:i/>
          <w:iCs/>
          <w:noProof/>
        </w:rPr>
        <w:t>Breaking barriers to design dimensions in nearly orthogonal Latin hypercubes.</w:t>
      </w:r>
      <w:r>
        <w:rPr>
          <w:noProof/>
        </w:rPr>
        <w:t xml:space="preserve"> dissertation, Monterey California: Naval Postgraduate School, 2008, 158.</w:t>
      </w:r>
    </w:p>
    <w:p w:rsidR="006A2097" w:rsidRDefault="006A2097" w:rsidP="006A2097">
      <w:pPr>
        <w:pStyle w:val="Bibliography"/>
        <w:ind w:left="720" w:hanging="720"/>
        <w:rPr>
          <w:noProof/>
        </w:rPr>
      </w:pPr>
      <w:r>
        <w:rPr>
          <w:noProof/>
        </w:rPr>
        <w:t>International Council on Systems Engineering. "Systems Engineering Vision 2020." September 2007.</w:t>
      </w:r>
    </w:p>
    <w:p w:rsidR="006A2097" w:rsidRDefault="006A2097" w:rsidP="006A2097">
      <w:pPr>
        <w:pStyle w:val="Bibliography"/>
        <w:ind w:left="720" w:hanging="720"/>
        <w:rPr>
          <w:noProof/>
        </w:rPr>
      </w:pPr>
      <w:r>
        <w:rPr>
          <w:noProof/>
        </w:rPr>
        <w:t xml:space="preserve">Kelly, Terrence K., Eric Landree, John E Peters, Randall Steeb, Louis R Moore, and Aaron Martin. </w:t>
      </w:r>
      <w:r>
        <w:rPr>
          <w:i/>
          <w:iCs/>
          <w:noProof/>
        </w:rPr>
        <w:t>The U.S. Combat and Tactical Wheeled Vehicle Fleets.</w:t>
      </w:r>
      <w:r>
        <w:rPr>
          <w:noProof/>
        </w:rPr>
        <w:t xml:space="preserve"> National Defense Research Institute,, Arlington VA: RAND Corporation, 2011, 181.</w:t>
      </w:r>
    </w:p>
    <w:p w:rsidR="006A2097" w:rsidRDefault="006A2097" w:rsidP="006A2097">
      <w:pPr>
        <w:pStyle w:val="Bibliography"/>
        <w:ind w:left="720" w:hanging="720"/>
        <w:rPr>
          <w:noProof/>
        </w:rPr>
      </w:pPr>
      <w:r>
        <w:rPr>
          <w:noProof/>
        </w:rPr>
        <w:lastRenderedPageBreak/>
        <w:t xml:space="preserve">Kempinski, Bernard, and Christopher Murphy. "Technical Challenges of the U.S. Army’s Ground Combat Vehicle Program." </w:t>
      </w:r>
      <w:r>
        <w:rPr>
          <w:i/>
          <w:iCs/>
          <w:noProof/>
        </w:rPr>
        <w:t>Working Paper Series Congressional Budget Office</w:t>
      </w:r>
      <w:r>
        <w:rPr>
          <w:noProof/>
        </w:rPr>
        <w:t xml:space="preserve"> (Congressional Budget Office), November 2012: 64.</w:t>
      </w:r>
    </w:p>
    <w:p w:rsidR="006A2097" w:rsidRDefault="006A2097" w:rsidP="006A2097">
      <w:pPr>
        <w:pStyle w:val="Bibliography"/>
        <w:ind w:left="720" w:hanging="720"/>
        <w:rPr>
          <w:noProof/>
        </w:rPr>
      </w:pPr>
      <w:r>
        <w:rPr>
          <w:noProof/>
        </w:rPr>
        <w:t xml:space="preserve">Mait, Joseph N., and Richard L Kugler. "Alternative Approaches to Army Transformation." </w:t>
      </w:r>
      <w:r>
        <w:rPr>
          <w:i/>
          <w:iCs/>
          <w:noProof/>
        </w:rPr>
        <w:t>Defense Horizons</w:t>
      </w:r>
      <w:r>
        <w:rPr>
          <w:noProof/>
        </w:rPr>
        <w:t>, July 2004: 9.</w:t>
      </w:r>
    </w:p>
    <w:p w:rsidR="006A2097" w:rsidRDefault="006A2097" w:rsidP="006A2097">
      <w:pPr>
        <w:pStyle w:val="Bibliography"/>
        <w:ind w:left="720" w:hanging="720"/>
        <w:rPr>
          <w:noProof/>
        </w:rPr>
      </w:pPr>
      <w:r>
        <w:rPr>
          <w:noProof/>
        </w:rPr>
        <w:t xml:space="preserve">McIntosh, Gregory C., David P Galligan, Mark A Anderson, and Michael K Lauren. "Recent Developments in the MANA Agent-based Model." </w:t>
      </w:r>
      <w:r>
        <w:rPr>
          <w:i/>
          <w:iCs/>
          <w:noProof/>
        </w:rPr>
        <w:t>Scythe - Workshop 13.</w:t>
      </w:r>
      <w:r>
        <w:rPr>
          <w:noProof/>
        </w:rPr>
        <w:t xml:space="preserve"> Singapore: International Data Farming Community, 2007. 38-39.</w:t>
      </w:r>
    </w:p>
    <w:p w:rsidR="006A2097" w:rsidRDefault="006A2097" w:rsidP="006A2097">
      <w:pPr>
        <w:pStyle w:val="Bibliography"/>
        <w:ind w:left="720" w:hanging="720"/>
        <w:rPr>
          <w:noProof/>
        </w:rPr>
      </w:pPr>
      <w:r>
        <w:rPr>
          <w:noProof/>
        </w:rPr>
        <w:t>Molitoris, Heather, and Daniel Hicks. "System Engineering approach to assessing Integrated Survivability." Warren, MI: US Army RDECOM-TARDEC, August 2009.</w:t>
      </w:r>
    </w:p>
    <w:p w:rsidR="006A2097" w:rsidRDefault="006A2097" w:rsidP="006A2097">
      <w:pPr>
        <w:pStyle w:val="Bibliography"/>
        <w:ind w:left="720" w:hanging="720"/>
        <w:rPr>
          <w:noProof/>
        </w:rPr>
      </w:pPr>
      <w:r>
        <w:rPr>
          <w:noProof/>
        </w:rPr>
        <w:t xml:space="preserve">Office of the Deputy Under Secretary of Defense for Acquisition and Technology, Systems and Software Engineering. </w:t>
      </w:r>
      <w:r>
        <w:rPr>
          <w:i/>
          <w:iCs/>
          <w:noProof/>
        </w:rPr>
        <w:t>Office of the Deputy Under Secretary of Defense for Acquisition and Technology, Systems and Software Engineering. Systems Engineering Guide for Systems of Systems, Version 1.0.</w:t>
      </w:r>
      <w:r>
        <w:rPr>
          <w:noProof/>
        </w:rPr>
        <w:t xml:space="preserve"> Washington, DC: ODUSD(A&amp;T)SSE, 2008.</w:t>
      </w:r>
    </w:p>
    <w:p w:rsidR="006A2097" w:rsidRDefault="006A2097" w:rsidP="006A2097">
      <w:pPr>
        <w:pStyle w:val="Bibliography"/>
        <w:ind w:left="720" w:hanging="720"/>
        <w:rPr>
          <w:noProof/>
        </w:rPr>
      </w:pPr>
      <w:r>
        <w:rPr>
          <w:noProof/>
        </w:rPr>
        <w:t xml:space="preserve">Pederson, Robert B. </w:t>
      </w:r>
      <w:r>
        <w:rPr>
          <w:i/>
          <w:iCs/>
          <w:noProof/>
        </w:rPr>
        <w:t>A Study of Combined Arms Warfare by Alexander the Great.</w:t>
      </w:r>
      <w:r>
        <w:rPr>
          <w:noProof/>
        </w:rPr>
        <w:t xml:space="preserve"> Thesis, Fort Leavenworth, KS: U.S. Army Command and General Staff College, 1998, 136.</w:t>
      </w:r>
    </w:p>
    <w:p w:rsidR="006A2097" w:rsidRDefault="006A2097" w:rsidP="006A2097">
      <w:pPr>
        <w:pStyle w:val="Bibliography"/>
        <w:ind w:left="720" w:hanging="720"/>
        <w:rPr>
          <w:noProof/>
        </w:rPr>
      </w:pPr>
      <w:r>
        <w:rPr>
          <w:noProof/>
        </w:rPr>
        <w:t xml:space="preserve">Phillips, Thomas R, ed. </w:t>
      </w:r>
      <w:r>
        <w:rPr>
          <w:i/>
          <w:iCs/>
          <w:noProof/>
        </w:rPr>
        <w:t>Roots of Strategy.</w:t>
      </w:r>
      <w:r>
        <w:rPr>
          <w:noProof/>
        </w:rPr>
        <w:t xml:space="preserve"> Reprint. Mechanicsburg, PA: Stackpole Books, 1985.</w:t>
      </w:r>
    </w:p>
    <w:p w:rsidR="006A2097" w:rsidRDefault="006A2097" w:rsidP="006A2097">
      <w:pPr>
        <w:pStyle w:val="Bibliography"/>
        <w:ind w:left="720" w:hanging="720"/>
        <w:rPr>
          <w:noProof/>
        </w:rPr>
      </w:pPr>
      <w:r>
        <w:rPr>
          <w:noProof/>
        </w:rPr>
        <w:t>PM-GCV. "Whoe System Trades Analysis." n.d.</w:t>
      </w:r>
    </w:p>
    <w:p w:rsidR="006A2097" w:rsidRDefault="006A2097" w:rsidP="006A2097">
      <w:pPr>
        <w:pStyle w:val="Bibliography"/>
        <w:ind w:left="720" w:hanging="720"/>
        <w:rPr>
          <w:noProof/>
        </w:rPr>
      </w:pPr>
      <w:r>
        <w:rPr>
          <w:noProof/>
        </w:rPr>
        <w:t xml:space="preserve">SAS Institute Inc. </w:t>
      </w:r>
      <w:r>
        <w:rPr>
          <w:i/>
          <w:iCs/>
          <w:noProof/>
        </w:rPr>
        <w:t>JMP.</w:t>
      </w:r>
      <w:r>
        <w:rPr>
          <w:noProof/>
        </w:rPr>
        <w:t xml:space="preserve"> April 1, 2013. http://www.jmp.com/ (accessed April 1, 2013).</w:t>
      </w:r>
    </w:p>
    <w:p w:rsidR="006A2097" w:rsidRDefault="006A2097" w:rsidP="006A2097">
      <w:pPr>
        <w:pStyle w:val="Bibliography"/>
        <w:ind w:left="720" w:hanging="720"/>
        <w:rPr>
          <w:noProof/>
        </w:rPr>
      </w:pPr>
      <w:r>
        <w:rPr>
          <w:noProof/>
        </w:rPr>
        <w:t xml:space="preserve">SAS Institute Inc. </w:t>
      </w:r>
      <w:r>
        <w:rPr>
          <w:i/>
          <w:iCs/>
          <w:noProof/>
        </w:rPr>
        <w:t>capabilities index-principal components.</w:t>
      </w:r>
      <w:r>
        <w:rPr>
          <w:noProof/>
        </w:rPr>
        <w:t xml:space="preserve"> April 1, 2013. http://www.jmp.com/capabilities/Principal_Components.shtml (accessed April 1, 2013).</w:t>
      </w:r>
    </w:p>
    <w:p w:rsidR="006A2097" w:rsidRDefault="006A2097" w:rsidP="006A2097">
      <w:pPr>
        <w:pStyle w:val="Bibliography"/>
        <w:ind w:left="720" w:hanging="720"/>
        <w:rPr>
          <w:noProof/>
        </w:rPr>
      </w:pPr>
      <w:r>
        <w:rPr>
          <w:i/>
          <w:iCs/>
          <w:noProof/>
        </w:rPr>
        <w:t>Systems Engineering Guide for Systems of Systems.</w:t>
      </w:r>
      <w:r>
        <w:rPr>
          <w:noProof/>
        </w:rPr>
        <w:t xml:space="preserve"> Office of the Under Secretary of Defense (Acquisition and Technology), Office of the Under Secretary of Defense, Washington DC: Director, Systems and Software Engineering, Office of the Secretary of Defense, 2008, 148.</w:t>
      </w:r>
    </w:p>
    <w:p w:rsidR="006A2097" w:rsidRDefault="006A2097" w:rsidP="006A2097">
      <w:pPr>
        <w:pStyle w:val="Bibliography"/>
        <w:ind w:left="720" w:hanging="720"/>
        <w:rPr>
          <w:noProof/>
        </w:rPr>
      </w:pPr>
      <w:r>
        <w:rPr>
          <w:noProof/>
        </w:rPr>
        <w:t xml:space="preserve">Thompson, Bruce. "Sandia National Laboratories." </w:t>
      </w:r>
      <w:r>
        <w:rPr>
          <w:i/>
          <w:iCs/>
          <w:noProof/>
        </w:rPr>
        <w:t>http://reliability.sandia.gov/.</w:t>
      </w:r>
      <w:r>
        <w:rPr>
          <w:noProof/>
        </w:rPr>
        <w:t xml:space="preserve"> n.d. http://reliability.sandia.gov/PDFS/CSR_Tool_SoSAT_Enterprise.pdf.</w:t>
      </w:r>
    </w:p>
    <w:p w:rsidR="006A2097" w:rsidRDefault="006A2097" w:rsidP="006A2097">
      <w:pPr>
        <w:pStyle w:val="Bibliography"/>
        <w:ind w:left="720" w:hanging="720"/>
        <w:rPr>
          <w:noProof/>
        </w:rPr>
      </w:pPr>
      <w:r>
        <w:rPr>
          <w:i/>
          <w:iCs/>
          <w:noProof/>
        </w:rPr>
        <w:t>TRADOC Pam 525-3-1 THE ARMY OPERATING CONCEPT.</w:t>
      </w:r>
      <w:r>
        <w:rPr>
          <w:noProof/>
        </w:rPr>
        <w:t xml:space="preserve"> United States Army Training adn Doctrine Command, Fort Monroe VA: U. S. Army Training and Doctrine Command, Department of the Army, 2010, 69.</w:t>
      </w:r>
    </w:p>
    <w:p w:rsidR="006A2097" w:rsidRDefault="006A2097" w:rsidP="006A2097">
      <w:pPr>
        <w:pStyle w:val="Bibliography"/>
        <w:ind w:left="720" w:hanging="720"/>
        <w:rPr>
          <w:noProof/>
        </w:rPr>
      </w:pPr>
      <w:r>
        <w:rPr>
          <w:noProof/>
        </w:rPr>
        <w:t>Treml, Tobias. "New Approach for the Development of Specifications for a Future Ground Combat Vehicle." Monterey, CA: Naval Postgraduate School, n.d.</w:t>
      </w:r>
    </w:p>
    <w:p w:rsidR="006A2097" w:rsidRDefault="006A2097" w:rsidP="006A2097">
      <w:pPr>
        <w:pStyle w:val="Bibliography"/>
        <w:ind w:left="720" w:hanging="720"/>
        <w:rPr>
          <w:noProof/>
        </w:rPr>
      </w:pPr>
      <w:r>
        <w:rPr>
          <w:noProof/>
        </w:rPr>
        <w:t xml:space="preserve">U. S. Army Training and Doctrine Command. </w:t>
      </w:r>
      <w:r>
        <w:rPr>
          <w:i/>
          <w:iCs/>
          <w:noProof/>
        </w:rPr>
        <w:t>TRADOC Pam 525-3-1 THE ARMY OPERATING CONCEPT.</w:t>
      </w:r>
      <w:r>
        <w:rPr>
          <w:noProof/>
        </w:rPr>
        <w:t xml:space="preserve"> United States Army Training adn Doctrine Command, Fort Monroe VA: Department of the Army, 2010, 69.</w:t>
      </w:r>
    </w:p>
    <w:p w:rsidR="006A2097" w:rsidRDefault="006A2097" w:rsidP="006A2097">
      <w:pPr>
        <w:pStyle w:val="Bibliography"/>
        <w:ind w:left="720" w:hanging="720"/>
        <w:rPr>
          <w:noProof/>
        </w:rPr>
      </w:pPr>
      <w:r>
        <w:rPr>
          <w:noProof/>
        </w:rPr>
        <w:t xml:space="preserve">US Army Infantry School. </w:t>
      </w:r>
      <w:r>
        <w:rPr>
          <w:i/>
          <w:iCs/>
          <w:noProof/>
        </w:rPr>
        <w:t>FM 3-21.31 The Stryker Brigade Combat Team.</w:t>
      </w:r>
      <w:r>
        <w:rPr>
          <w:noProof/>
        </w:rPr>
        <w:t xml:space="preserve"> Washington DC: Department of the Army, 2003.</w:t>
      </w:r>
    </w:p>
    <w:p w:rsidR="006A2097" w:rsidRDefault="006A2097" w:rsidP="006A2097">
      <w:pPr>
        <w:pStyle w:val="Bibliography"/>
        <w:ind w:left="720" w:hanging="720"/>
        <w:rPr>
          <w:noProof/>
        </w:rPr>
      </w:pPr>
      <w:r>
        <w:rPr>
          <w:noProof/>
        </w:rPr>
        <w:t xml:space="preserve">Weiss, Gerhard. </w:t>
      </w:r>
      <w:r>
        <w:rPr>
          <w:i/>
          <w:iCs/>
          <w:noProof/>
        </w:rPr>
        <w:t>Multiagent systems: a modern approach to distributed artificial intelligence.</w:t>
      </w:r>
      <w:r>
        <w:rPr>
          <w:noProof/>
        </w:rPr>
        <w:t xml:space="preserve"> Cambridge, MA: MIT Press, 1999.</w:t>
      </w:r>
    </w:p>
    <w:p w:rsidR="00D3747E" w:rsidRDefault="002C532E" w:rsidP="006A2097">
      <w:pPr>
        <w:pStyle w:val="Bibliography"/>
        <w:ind w:left="720" w:hanging="720"/>
        <w:rPr>
          <w:noProof/>
        </w:rPr>
      </w:pPr>
      <w:r>
        <w:rPr>
          <w:noProof/>
        </w:rPr>
        <w:lastRenderedPageBreak/>
        <w:fldChar w:fldCharType="end"/>
      </w:r>
    </w:p>
    <w:p w:rsidR="00D3747E" w:rsidRDefault="00D3747E">
      <w:pPr>
        <w:jc w:val="left"/>
        <w:rPr>
          <w:noProof/>
        </w:rPr>
      </w:pPr>
      <w:r>
        <w:rPr>
          <w:noProof/>
        </w:rPr>
        <w:br w:type="page"/>
      </w:r>
    </w:p>
    <w:p w:rsidR="00702FBA" w:rsidRDefault="00702FBA" w:rsidP="00D3747E">
      <w:pPr>
        <w:pStyle w:val="BLANKPAGE"/>
      </w:pPr>
      <w:r>
        <w:lastRenderedPageBreak/>
        <w:t>THIS PAGE INTENTIONALLY LEFT BLANK</w:t>
      </w:r>
    </w:p>
    <w:p w:rsidR="00702FBA" w:rsidRDefault="00702FBA" w:rsidP="008234A2">
      <w:pPr>
        <w:pStyle w:val="Heading1"/>
      </w:pPr>
      <w:bookmarkStart w:id="473" w:name="_Toc158527413"/>
      <w:bookmarkStart w:id="474" w:name="_Toc158527851"/>
      <w:bookmarkStart w:id="475" w:name="_Toc354660634"/>
      <w:r>
        <w:lastRenderedPageBreak/>
        <w:t>INITIAL DISTRIBUTION LIST</w:t>
      </w:r>
      <w:bookmarkEnd w:id="473"/>
      <w:bookmarkEnd w:id="474"/>
      <w:bookmarkEnd w:id="475"/>
    </w:p>
    <w:p w:rsidR="00702FBA" w:rsidRDefault="00702FBA" w:rsidP="00CC0EFC">
      <w:pPr>
        <w:pStyle w:val="ListNumber"/>
        <w:numPr>
          <w:ilvl w:val="0"/>
          <w:numId w:val="12"/>
        </w:numPr>
        <w:tabs>
          <w:tab w:val="clear" w:pos="360"/>
          <w:tab w:val="num" w:pos="720"/>
        </w:tabs>
      </w:pPr>
      <w:r w:rsidRPr="008F4A72">
        <w:t>Defense</w:t>
      </w:r>
      <w:r>
        <w:t xml:space="preserve"> Technical Information Center</w:t>
      </w:r>
    </w:p>
    <w:p w:rsidR="00702FBA" w:rsidRDefault="00702FBA" w:rsidP="008234A2">
      <w:pPr>
        <w:pStyle w:val="ListNumber2-DistList"/>
        <w:tabs>
          <w:tab w:val="num" w:pos="720"/>
        </w:tabs>
      </w:pPr>
      <w:r>
        <w:t>Ft. Belvoir, Virginia</w:t>
      </w:r>
    </w:p>
    <w:p w:rsidR="00702FBA" w:rsidRDefault="00702FBA" w:rsidP="008234A2">
      <w:pPr>
        <w:pStyle w:val="ListNumber2-DistList"/>
        <w:tabs>
          <w:tab w:val="num" w:pos="720"/>
        </w:tabs>
      </w:pPr>
    </w:p>
    <w:p w:rsidR="00702FBA" w:rsidRDefault="00702FBA" w:rsidP="00CC0EFC">
      <w:pPr>
        <w:pStyle w:val="ListNumber"/>
        <w:numPr>
          <w:ilvl w:val="0"/>
          <w:numId w:val="12"/>
        </w:numPr>
        <w:tabs>
          <w:tab w:val="clear" w:pos="360"/>
          <w:tab w:val="num" w:pos="720"/>
        </w:tabs>
      </w:pPr>
      <w:r>
        <w:t>Dudley Knox Library</w:t>
      </w:r>
    </w:p>
    <w:p w:rsidR="00702FBA" w:rsidRDefault="00702FBA" w:rsidP="008234A2">
      <w:pPr>
        <w:pStyle w:val="ListNumber2-DistList"/>
        <w:tabs>
          <w:tab w:val="num" w:pos="720"/>
        </w:tabs>
      </w:pPr>
      <w:r>
        <w:t>Naval Postgraduate School</w:t>
      </w:r>
    </w:p>
    <w:p w:rsidR="00702FBA" w:rsidRDefault="00702FBA" w:rsidP="008234A2">
      <w:pPr>
        <w:pStyle w:val="ListNumber2-DistList"/>
        <w:tabs>
          <w:tab w:val="num" w:pos="720"/>
        </w:tabs>
      </w:pPr>
      <w:r>
        <w:t>Monterey, California</w:t>
      </w:r>
    </w:p>
    <w:p w:rsidR="00702FBA" w:rsidRDefault="00702FBA" w:rsidP="008234A2">
      <w:pPr>
        <w:pStyle w:val="ListNumber2-DistList"/>
        <w:tabs>
          <w:tab w:val="num" w:pos="720"/>
        </w:tabs>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CC0EFC">
      <w:pPr>
        <w:pStyle w:val="ListNumber"/>
        <w:numPr>
          <w:ilvl w:val="0"/>
          <w:numId w:val="12"/>
        </w:numPr>
        <w:tabs>
          <w:tab w:val="clear" w:pos="360"/>
          <w:tab w:val="num" w:pos="720"/>
        </w:tabs>
      </w:pPr>
      <w:r w:rsidRPr="009C457F">
        <w:t xml:space="preserve">Name of </w:t>
      </w:r>
      <w:r w:rsidRPr="008C309A">
        <w:t>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8F4A72" w:rsidRDefault="00702FBA" w:rsidP="00CC0EFC">
      <w:pPr>
        <w:pStyle w:val="ListNumber"/>
        <w:numPr>
          <w:ilvl w:val="0"/>
          <w:numId w:val="12"/>
        </w:numPr>
        <w:tabs>
          <w:tab w:val="clear" w:pos="360"/>
          <w:tab w:val="num" w:pos="720"/>
        </w:tabs>
      </w:pPr>
      <w:r w:rsidRPr="008F4A72">
        <w:t>Name of Addressee</w:t>
      </w:r>
    </w:p>
    <w:p w:rsidR="00702FBA" w:rsidRPr="008C309A" w:rsidRDefault="00702FBA" w:rsidP="008234A2">
      <w:pPr>
        <w:pStyle w:val="ListNumber2-DistList"/>
        <w:tabs>
          <w:tab w:val="num" w:pos="720"/>
        </w:tabs>
      </w:pPr>
      <w:r w:rsidRPr="008C309A">
        <w:t>Organization of Addressee</w:t>
      </w:r>
    </w:p>
    <w:p w:rsidR="00702FBA" w:rsidRPr="008C309A" w:rsidRDefault="00702FBA" w:rsidP="008234A2">
      <w:pPr>
        <w:pStyle w:val="ListNumber2-DistList"/>
        <w:tabs>
          <w:tab w:val="num" w:pos="720"/>
        </w:tabs>
      </w:pPr>
      <w:r w:rsidRPr="008C309A">
        <w:t>City, State</w:t>
      </w:r>
    </w:p>
    <w:p w:rsidR="00702FBA" w:rsidRPr="008F4A72" w:rsidRDefault="00702FBA" w:rsidP="008234A2">
      <w:pPr>
        <w:pStyle w:val="ListNumber2-DistList"/>
        <w:tabs>
          <w:tab w:val="num" w:pos="720"/>
        </w:tabs>
        <w:rPr>
          <w:color w:val="auto"/>
        </w:rPr>
      </w:pPr>
    </w:p>
    <w:p w:rsidR="00702FBA" w:rsidRPr="009C457F" w:rsidRDefault="00702FBA" w:rsidP="008234A2">
      <w:pPr>
        <w:rPr>
          <w:color w:val="FF0000"/>
        </w:rPr>
      </w:pPr>
      <w:r w:rsidRPr="009C457F">
        <w:rPr>
          <w:color w:val="FF0000"/>
        </w:rPr>
        <w:t>**Marine Distributi</w:t>
      </w:r>
      <w:r>
        <w:rPr>
          <w:color w:val="FF0000"/>
        </w:rPr>
        <w:t>on List can be found on our web</w:t>
      </w:r>
      <w:r w:rsidRPr="009C457F">
        <w:rPr>
          <w:color w:val="FF0000"/>
        </w:rPr>
        <w:t xml:space="preserve">site. </w:t>
      </w:r>
    </w:p>
    <w:p w:rsidR="00702FBA" w:rsidRPr="009C457F" w:rsidRDefault="00702FBA" w:rsidP="00322D0D">
      <w:pPr>
        <w:rPr>
          <w:color w:val="FF0000"/>
        </w:rPr>
      </w:pPr>
    </w:p>
    <w:sectPr w:rsidR="00702FBA" w:rsidRPr="009C457F" w:rsidSect="002F11DE">
      <w:footerReference w:type="default" r:id="rId32"/>
      <w:endnotePr>
        <w:numFmt w:val="decimal"/>
      </w:endnotePr>
      <w:type w:val="continuous"/>
      <w:pgSz w:w="12240" w:h="15840"/>
      <w:pgMar w:top="1440" w:right="1800" w:bottom="1440" w:left="1800" w:header="0" w:footer="144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ary" w:date="2013-04-30T08:26:00Z" w:initials="M">
    <w:p w:rsidR="004D10E8" w:rsidRDefault="004D10E8">
      <w:pPr>
        <w:pStyle w:val="CommentText"/>
      </w:pPr>
      <w:r>
        <w:rPr>
          <w:rStyle w:val="CommentReference"/>
        </w:rPr>
        <w:annotationRef/>
      </w:r>
      <w:r>
        <w:t>For pages 1-17 of the actual body of this paper, I will go through again, but just looking at the citations.</w:t>
      </w:r>
    </w:p>
    <w:p w:rsidR="004D10E8" w:rsidRDefault="004D10E8">
      <w:pPr>
        <w:pStyle w:val="CommentText"/>
      </w:pPr>
    </w:p>
    <w:p w:rsidR="004D10E8" w:rsidRDefault="004D10E8">
      <w:pPr>
        <w:pStyle w:val="CommentText"/>
      </w:pPr>
      <w:r>
        <w:t>Then I will pick up my more thorough review once I get to page 17.</w:t>
      </w:r>
    </w:p>
  </w:comment>
  <w:comment w:id="18" w:author="localadmin" w:date="2013-04-30T08:26:00Z" w:initials="l">
    <w:p w:rsidR="004D10E8" w:rsidRDefault="004D10E8" w:rsidP="009135D4">
      <w:pPr>
        <w:autoSpaceDE w:val="0"/>
        <w:autoSpaceDN w:val="0"/>
        <w:adjustRightInd w:val="0"/>
        <w:jc w:val="left"/>
        <w:rPr>
          <w:rFonts w:eastAsia="Times New Roman"/>
          <w:color w:val="auto"/>
          <w:lang w:eastAsia="en-US"/>
        </w:rPr>
      </w:pPr>
      <w:r>
        <w:rPr>
          <w:rStyle w:val="CommentReference"/>
        </w:rPr>
        <w:annotationRef/>
      </w:r>
      <w:r>
        <w:t>From Professor Harney’s Combat Systems Volume 3 – Conventional Weapons:  “</w:t>
      </w:r>
      <w:r>
        <w:rPr>
          <w:rFonts w:eastAsia="Times New Roman"/>
          <w:color w:val="auto"/>
          <w:lang w:eastAsia="en-US"/>
        </w:rPr>
        <w:t>The steel warship evolved from Monitor to Dreadnought to Iowa class battleship with ever</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increasing armor thickness to defeat guns of ever-increasing caliber. A considerable amount of</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historical data on warship armor can be found in References [1]-[4]. The growth in armor thickness</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and gun caliber until a new threat changed the whole game. Aircraft-delivered bombs that</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penetrated through the lightly armored decks would have caused ships to have grown to intolerable</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sizes had the attempt to heavily armor the decks been made. Furthermore, aircraft engagements</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occurred at ranges beyond the capability of even the largest caliber guns. In the latter years of</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World War II and afterwards, large caliber guns disappeared from warships and the armor was</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gradually reduced in thickness until even small arms could penetrate some superstructures.</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Protection was obtained by adding increased quantities of anti-aircraft defensive weapons. This</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appeared to work until antiship cruise missiles started to be proliferated in such quantities that</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defensive weapons cannot handle them all. The need for protection beyond that available from</w:t>
      </w:r>
    </w:p>
    <w:p w:rsidR="004D10E8" w:rsidRDefault="004D10E8" w:rsidP="009135D4">
      <w:pPr>
        <w:autoSpaceDE w:val="0"/>
        <w:autoSpaceDN w:val="0"/>
        <w:adjustRightInd w:val="0"/>
        <w:jc w:val="left"/>
        <w:rPr>
          <w:rFonts w:eastAsia="Times New Roman"/>
          <w:color w:val="auto"/>
          <w:lang w:eastAsia="en-US"/>
        </w:rPr>
      </w:pPr>
      <w:r>
        <w:rPr>
          <w:rFonts w:eastAsia="Times New Roman"/>
          <w:color w:val="auto"/>
          <w:lang w:eastAsia="en-US"/>
        </w:rPr>
        <w:t>defensive weapons coupled with improvements in lightweight armor may lead to a resurgence in the</w:t>
      </w:r>
    </w:p>
    <w:p w:rsidR="004D10E8" w:rsidRDefault="004D10E8" w:rsidP="009135D4">
      <w:pPr>
        <w:pStyle w:val="CommentText"/>
      </w:pPr>
      <w:r>
        <w:rPr>
          <w:rFonts w:eastAsia="Times New Roman"/>
          <w:color w:val="auto"/>
          <w:lang w:eastAsia="en-US"/>
        </w:rPr>
        <w:t>use of armor on warships. This, too, remains to be seen whether it will come to pass.”</w:t>
      </w:r>
    </w:p>
  </w:comment>
  <w:comment w:id="33" w:author="localadmin" w:date="2013-04-30T08:26:00Z" w:initials="l">
    <w:p w:rsidR="004D10E8" w:rsidRDefault="004D10E8">
      <w:pPr>
        <w:pStyle w:val="CommentText"/>
      </w:pPr>
      <w:r>
        <w:rPr>
          <w:rStyle w:val="CommentReference"/>
        </w:rPr>
        <w:annotationRef/>
      </w:r>
      <w:r>
        <w:t>of?</w:t>
      </w:r>
    </w:p>
  </w:comment>
  <w:comment w:id="40" w:author="localadmin" w:date="2013-04-30T08:26:00Z" w:initials="l">
    <w:p w:rsidR="004D10E8" w:rsidRDefault="004D10E8">
      <w:pPr>
        <w:pStyle w:val="CommentText"/>
      </w:pPr>
      <w:r>
        <w:rPr>
          <w:rStyle w:val="CommentReference"/>
        </w:rPr>
        <w:annotationRef/>
      </w:r>
      <w:r>
        <w:t>Step us through it?</w:t>
      </w:r>
    </w:p>
  </w:comment>
  <w:comment w:id="50" w:author="localadmin" w:date="2013-04-30T08:26:00Z" w:initials="l">
    <w:p w:rsidR="004D10E8" w:rsidRDefault="004D10E8">
      <w:pPr>
        <w:pStyle w:val="CommentText"/>
      </w:pPr>
      <w:r>
        <w:rPr>
          <w:rStyle w:val="CommentReference"/>
        </w:rPr>
        <w:annotationRef/>
      </w:r>
      <w:r>
        <w:t>Concurrent?</w:t>
      </w:r>
    </w:p>
  </w:comment>
  <w:comment w:id="60" w:author="Mary" w:date="2013-04-30T08:26:00Z" w:initials="M">
    <w:p w:rsidR="004D10E8" w:rsidRDefault="004D10E8">
      <w:pPr>
        <w:pStyle w:val="CommentText"/>
      </w:pPr>
      <w:r>
        <w:rPr>
          <w:rStyle w:val="CommentReference"/>
        </w:rPr>
        <w:annotationRef/>
      </w:r>
      <w:r>
        <w:t>What do you mean by “primary and secondary research”</w:t>
      </w:r>
    </w:p>
    <w:p w:rsidR="004D10E8" w:rsidRDefault="004D10E8">
      <w:pPr>
        <w:pStyle w:val="CommentText"/>
      </w:pPr>
    </w:p>
    <w:p w:rsidR="004D10E8" w:rsidRDefault="004D10E8">
      <w:pPr>
        <w:pStyle w:val="CommentText"/>
      </w:pPr>
      <w:r>
        <w:t xml:space="preserve">Do you mean you consulted primary and secondary sources?  </w:t>
      </w:r>
    </w:p>
    <w:p w:rsidR="004D10E8" w:rsidRDefault="004D10E8">
      <w:pPr>
        <w:pStyle w:val="CommentText"/>
      </w:pPr>
    </w:p>
    <w:p w:rsidR="004D10E8" w:rsidRDefault="004D10E8">
      <w:pPr>
        <w:pStyle w:val="CommentText"/>
      </w:pPr>
      <w:r>
        <w:t>Because those can be defined differently---</w:t>
      </w:r>
    </w:p>
    <w:p w:rsidR="004D10E8" w:rsidRDefault="004D10E8">
      <w:pPr>
        <w:pStyle w:val="CommentText"/>
      </w:pPr>
    </w:p>
    <w:p w:rsidR="004D10E8" w:rsidRDefault="004D10E8">
      <w:pPr>
        <w:pStyle w:val="CommentText"/>
      </w:pPr>
      <w:r>
        <w:t>Consider clarifying what you mean by primary and secondary research, i.e., don’t assume your reader will think of those  two things the same way you are….</w:t>
      </w:r>
    </w:p>
  </w:comment>
  <w:comment w:id="61" w:author="Mary" w:date="2013-04-30T08:26:00Z" w:initials="M">
    <w:p w:rsidR="004D10E8" w:rsidRDefault="004D10E8">
      <w:pPr>
        <w:pStyle w:val="CommentText"/>
      </w:pPr>
      <w:r>
        <w:rPr>
          <w:rStyle w:val="CommentReference"/>
        </w:rPr>
        <w:annotationRef/>
      </w:r>
      <w:r>
        <w:t>Have you talked to your capstone  advisers about Institutional Review Board considerations/approvals?  This has been coming up as an issue with students---you have to be careful whenever you do research that involves real live people.  And just recently a capstone team got delayed/ ran into some hiccups because of stakeholder interviews.</w:t>
      </w:r>
    </w:p>
  </w:comment>
  <w:comment w:id="64" w:author="Mary" w:date="2013-04-30T08:26:00Z" w:initials="M">
    <w:p w:rsidR="004D10E8" w:rsidRDefault="004D10E8">
      <w:pPr>
        <w:pStyle w:val="CommentText"/>
      </w:pPr>
      <w:r>
        <w:rPr>
          <w:rStyle w:val="CommentReference"/>
        </w:rPr>
        <w:annotationRef/>
      </w:r>
      <w:r>
        <w:t>Why not say used?  Or augmented?</w:t>
      </w:r>
    </w:p>
  </w:comment>
  <w:comment w:id="65" w:author="Mary" w:date="2013-04-30T08:26:00Z" w:initials="M">
    <w:p w:rsidR="004D10E8" w:rsidRDefault="004D10E8">
      <w:pPr>
        <w:pStyle w:val="CommentText"/>
      </w:pPr>
      <w:r>
        <w:rPr>
          <w:rStyle w:val="CommentReference"/>
        </w:rPr>
        <w:annotationRef/>
      </w:r>
      <w:r>
        <w:t>define</w:t>
      </w:r>
    </w:p>
  </w:comment>
  <w:comment w:id="69" w:author="Mary" w:date="2013-04-30T08:26:00Z" w:initials="M">
    <w:p w:rsidR="004D10E8" w:rsidRDefault="004D10E8">
      <w:pPr>
        <w:pStyle w:val="CommentText"/>
      </w:pPr>
      <w:r>
        <w:rPr>
          <w:rStyle w:val="CommentReference"/>
        </w:rPr>
        <w:annotationRef/>
      </w:r>
      <w:r>
        <w:t>Why is this a figure, not a table?  Just curious.  Seems odd.</w:t>
      </w:r>
    </w:p>
  </w:comment>
  <w:comment w:id="72" w:author="Mary" w:date="2013-04-30T08:26:00Z" w:initials="M">
    <w:p w:rsidR="004D10E8" w:rsidRDefault="004D10E8">
      <w:pPr>
        <w:pStyle w:val="CommentText"/>
      </w:pPr>
      <w:r>
        <w:rPr>
          <w:rStyle w:val="CommentReference"/>
        </w:rPr>
        <w:annotationRef/>
      </w:r>
      <w:r>
        <w:t>What is the purpose or message of this quote?  How does it fit with the paragraph that came before and the paragraph that came after?</w:t>
      </w:r>
    </w:p>
  </w:comment>
  <w:comment w:id="73" w:author="Mary" w:date="2013-04-30T08:26:00Z" w:initials="M">
    <w:p w:rsidR="004D10E8" w:rsidRDefault="004D10E8">
      <w:pPr>
        <w:pStyle w:val="CommentText"/>
      </w:pPr>
      <w:r>
        <w:rPr>
          <w:rStyle w:val="CommentReference"/>
        </w:rPr>
        <w:annotationRef/>
      </w:r>
      <w:r>
        <w:t>Remember page numbers.</w:t>
      </w:r>
    </w:p>
    <w:p w:rsidR="004D10E8" w:rsidRDefault="004D10E8">
      <w:pPr>
        <w:pStyle w:val="CommentText"/>
      </w:pPr>
    </w:p>
    <w:p w:rsidR="004D10E8" w:rsidRDefault="004D10E8">
      <w:pPr>
        <w:pStyle w:val="CommentText"/>
      </w:pPr>
    </w:p>
    <w:p w:rsidR="004D10E8" w:rsidRDefault="004D10E8">
      <w:pPr>
        <w:pStyle w:val="CommentText"/>
      </w:pPr>
      <w:r>
        <w:t>Also, review again the thesis processing office rules for formatting a block quote according to the specifications in the thesis template.</w:t>
      </w:r>
    </w:p>
    <w:p w:rsidR="004D10E8" w:rsidRDefault="004D10E8">
      <w:pPr>
        <w:pStyle w:val="CommentText"/>
      </w:pPr>
    </w:p>
    <w:p w:rsidR="004D10E8" w:rsidRDefault="004D10E8">
      <w:pPr>
        <w:pStyle w:val="CommentText"/>
      </w:pPr>
      <w:r>
        <w:t>Remember to italicize titles of whole books/handbooks.</w:t>
      </w:r>
    </w:p>
    <w:p w:rsidR="004D10E8" w:rsidRDefault="004D10E8">
      <w:pPr>
        <w:pStyle w:val="CommentText"/>
      </w:pPr>
    </w:p>
    <w:p w:rsidR="004D10E8" w:rsidRDefault="004D10E8">
      <w:pPr>
        <w:pStyle w:val="CommentText"/>
      </w:pPr>
      <w:r>
        <w:t>Put in quotes sections or smaller parts of larger wholes.</w:t>
      </w:r>
    </w:p>
  </w:comment>
  <w:comment w:id="87" w:author="Mary" w:date="2013-04-30T08:26:00Z" w:initials="M">
    <w:p w:rsidR="004D10E8" w:rsidRDefault="004D10E8">
      <w:pPr>
        <w:pStyle w:val="CommentText"/>
      </w:pPr>
      <w:r>
        <w:rPr>
          <w:rStyle w:val="CommentReference"/>
        </w:rPr>
        <w:annotationRef/>
      </w:r>
      <w:r>
        <w:t>I might break this into a bunch of little bulleted lists if you think that would help you reader sort these things into groups…. Not necessary, but you could do.</w:t>
      </w:r>
    </w:p>
  </w:comment>
  <w:comment w:id="105" w:author="Mary" w:date="2013-04-30T08:26:00Z" w:initials="M">
    <w:p w:rsidR="004D10E8" w:rsidRDefault="004D10E8">
      <w:pPr>
        <w:pStyle w:val="CommentText"/>
      </w:pPr>
      <w:r>
        <w:rPr>
          <w:rStyle w:val="CommentReference"/>
        </w:rPr>
        <w:annotationRef/>
      </w:r>
      <w:r>
        <w:t>You can say that this thesis is forthcoming from the Naval Postgraduate School, if his thesis will be published relatively soon.</w:t>
      </w:r>
    </w:p>
    <w:p w:rsidR="004D10E8" w:rsidRDefault="004D10E8">
      <w:pPr>
        <w:pStyle w:val="CommentText"/>
      </w:pPr>
    </w:p>
    <w:p w:rsidR="004D10E8" w:rsidRDefault="004D10E8">
      <w:pPr>
        <w:pStyle w:val="CommentText"/>
      </w:pPr>
      <w:r>
        <w:t>Don’t write Treml n.d because as I said on the other paper, any time you include a parenthetical citation, it is bibliographic shorthand to get you to a list of references, presumably because then a person can go rustle up the source.  If someone can’t get a source, then you don’t want to put the parenthetical reference citation in at all.</w:t>
      </w:r>
    </w:p>
    <w:p w:rsidR="004D10E8" w:rsidRDefault="004D10E8">
      <w:pPr>
        <w:pStyle w:val="CommentText"/>
      </w:pPr>
    </w:p>
    <w:p w:rsidR="004D10E8" w:rsidRDefault="004D10E8">
      <w:pPr>
        <w:pStyle w:val="CommentText"/>
      </w:pPr>
    </w:p>
  </w:comment>
  <w:comment w:id="111" w:author="Mary" w:date="2013-04-30T08:26:00Z" w:initials="M">
    <w:p w:rsidR="004D10E8" w:rsidRDefault="004D10E8">
      <w:pPr>
        <w:pStyle w:val="CommentText"/>
      </w:pPr>
      <w:r>
        <w:rPr>
          <w:rStyle w:val="CommentReference"/>
        </w:rPr>
        <w:annotationRef/>
      </w:r>
      <w:r>
        <w:t>You already gave his full name, so now you are free to just call him by his last name.</w:t>
      </w:r>
    </w:p>
  </w:comment>
  <w:comment w:id="115" w:author="Mary" w:date="2013-04-30T08:26:00Z" w:initials="M">
    <w:p w:rsidR="004D10E8" w:rsidRDefault="004D10E8">
      <w:pPr>
        <w:pStyle w:val="CommentText"/>
      </w:pPr>
      <w:r>
        <w:rPr>
          <w:rStyle w:val="CommentReference"/>
        </w:rPr>
        <w:annotationRef/>
      </w:r>
      <w:r>
        <w:t>You should provide the page number, even though it is unpublished research.   It is more or less due diligence.</w:t>
      </w:r>
    </w:p>
  </w:comment>
  <w:comment w:id="126" w:author="Mary" w:date="2013-04-30T08:26:00Z" w:initials="M">
    <w:p w:rsidR="004D10E8" w:rsidRDefault="004D10E8">
      <w:pPr>
        <w:pStyle w:val="CommentText"/>
      </w:pPr>
      <w:r>
        <w:rPr>
          <w:rStyle w:val="CommentReference"/>
        </w:rPr>
        <w:annotationRef/>
      </w:r>
      <w:r>
        <w:t>Did you define this?</w:t>
      </w:r>
    </w:p>
  </w:comment>
  <w:comment w:id="171" w:author="Mary" w:date="2013-04-30T08:26:00Z" w:initials="M">
    <w:p w:rsidR="004D10E8" w:rsidRDefault="004D10E8">
      <w:pPr>
        <w:pStyle w:val="CommentText"/>
      </w:pPr>
      <w:r>
        <w:rPr>
          <w:rStyle w:val="CommentReference"/>
        </w:rPr>
        <w:annotationRef/>
      </w:r>
      <w:r>
        <w:t>You may not want to say “storyline” but  use a different word.  The sentence I suggested just is to indicate that you are following his work—it is more effective at communication that you did that than just putting (Treml) in parentheses.</w:t>
      </w:r>
    </w:p>
  </w:comment>
  <w:comment w:id="210" w:author="Mary" w:date="2013-04-30T08:26:00Z" w:initials="M">
    <w:p w:rsidR="004D10E8" w:rsidRDefault="004D10E8">
      <w:pPr>
        <w:pStyle w:val="CommentText"/>
      </w:pPr>
      <w:r>
        <w:rPr>
          <w:rStyle w:val="CommentReference"/>
        </w:rPr>
        <w:annotationRef/>
      </w:r>
      <w:r>
        <w:t>What is going on this sentence?  Can’t understand “the blue forces lost to the crew blue forces lost” section.</w:t>
      </w:r>
    </w:p>
  </w:comment>
  <w:comment w:id="216" w:author="Mary" w:date="2013-04-30T08:26:00Z" w:initials="M">
    <w:p w:rsidR="004D10E8" w:rsidRDefault="004D10E8">
      <w:pPr>
        <w:pStyle w:val="CommentText"/>
      </w:pPr>
      <w:r>
        <w:rPr>
          <w:rStyle w:val="CommentReference"/>
        </w:rPr>
        <w:annotationRef/>
      </w:r>
      <w:r>
        <w:t>Don’t forget page number.</w:t>
      </w:r>
    </w:p>
  </w:comment>
  <w:comment w:id="217" w:author="Mary" w:date="2013-04-30T08:26:00Z" w:initials="M">
    <w:p w:rsidR="004D10E8" w:rsidRDefault="004D10E8">
      <w:pPr>
        <w:pStyle w:val="CommentText"/>
      </w:pPr>
      <w:r>
        <w:rPr>
          <w:rStyle w:val="CommentReference"/>
        </w:rPr>
        <w:annotationRef/>
      </w:r>
      <w:r>
        <w:t>This whole paragraph is hard for me to understand.  Please review.</w:t>
      </w:r>
    </w:p>
  </w:comment>
  <w:comment w:id="232" w:author="localadmin" w:date="2013-04-30T08:26:00Z" w:initials="l">
    <w:p w:rsidR="004D10E8" w:rsidRDefault="004D10E8">
      <w:pPr>
        <w:pStyle w:val="CommentText"/>
      </w:pPr>
      <w:r>
        <w:rPr>
          <w:rStyle w:val="CommentReference"/>
        </w:rPr>
        <w:annotationRef/>
      </w:r>
      <w:r>
        <w:t>Not sure what this means</w:t>
      </w:r>
    </w:p>
  </w:comment>
  <w:comment w:id="239" w:author="Mary" w:date="2013-04-30T08:26:00Z" w:initials="M">
    <w:p w:rsidR="004D10E8" w:rsidRDefault="004D10E8">
      <w:pPr>
        <w:pStyle w:val="CommentText"/>
      </w:pPr>
      <w:r>
        <w:rPr>
          <w:rStyle w:val="CommentReference"/>
        </w:rPr>
        <w:annotationRef/>
      </w:r>
      <w:r>
        <w:t>Have to explain more clearly what “too low level” means.</w:t>
      </w:r>
    </w:p>
  </w:comment>
  <w:comment w:id="245" w:author="Mary" w:date="2013-04-30T08:26:00Z" w:initials="M">
    <w:p w:rsidR="004D10E8" w:rsidRDefault="004D10E8">
      <w:pPr>
        <w:pStyle w:val="CommentText"/>
      </w:pPr>
      <w:r>
        <w:rPr>
          <w:rStyle w:val="CommentReference"/>
        </w:rPr>
        <w:annotationRef/>
      </w:r>
      <w:r>
        <w:t>You can use  an entire page to display a figure or a table.  Consider making this figure bigger and flipping it.</w:t>
      </w:r>
    </w:p>
  </w:comment>
  <w:comment w:id="246" w:author="localadmin" w:date="2013-04-30T08:26:00Z" w:initials="l">
    <w:p w:rsidR="004D10E8" w:rsidRDefault="004D10E8">
      <w:pPr>
        <w:pStyle w:val="CommentText"/>
      </w:pPr>
      <w:r>
        <w:rPr>
          <w:rStyle w:val="CommentReference"/>
        </w:rPr>
        <w:annotationRef/>
      </w:r>
      <w:r>
        <w:t>Discussion?</w:t>
      </w:r>
    </w:p>
  </w:comment>
  <w:comment w:id="247" w:author="Mary" w:date="2013-04-30T08:26:00Z" w:initials="M">
    <w:p w:rsidR="004D10E8" w:rsidRDefault="004D10E8">
      <w:pPr>
        <w:pStyle w:val="CommentText"/>
      </w:pPr>
      <w:r>
        <w:rPr>
          <w:rStyle w:val="CommentReference"/>
        </w:rPr>
        <w:annotationRef/>
      </w:r>
      <w:r>
        <w:t>Have to number and label this according to the Thesis Processing Office guidelines for formatting figures and tables</w:t>
      </w:r>
    </w:p>
  </w:comment>
  <w:comment w:id="251" w:author="localadmin" w:date="2013-04-30T08:26:00Z" w:initials="l">
    <w:p w:rsidR="004D10E8" w:rsidRDefault="004D10E8">
      <w:pPr>
        <w:pStyle w:val="CommentText"/>
      </w:pPr>
      <w:r>
        <w:rPr>
          <w:rStyle w:val="CommentReference"/>
        </w:rPr>
        <w:annotationRef/>
      </w:r>
      <w:r>
        <w:t>Discussion?</w:t>
      </w:r>
    </w:p>
  </w:comment>
  <w:comment w:id="253" w:author="Mary" w:date="2013-04-30T08:26:00Z" w:initials="M">
    <w:p w:rsidR="004D10E8" w:rsidRDefault="004D10E8">
      <w:pPr>
        <w:pStyle w:val="CommentText"/>
      </w:pPr>
      <w:r>
        <w:rPr>
          <w:rStyle w:val="CommentReference"/>
        </w:rPr>
        <w:annotationRef/>
      </w:r>
      <w:r>
        <w:t>Can you have breadth of impact?  I think you have to say degree of impact….</w:t>
      </w:r>
    </w:p>
  </w:comment>
  <w:comment w:id="254" w:author="Mary" w:date="2013-04-30T08:26:00Z" w:initials="M">
    <w:p w:rsidR="004D10E8" w:rsidRDefault="004D10E8">
      <w:pPr>
        <w:pStyle w:val="CommentText"/>
      </w:pPr>
      <w:r>
        <w:rPr>
          <w:rStyle w:val="CommentReference"/>
        </w:rPr>
        <w:annotationRef/>
      </w:r>
      <w:r>
        <w:t xml:space="preserve">Font smaller than ten point is just mean. </w:t>
      </w:r>
    </w:p>
    <w:p w:rsidR="004D10E8" w:rsidRDefault="004D10E8">
      <w:pPr>
        <w:pStyle w:val="CommentText"/>
      </w:pPr>
    </w:p>
    <w:p w:rsidR="004D10E8" w:rsidRDefault="004D10E8">
      <w:pPr>
        <w:pStyle w:val="CommentText"/>
      </w:pPr>
      <w:r>
        <w:t xml:space="preserve">Consider reformatting to make bigger, if possible.   </w:t>
      </w:r>
    </w:p>
  </w:comment>
  <w:comment w:id="255" w:author="localadmin" w:date="2013-04-30T08:26:00Z" w:initials="l">
    <w:p w:rsidR="004D10E8" w:rsidRDefault="004D10E8">
      <w:pPr>
        <w:pStyle w:val="CommentText"/>
      </w:pPr>
      <w:r>
        <w:rPr>
          <w:rStyle w:val="CommentReference"/>
        </w:rPr>
        <w:annotationRef/>
      </w:r>
      <w:r>
        <w:t>Discussion?</w:t>
      </w:r>
    </w:p>
  </w:comment>
  <w:comment w:id="274" w:author="localadmin" w:date="2013-04-30T08:26:00Z" w:initials="l">
    <w:p w:rsidR="004D10E8" w:rsidRDefault="004D10E8">
      <w:pPr>
        <w:pStyle w:val="CommentText"/>
      </w:pPr>
      <w:r>
        <w:rPr>
          <w:rStyle w:val="CommentReference"/>
        </w:rPr>
        <w:annotationRef/>
      </w:r>
      <w:r>
        <w:t>Perhaps some discussion here for tie in later?</w:t>
      </w:r>
    </w:p>
  </w:comment>
  <w:comment w:id="275" w:author="Mary" w:date="2013-04-30T08:26:00Z" w:initials="M">
    <w:p w:rsidR="004D10E8" w:rsidRDefault="004D10E8">
      <w:pPr>
        <w:pStyle w:val="CommentText"/>
      </w:pPr>
      <w:r>
        <w:rPr>
          <w:rStyle w:val="CommentReference"/>
        </w:rPr>
        <w:annotationRef/>
      </w:r>
      <w:r>
        <w:t>Try to make bigger.  Perhaps redesign to break into two?</w:t>
      </w:r>
    </w:p>
    <w:p w:rsidR="004D10E8" w:rsidRDefault="004D10E8">
      <w:pPr>
        <w:pStyle w:val="CommentText"/>
      </w:pPr>
    </w:p>
  </w:comment>
  <w:comment w:id="276" w:author="Mary" w:date="2013-04-30T08:26:00Z" w:initials="M">
    <w:p w:rsidR="004D10E8" w:rsidRDefault="004D10E8">
      <w:pPr>
        <w:pStyle w:val="CommentText"/>
      </w:pPr>
      <w:r>
        <w:rPr>
          <w:rStyle w:val="CommentReference"/>
        </w:rPr>
        <w:annotationRef/>
      </w:r>
      <w:r>
        <w:t>What is this, and why did you use it?  This is coming as a surprise/is abrupt.</w:t>
      </w:r>
    </w:p>
  </w:comment>
  <w:comment w:id="277" w:author="Mary" w:date="2013-04-30T08:26:00Z" w:initials="M">
    <w:p w:rsidR="004D10E8" w:rsidRDefault="004D10E8">
      <w:pPr>
        <w:pStyle w:val="CommentText"/>
      </w:pPr>
      <w:r>
        <w:rPr>
          <w:rStyle w:val="CommentReference"/>
        </w:rPr>
        <w:annotationRef/>
      </w:r>
      <w:r>
        <w:t>You have to cite this as a scholarly article housed online</w:t>
      </w:r>
    </w:p>
    <w:p w:rsidR="004D10E8" w:rsidRDefault="004D10E8">
      <w:pPr>
        <w:pStyle w:val="CommentText"/>
      </w:pPr>
      <w:r>
        <w:br/>
        <w:t>As you probably already know, it is never enough to just have a web link.</w:t>
      </w:r>
    </w:p>
    <w:p w:rsidR="004D10E8" w:rsidRDefault="004D10E8">
      <w:pPr>
        <w:pStyle w:val="CommentText"/>
      </w:pPr>
    </w:p>
    <w:p w:rsidR="004D10E8" w:rsidRDefault="004D10E8">
      <w:pPr>
        <w:pStyle w:val="CommentText"/>
      </w:pPr>
      <w:r>
        <w:t>What is the page number for this quote?</w:t>
      </w:r>
    </w:p>
  </w:comment>
  <w:comment w:id="278" w:author="Mary" w:date="2013-04-30T08:26:00Z" w:initials="M">
    <w:p w:rsidR="004D10E8" w:rsidRDefault="004D10E8">
      <w:pPr>
        <w:pStyle w:val="CommentText"/>
      </w:pPr>
      <w:r>
        <w:rPr>
          <w:rStyle w:val="CommentReference"/>
        </w:rPr>
        <w:annotationRef/>
      </w:r>
      <w:r>
        <w:t>What is a NOLH approach?</w:t>
      </w:r>
    </w:p>
  </w:comment>
  <w:comment w:id="279" w:author="Mary" w:date="2013-04-30T08:26:00Z" w:initials="M">
    <w:p w:rsidR="004D10E8" w:rsidRDefault="004D10E8">
      <w:pPr>
        <w:pStyle w:val="CommentText"/>
      </w:pPr>
      <w:r>
        <w:rPr>
          <w:rStyle w:val="CommentReference"/>
        </w:rPr>
        <w:annotationRef/>
      </w:r>
      <w:r>
        <w:t>What is this?</w:t>
      </w:r>
    </w:p>
  </w:comment>
  <w:comment w:id="298" w:author="Steve Mazza" w:date="2013-04-30T08:26:00Z" w:initials="SM">
    <w:p w:rsidR="00A63781" w:rsidRDefault="00A63781">
      <w:pPr>
        <w:pStyle w:val="CommentText"/>
      </w:pPr>
      <w:r>
        <w:rPr>
          <w:rStyle w:val="CommentReference"/>
        </w:rPr>
        <w:annotationRef/>
      </w:r>
      <w:r>
        <w:t>The correct verb tense here is “was.”  Removing the prepositional phrases leaves, “…a culmination was used…”</w:t>
      </w:r>
    </w:p>
  </w:comment>
  <w:comment w:id="313" w:author="localadmin" w:date="2013-04-30T08:26:00Z" w:initials="l">
    <w:p w:rsidR="004D10E8" w:rsidRDefault="004D10E8">
      <w:pPr>
        <w:pStyle w:val="CommentText"/>
      </w:pPr>
      <w:r>
        <w:rPr>
          <w:rStyle w:val="CommentReference"/>
        </w:rPr>
        <w:annotationRef/>
      </w:r>
      <w:r>
        <w:t>Perhaps show this earlier as a framework of  your modeling approach?</w:t>
      </w:r>
    </w:p>
  </w:comment>
  <w:comment w:id="317" w:author="Mary" w:date="2013-04-30T08:26:00Z" w:initials="M">
    <w:p w:rsidR="004D10E8" w:rsidRDefault="004D10E8">
      <w:pPr>
        <w:pStyle w:val="CommentText"/>
      </w:pPr>
      <w:r>
        <w:rPr>
          <w:rStyle w:val="CommentReference"/>
        </w:rPr>
        <w:annotationRef/>
      </w:r>
      <w:r>
        <w:t>It is very emphatic and blanket-statement like to say “proving the necessary results.”</w:t>
      </w:r>
    </w:p>
    <w:p w:rsidR="004D10E8" w:rsidRDefault="004D10E8">
      <w:pPr>
        <w:pStyle w:val="CommentText"/>
      </w:pPr>
    </w:p>
    <w:p w:rsidR="004D10E8" w:rsidRDefault="004D10E8">
      <w:pPr>
        <w:pStyle w:val="CommentText"/>
      </w:pPr>
      <w:r>
        <w:t>Re-word.</w:t>
      </w:r>
    </w:p>
  </w:comment>
  <w:comment w:id="343" w:author="Mary" w:date="2013-04-30T08:26:00Z" w:initials="M">
    <w:p w:rsidR="004D10E8" w:rsidRDefault="004D10E8">
      <w:pPr>
        <w:pStyle w:val="CommentText"/>
      </w:pPr>
      <w:r>
        <w:rPr>
          <w:rStyle w:val="CommentReference"/>
        </w:rPr>
        <w:annotationRef/>
      </w:r>
      <w:r>
        <w:t>I would repeat it again here, so we can remember what it was.</w:t>
      </w:r>
    </w:p>
  </w:comment>
  <w:comment w:id="344" w:author="Mary" w:date="2013-04-30T08:26:00Z" w:initials="M">
    <w:p w:rsidR="004D10E8" w:rsidRDefault="004D10E8">
      <w:pPr>
        <w:pStyle w:val="CommentText"/>
      </w:pPr>
      <w:r>
        <w:rPr>
          <w:rStyle w:val="CommentReference"/>
        </w:rPr>
        <w:annotationRef/>
      </w:r>
      <w:r>
        <w:t>Re-word.  It is still a little peculiar sounding to say “data was manipulated”….</w:t>
      </w:r>
    </w:p>
  </w:comment>
  <w:comment w:id="352" w:author="Mary" w:date="2013-04-30T08:26:00Z" w:initials="M">
    <w:p w:rsidR="004D10E8" w:rsidRDefault="004D10E8">
      <w:pPr>
        <w:pStyle w:val="CommentText"/>
      </w:pPr>
      <w:r>
        <w:rPr>
          <w:rStyle w:val="CommentReference"/>
        </w:rPr>
        <w:annotationRef/>
      </w:r>
      <w:r>
        <w:t>Attribute can also be a noun, so choose a different word to avoid confusion.</w:t>
      </w:r>
    </w:p>
  </w:comment>
  <w:comment w:id="355" w:author="Mary" w:date="2013-04-30T08:26:00Z" w:initials="M">
    <w:p w:rsidR="004D10E8" w:rsidRDefault="004D10E8">
      <w:pPr>
        <w:pStyle w:val="CommentText"/>
      </w:pPr>
      <w:r>
        <w:rPr>
          <w:rStyle w:val="CommentReference"/>
        </w:rPr>
        <w:annotationRef/>
      </w:r>
      <w:r>
        <w:t>You will want to go back to your report intro, as well as the abstract and the executive summary, to add in that you will be doing this in the report.</w:t>
      </w:r>
    </w:p>
    <w:p w:rsidR="004D10E8" w:rsidRDefault="004D10E8">
      <w:pPr>
        <w:pStyle w:val="CommentText"/>
      </w:pPr>
      <w:r>
        <w:t>You are going to develop a beta model, and conduct an analysis of alternatives.</w:t>
      </w:r>
    </w:p>
    <w:p w:rsidR="004D10E8" w:rsidRDefault="004D10E8">
      <w:pPr>
        <w:pStyle w:val="CommentText"/>
      </w:pPr>
    </w:p>
    <w:p w:rsidR="004D10E8" w:rsidRDefault="004D10E8">
      <w:pPr>
        <w:pStyle w:val="CommentText"/>
      </w:pPr>
      <w:r>
        <w:t>Be sure to say what the results of the analysis of alternatives turn out to be, and repeat the results in the abstract, executive summary, and introduction.</w:t>
      </w:r>
    </w:p>
  </w:comment>
  <w:comment w:id="368" w:author="Mary" w:date="2013-04-30T08:26:00Z" w:initials="M">
    <w:p w:rsidR="004D10E8" w:rsidRDefault="004D10E8">
      <w:pPr>
        <w:pStyle w:val="CommentText"/>
      </w:pPr>
      <w:r>
        <w:rPr>
          <w:rStyle w:val="CommentReference"/>
        </w:rPr>
        <w:annotationRef/>
      </w:r>
      <w:r>
        <w:t>Find a page/section number for this.  You can also cite by the title of the article or subsection.</w:t>
      </w:r>
    </w:p>
  </w:comment>
  <w:comment w:id="381" w:author="Mary" w:date="2013-04-30T08:26:00Z" w:initials="M">
    <w:p w:rsidR="004D10E8" w:rsidRDefault="004D10E8">
      <w:pPr>
        <w:pStyle w:val="CommentText"/>
      </w:pPr>
      <w:r>
        <w:rPr>
          <w:rStyle w:val="CommentReference"/>
        </w:rPr>
        <w:annotationRef/>
      </w:r>
      <w:r>
        <w:t xml:space="preserve">You say that something seems obvious, and that to think something is obvious is an incorrect assumption.  </w:t>
      </w:r>
    </w:p>
    <w:p w:rsidR="004D10E8" w:rsidRDefault="004D10E8">
      <w:pPr>
        <w:pStyle w:val="CommentText"/>
      </w:pPr>
    </w:p>
    <w:p w:rsidR="004D10E8" w:rsidRDefault="004D10E8">
      <w:pPr>
        <w:pStyle w:val="CommentText"/>
      </w:pPr>
      <w:r>
        <w:t xml:space="preserve"> But I don’t really understand what you are saying I would have assumed, that is incorrect for me to be assuming….</w:t>
      </w:r>
    </w:p>
    <w:p w:rsidR="004D10E8" w:rsidRDefault="004D10E8">
      <w:pPr>
        <w:pStyle w:val="CommentText"/>
      </w:pPr>
    </w:p>
    <w:p w:rsidR="004D10E8" w:rsidRDefault="004D10E8">
      <w:pPr>
        <w:pStyle w:val="CommentText"/>
      </w:pPr>
      <w:r>
        <w:t>Please re-read and clarify.  What are we assuming that is incorrect, and why is it incorrect?</w:t>
      </w:r>
    </w:p>
  </w:comment>
  <w:comment w:id="388" w:author="Mary" w:date="2013-04-30T08:26:00Z" w:initials="M">
    <w:p w:rsidR="004D10E8" w:rsidRDefault="004D10E8">
      <w:pPr>
        <w:pStyle w:val="CommentText"/>
      </w:pPr>
      <w:r>
        <w:rPr>
          <w:rStyle w:val="CommentReference"/>
        </w:rPr>
        <w:annotationRef/>
      </w:r>
      <w:r>
        <w:t>Remember—only the last name and the year.</w:t>
      </w:r>
    </w:p>
    <w:p w:rsidR="004D10E8" w:rsidRDefault="004D10E8">
      <w:pPr>
        <w:pStyle w:val="CommentText"/>
      </w:pPr>
    </w:p>
  </w:comment>
  <w:comment w:id="396" w:author="Mary" w:date="2013-04-30T08:26:00Z" w:initials="M">
    <w:p w:rsidR="004D10E8" w:rsidRDefault="004D10E8">
      <w:pPr>
        <w:pStyle w:val="CommentText"/>
      </w:pPr>
      <w:r>
        <w:rPr>
          <w:rStyle w:val="CommentReference"/>
        </w:rPr>
        <w:annotationRef/>
      </w:r>
      <w:r>
        <w:t>This is British, not American English.  Why I am seeing this spelling variant—review to avoid plagiarism!!!</w:t>
      </w:r>
    </w:p>
  </w:comment>
  <w:comment w:id="397" w:author="Mary" w:date="2013-04-30T08:26:00Z" w:initials="M">
    <w:p w:rsidR="004D10E8" w:rsidRDefault="004D10E8">
      <w:pPr>
        <w:pStyle w:val="CommentText"/>
      </w:pPr>
      <w:r>
        <w:rPr>
          <w:rStyle w:val="CommentReference"/>
        </w:rPr>
        <w:annotationRef/>
      </w:r>
      <w:r>
        <w:t>Did you know that when you paraphrase a source, if you have four words in a row that are exactly the same as what appears in the original, that you are considered to be plagiarizing?</w:t>
      </w:r>
    </w:p>
    <w:p w:rsidR="004D10E8" w:rsidRDefault="004D10E8">
      <w:pPr>
        <w:pStyle w:val="CommentText"/>
      </w:pPr>
    </w:p>
    <w:p w:rsidR="004D10E8" w:rsidRDefault="004D10E8">
      <w:pPr>
        <w:pStyle w:val="CommentText"/>
      </w:pPr>
      <w:r>
        <w:t>To rectify this, either restate the whole passage in your own words, i.e., read the original, look away from the original, and write in as your own paraphrase of the original.</w:t>
      </w:r>
    </w:p>
    <w:p w:rsidR="004D10E8" w:rsidRDefault="004D10E8">
      <w:pPr>
        <w:pStyle w:val="CommentText"/>
      </w:pPr>
    </w:p>
    <w:p w:rsidR="004D10E8" w:rsidRDefault="004D10E8">
      <w:pPr>
        <w:pStyle w:val="CommentText"/>
      </w:pPr>
      <w:r>
        <w:t>Or, put the lines which appear in the original in quotation marks.</w:t>
      </w:r>
    </w:p>
    <w:p w:rsidR="004D10E8" w:rsidRDefault="004D10E8">
      <w:pPr>
        <w:pStyle w:val="CommentText"/>
      </w:pPr>
    </w:p>
    <w:p w:rsidR="004D10E8" w:rsidRDefault="004D10E8">
      <w:pPr>
        <w:pStyle w:val="CommentText"/>
      </w:pPr>
      <w:r>
        <w:t>You aren’t supposed to lift words, phrases, or organizational structures from another source and repeat them in your own without using quotation marks.</w:t>
      </w:r>
    </w:p>
    <w:p w:rsidR="004D10E8" w:rsidRDefault="004D10E8">
      <w:pPr>
        <w:pStyle w:val="CommentText"/>
      </w:pPr>
    </w:p>
    <w:p w:rsidR="004D10E8" w:rsidRDefault="004D10E8">
      <w:pPr>
        <w:pStyle w:val="CommentText"/>
      </w:pPr>
      <w:r>
        <w:t>The rule of thumb for verifying that you aren’t doing this is to make sure that four or more words of yours aren’t an exact match with what is written in the original source.</w:t>
      </w:r>
    </w:p>
  </w:comment>
  <w:comment w:id="418" w:author="Mary" w:date="2013-04-30T08:26:00Z" w:initials="M">
    <w:p w:rsidR="004D10E8" w:rsidRDefault="004D10E8">
      <w:pPr>
        <w:pStyle w:val="CommentText"/>
      </w:pPr>
      <w:r>
        <w:rPr>
          <w:rStyle w:val="CommentReference"/>
        </w:rPr>
        <w:annotationRef/>
      </w:r>
      <w:r>
        <w:t>Spell out abbreviations the first time they appear.</w:t>
      </w:r>
    </w:p>
  </w:comment>
  <w:comment w:id="425" w:author="Mary" w:date="2013-04-30T08:26:00Z" w:initials="M">
    <w:p w:rsidR="004D10E8" w:rsidRDefault="004D10E8">
      <w:pPr>
        <w:pStyle w:val="CommentText"/>
      </w:pPr>
      <w:r>
        <w:rPr>
          <w:rStyle w:val="CommentReference"/>
        </w:rPr>
        <w:annotationRef/>
      </w:r>
      <w:r>
        <w:t>Remember, no comma after McIntosh and between et al.</w:t>
      </w:r>
    </w:p>
  </w:comment>
  <w:comment w:id="428" w:author="Mary" w:date="2013-04-30T08:26:00Z" w:initials="M">
    <w:p w:rsidR="004D10E8" w:rsidRDefault="004D10E8">
      <w:pPr>
        <w:pStyle w:val="CommentText"/>
      </w:pPr>
      <w:r>
        <w:rPr>
          <w:rStyle w:val="CommentReference"/>
        </w:rPr>
        <w:annotationRef/>
      </w:r>
      <w:r>
        <w:t>What does this stand for?</w:t>
      </w:r>
    </w:p>
  </w:comment>
  <w:comment w:id="438" w:author="localadmin" w:date="2013-04-30T08:26:00Z" w:initials="l">
    <w:p w:rsidR="004D10E8" w:rsidRDefault="004D10E8">
      <w:pPr>
        <w:pStyle w:val="CommentText"/>
      </w:pPr>
      <w:r>
        <w:rPr>
          <w:rStyle w:val="CommentReference"/>
        </w:rPr>
        <w:annotationRef/>
      </w:r>
      <w:r>
        <w:t>Terrain dependent?</w:t>
      </w:r>
    </w:p>
  </w:comment>
  <w:comment w:id="439" w:author="localadmin" w:date="2013-04-30T08:26:00Z" w:initials="l">
    <w:p w:rsidR="004D10E8" w:rsidRDefault="004D10E8">
      <w:pPr>
        <w:pStyle w:val="CommentText"/>
      </w:pPr>
      <w:r>
        <w:rPr>
          <w:rStyle w:val="CommentReference"/>
        </w:rPr>
        <w:annotationRef/>
      </w:r>
      <w:r>
        <w:t>Altitude &amp; terrain dependent?</w:t>
      </w:r>
    </w:p>
  </w:comment>
  <w:comment w:id="440" w:author="localadmin" w:date="2013-04-30T08:26:00Z" w:initials="l">
    <w:p w:rsidR="004D10E8" w:rsidRDefault="004D10E8">
      <w:pPr>
        <w:pStyle w:val="CommentText"/>
      </w:pPr>
      <w:r>
        <w:rPr>
          <w:rStyle w:val="CommentReference"/>
        </w:rPr>
        <w:annotationRef/>
      </w:r>
      <w:r>
        <w:t>Normalized to a particular type of armor?</w:t>
      </w:r>
    </w:p>
  </w:comment>
  <w:comment w:id="463" w:author="Mary" w:date="2013-04-30T08:26:00Z" w:initials="M">
    <w:p w:rsidR="004D10E8" w:rsidRDefault="004D10E8">
      <w:pPr>
        <w:pStyle w:val="CommentText"/>
      </w:pPr>
      <w:r>
        <w:rPr>
          <w:rStyle w:val="CommentReference"/>
        </w:rPr>
        <w:annotationRef/>
      </w:r>
      <w:r>
        <w:t xml:space="preserve"> </w:t>
      </w:r>
    </w:p>
    <w:p w:rsidR="004D10E8" w:rsidRDefault="004D10E8">
      <w:pPr>
        <w:pStyle w:val="CommentText"/>
      </w:pPr>
      <w:r>
        <w:t>Do you mean that someone would be able to determine the changes to the system of systems that are caused by changes within a given subsystem?</w:t>
      </w:r>
    </w:p>
  </w:comment>
  <w:comment w:id="464" w:author="Steve Mazza" w:date="2013-04-30T08:38:00Z" w:initials="SM">
    <w:p w:rsidR="00C7614E" w:rsidRDefault="00C7614E">
      <w:pPr>
        <w:pStyle w:val="CommentText"/>
      </w:pPr>
      <w:r>
        <w:rPr>
          <w:rStyle w:val="CommentReference"/>
        </w:rPr>
        <w:annotationRef/>
      </w:r>
      <w:r>
        <w:t>Yes… I do.</w:t>
      </w:r>
    </w:p>
  </w:comment>
  <w:comment w:id="472" w:author="Mary" w:date="2013-04-30T08:26:00Z" w:initials="M">
    <w:p w:rsidR="004D10E8" w:rsidRDefault="004D10E8">
      <w:pPr>
        <w:pStyle w:val="CommentText"/>
      </w:pPr>
      <w:r>
        <w:rPr>
          <w:rStyle w:val="CommentReference"/>
        </w:rPr>
        <w:annotationRef/>
      </w:r>
      <w:r>
        <w:t>The author date method for formatting a list of references is different from the notes and bibliography style.  While both are considered Chicago style, Chicago style has two distinct branches.  In the author date method, you create a list of references.  In the notes and bibliography, you create a bibliography.</w:t>
      </w:r>
    </w:p>
    <w:p w:rsidR="004D10E8" w:rsidRDefault="004D10E8">
      <w:pPr>
        <w:pStyle w:val="CommentText"/>
      </w:pPr>
    </w:p>
    <w:p w:rsidR="004D10E8" w:rsidRDefault="004D10E8">
      <w:pPr>
        <w:pStyle w:val="CommentText"/>
      </w:pPr>
      <w:r>
        <w:t>When you review your list of references, be sure to consult with the chapter in the CMS that describes how to make a List of References.</w:t>
      </w:r>
    </w:p>
    <w:p w:rsidR="004D10E8" w:rsidRDefault="004D10E8">
      <w:pPr>
        <w:pStyle w:val="CommentText"/>
      </w:pPr>
    </w:p>
    <w:p w:rsidR="004D10E8" w:rsidRDefault="004D10E8">
      <w:pPr>
        <w:pStyle w:val="CommentText"/>
      </w:pPr>
      <w:r>
        <w:t xml:space="preserve">I will be happy to review this for you in detail, once you do the basic conversion to the author-date, Chicago Style.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FED" w:rsidRPr="001E28F3" w:rsidRDefault="00A40FED" w:rsidP="001E28F3">
      <w:pPr>
        <w:pStyle w:val="Footer"/>
      </w:pPr>
    </w:p>
    <w:p w:rsidR="00A40FED" w:rsidRDefault="00A40FED"/>
  </w:endnote>
  <w:endnote w:type="continuationSeparator" w:id="0">
    <w:p w:rsidR="00A40FED" w:rsidRPr="001E28F3" w:rsidRDefault="00A40FED" w:rsidP="001E28F3">
      <w:pPr>
        <w:pStyle w:val="Footer"/>
      </w:pPr>
    </w:p>
    <w:p w:rsidR="00A40FED" w:rsidRDefault="00A40FE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SymbolMT">
    <w:altName w:val="Arial Unicode MS"/>
    <w:panose1 w:val="00000000000000000000"/>
    <w:charset w:val="88"/>
    <w:family w:val="auto"/>
    <w:notTrueType/>
    <w:pitch w:val="default"/>
    <w:sig w:usb0="00000000" w:usb1="08080000" w:usb2="00000010" w:usb3="00000000" w:csb0="00100000" w:csb1="00000000"/>
  </w:font>
  <w:font w:name="TimesNRExpertMT">
    <w:altName w:val="Arial Unicode MS"/>
    <w:panose1 w:val="00000000000000000000"/>
    <w:charset w:val="88"/>
    <w:family w:val="auto"/>
    <w:notTrueType/>
    <w:pitch w:val="default"/>
    <w:sig w:usb0="00000000" w:usb1="08080000" w:usb2="00000010" w:usb3="00000000" w:csb0="00100000"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E8" w:rsidRDefault="002C532E">
    <w:pPr>
      <w:pStyle w:val="Footer"/>
      <w:framePr w:wrap="around" w:vAnchor="text" w:hAnchor="margin" w:xAlign="center" w:y="1"/>
      <w:rPr>
        <w:rStyle w:val="PageNumber"/>
      </w:rPr>
    </w:pPr>
    <w:r>
      <w:rPr>
        <w:rStyle w:val="PageNumber"/>
      </w:rPr>
      <w:fldChar w:fldCharType="begin"/>
    </w:r>
    <w:r w:rsidR="004D10E8">
      <w:rPr>
        <w:rStyle w:val="PageNumber"/>
      </w:rPr>
      <w:instrText xml:space="preserve">PAGE  </w:instrText>
    </w:r>
    <w:r>
      <w:rPr>
        <w:rStyle w:val="PageNumber"/>
      </w:rPr>
      <w:fldChar w:fldCharType="separate"/>
    </w:r>
    <w:r w:rsidR="004D10E8">
      <w:rPr>
        <w:rStyle w:val="PageNumber"/>
        <w:noProof/>
      </w:rPr>
      <w:t>ix</w:t>
    </w:r>
    <w:r>
      <w:rPr>
        <w:rStyle w:val="PageNumber"/>
      </w:rPr>
      <w:fldChar w:fldCharType="end"/>
    </w:r>
  </w:p>
  <w:p w:rsidR="004D10E8" w:rsidRDefault="004D10E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E8" w:rsidRDefault="004D10E8">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E8" w:rsidRDefault="002C532E">
    <w:pPr>
      <w:pStyle w:val="Footer"/>
      <w:framePr w:wrap="around" w:vAnchor="text" w:hAnchor="margin" w:xAlign="center" w:y="1"/>
      <w:rPr>
        <w:rStyle w:val="PageNumber"/>
      </w:rPr>
    </w:pPr>
    <w:r>
      <w:rPr>
        <w:rStyle w:val="PageNumber"/>
      </w:rPr>
      <w:fldChar w:fldCharType="begin"/>
    </w:r>
    <w:r w:rsidR="004D10E8">
      <w:rPr>
        <w:rStyle w:val="PageNumber"/>
      </w:rPr>
      <w:instrText xml:space="preserve">PAGE  </w:instrText>
    </w:r>
    <w:r>
      <w:rPr>
        <w:rStyle w:val="PageNumber"/>
      </w:rPr>
      <w:fldChar w:fldCharType="separate"/>
    </w:r>
    <w:r w:rsidR="004D10E8">
      <w:rPr>
        <w:rStyle w:val="PageNumber"/>
        <w:noProof/>
      </w:rPr>
      <w:t>ix</w:t>
    </w:r>
    <w:r>
      <w:rPr>
        <w:rStyle w:val="PageNumber"/>
      </w:rPr>
      <w:fldChar w:fldCharType="end"/>
    </w:r>
  </w:p>
  <w:p w:rsidR="004D10E8" w:rsidRDefault="004D10E8">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E8" w:rsidRDefault="002C532E">
    <w:pPr>
      <w:pStyle w:val="Footer"/>
      <w:framePr w:wrap="around" w:vAnchor="text" w:hAnchor="margin" w:xAlign="center" w:y="1"/>
      <w:rPr>
        <w:rStyle w:val="PageNumber"/>
      </w:rPr>
    </w:pPr>
    <w:r>
      <w:rPr>
        <w:rStyle w:val="PageNumber"/>
      </w:rPr>
      <w:fldChar w:fldCharType="begin"/>
    </w:r>
    <w:r w:rsidR="004D10E8">
      <w:rPr>
        <w:rStyle w:val="PageNumber"/>
      </w:rPr>
      <w:instrText xml:space="preserve">PAGE  </w:instrText>
    </w:r>
    <w:r>
      <w:rPr>
        <w:rStyle w:val="PageNumber"/>
      </w:rPr>
      <w:fldChar w:fldCharType="separate"/>
    </w:r>
    <w:r w:rsidR="00A63781">
      <w:rPr>
        <w:rStyle w:val="PageNumber"/>
        <w:noProof/>
      </w:rPr>
      <w:t>x</w:t>
    </w:r>
    <w:r>
      <w:rPr>
        <w:rStyle w:val="PageNumber"/>
      </w:rPr>
      <w:fldChar w:fldCharType="end"/>
    </w:r>
  </w:p>
  <w:p w:rsidR="004D10E8" w:rsidRDefault="004D10E8" w:rsidP="00771E8B">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10E8" w:rsidRDefault="002C532E">
    <w:pPr>
      <w:pStyle w:val="Footer"/>
      <w:framePr w:wrap="around" w:vAnchor="text" w:hAnchor="margin" w:xAlign="center" w:y="1"/>
      <w:rPr>
        <w:rStyle w:val="PageNumber"/>
      </w:rPr>
    </w:pPr>
    <w:r>
      <w:rPr>
        <w:rStyle w:val="PageNumber"/>
      </w:rPr>
      <w:fldChar w:fldCharType="begin"/>
    </w:r>
    <w:r w:rsidR="004D10E8">
      <w:rPr>
        <w:rStyle w:val="PageNumber"/>
      </w:rPr>
      <w:instrText xml:space="preserve">PAGE  </w:instrText>
    </w:r>
    <w:r>
      <w:rPr>
        <w:rStyle w:val="PageNumber"/>
      </w:rPr>
      <w:fldChar w:fldCharType="separate"/>
    </w:r>
    <w:r w:rsidR="004A225B">
      <w:rPr>
        <w:rStyle w:val="PageNumber"/>
        <w:noProof/>
      </w:rPr>
      <w:t>55</w:t>
    </w:r>
    <w:r>
      <w:rPr>
        <w:rStyle w:val="PageNumber"/>
      </w:rPr>
      <w:fldChar w:fldCharType="end"/>
    </w:r>
  </w:p>
  <w:p w:rsidR="004D10E8" w:rsidRDefault="004D10E8">
    <w:pPr>
      <w:pStyle w:val="Footer"/>
    </w:pPr>
  </w:p>
  <w:p w:rsidR="004D10E8" w:rsidRDefault="004D10E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FED" w:rsidRDefault="00A40FED">
      <w:r>
        <w:separator/>
      </w:r>
    </w:p>
    <w:p w:rsidR="00A40FED" w:rsidRDefault="00A40FED"/>
  </w:footnote>
  <w:footnote w:type="continuationSeparator" w:id="0">
    <w:p w:rsidR="00A40FED" w:rsidRDefault="00A40FED">
      <w:r>
        <w:continuationSeparator/>
      </w:r>
    </w:p>
    <w:p w:rsidR="00A40FED" w:rsidRDefault="00A40FED"/>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2A2F6E6"/>
    <w:lvl w:ilvl="0">
      <w:start w:val="1"/>
      <w:numFmt w:val="decimal"/>
      <w:pStyle w:val="ListBullet"/>
      <w:lvlText w:val="%1."/>
      <w:lvlJc w:val="left"/>
      <w:pPr>
        <w:tabs>
          <w:tab w:val="num" w:pos="1800"/>
        </w:tabs>
        <w:ind w:left="1800" w:hanging="360"/>
      </w:pPr>
      <w:rPr>
        <w:rFonts w:cs="Times New Roman"/>
      </w:rPr>
    </w:lvl>
  </w:abstractNum>
  <w:abstractNum w:abstractNumId="1">
    <w:nsid w:val="FFFFFF7D"/>
    <w:multiLevelType w:val="singleLevel"/>
    <w:tmpl w:val="D446FF30"/>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A93012D0"/>
    <w:lvl w:ilvl="0">
      <w:start w:val="1"/>
      <w:numFmt w:val="decimal"/>
      <w:pStyle w:val="ListBullet2"/>
      <w:lvlText w:val="%1."/>
      <w:lvlJc w:val="left"/>
      <w:pPr>
        <w:tabs>
          <w:tab w:val="num" w:pos="1080"/>
        </w:tabs>
        <w:ind w:left="1080" w:hanging="360"/>
      </w:pPr>
      <w:rPr>
        <w:rFonts w:cs="Times New Roman"/>
      </w:rPr>
    </w:lvl>
  </w:abstractNum>
  <w:abstractNum w:abstractNumId="3">
    <w:nsid w:val="FFFFFF80"/>
    <w:multiLevelType w:val="singleLevel"/>
    <w:tmpl w:val="F45277BE"/>
    <w:lvl w:ilvl="0">
      <w:start w:val="1"/>
      <w:numFmt w:val="bullet"/>
      <w:pStyle w:val="ListNumber"/>
      <w:lvlText w:val=""/>
      <w:lvlJc w:val="left"/>
      <w:pPr>
        <w:tabs>
          <w:tab w:val="num" w:pos="1800"/>
        </w:tabs>
        <w:ind w:left="1800" w:hanging="360"/>
      </w:pPr>
      <w:rPr>
        <w:rFonts w:ascii="Symbol" w:hAnsi="Symbol" w:hint="default"/>
      </w:rPr>
    </w:lvl>
  </w:abstractNum>
  <w:abstractNum w:abstractNumId="4">
    <w:nsid w:val="FFFFFF81"/>
    <w:multiLevelType w:val="singleLevel"/>
    <w:tmpl w:val="58C86154"/>
    <w:lvl w:ilvl="0">
      <w:start w:val="1"/>
      <w:numFmt w:val="bullet"/>
      <w:pStyle w:val="TableCaption"/>
      <w:lvlText w:val=""/>
      <w:lvlJc w:val="left"/>
      <w:pPr>
        <w:tabs>
          <w:tab w:val="num" w:pos="1440"/>
        </w:tabs>
        <w:ind w:left="1440" w:hanging="360"/>
      </w:pPr>
      <w:rPr>
        <w:rFonts w:ascii="Symbol" w:hAnsi="Symbol" w:hint="default"/>
      </w:rPr>
    </w:lvl>
  </w:abstractNum>
  <w:abstractNum w:abstractNumId="5">
    <w:nsid w:val="FFFFFF82"/>
    <w:multiLevelType w:val="singleLevel"/>
    <w:tmpl w:val="5A7E2814"/>
    <w:lvl w:ilvl="0">
      <w:start w:val="1"/>
      <w:numFmt w:val="bullet"/>
      <w:pStyle w:val="FIGURECAPTION"/>
      <w:lvlText w:val=""/>
      <w:lvlJc w:val="left"/>
      <w:pPr>
        <w:tabs>
          <w:tab w:val="num" w:pos="2880"/>
        </w:tabs>
        <w:ind w:left="2880" w:hanging="720"/>
      </w:pPr>
      <w:rPr>
        <w:rFonts w:ascii="Symbol" w:hAnsi="Symbol" w:hint="default"/>
      </w:rPr>
    </w:lvl>
  </w:abstractNum>
  <w:abstractNum w:abstractNumId="6">
    <w:nsid w:val="FFFFFF83"/>
    <w:multiLevelType w:val="singleLevel"/>
    <w:tmpl w:val="F05C9A74"/>
    <w:lvl w:ilvl="0">
      <w:start w:val="1"/>
      <w:numFmt w:val="bullet"/>
      <w:pStyle w:val="ListNumber5"/>
      <w:lvlText w:val=""/>
      <w:lvlJc w:val="left"/>
      <w:pPr>
        <w:tabs>
          <w:tab w:val="num" w:pos="720"/>
        </w:tabs>
        <w:ind w:left="720" w:hanging="360"/>
      </w:pPr>
      <w:rPr>
        <w:rFonts w:ascii="Symbol" w:hAnsi="Symbol" w:hint="default"/>
      </w:rPr>
    </w:lvl>
  </w:abstractNum>
  <w:abstractNum w:abstractNumId="7">
    <w:nsid w:val="FFFFFF88"/>
    <w:multiLevelType w:val="singleLevel"/>
    <w:tmpl w:val="22D6B192"/>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B0AC2342"/>
    <w:lvl w:ilvl="0">
      <w:start w:val="1"/>
      <w:numFmt w:val="bullet"/>
      <w:pStyle w:val="ListNumber4"/>
      <w:lvlText w:val=""/>
      <w:lvlJc w:val="left"/>
      <w:pPr>
        <w:tabs>
          <w:tab w:val="num" w:pos="360"/>
        </w:tabs>
        <w:ind w:left="360" w:hanging="360"/>
      </w:pPr>
      <w:rPr>
        <w:rFonts w:ascii="Symbol" w:hAnsi="Symbol" w:hint="default"/>
      </w:rPr>
    </w:lvl>
  </w:abstractNum>
  <w:abstractNum w:abstractNumId="9">
    <w:nsid w:val="10372F8F"/>
    <w:multiLevelType w:val="hybridMultilevel"/>
    <w:tmpl w:val="B3DC7878"/>
    <w:lvl w:ilvl="0" w:tplc="C9C054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F33369"/>
    <w:multiLevelType w:val="hybridMultilevel"/>
    <w:tmpl w:val="1CDCA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7335C7"/>
    <w:multiLevelType w:val="hybridMultilevel"/>
    <w:tmpl w:val="EC2CFAA6"/>
    <w:lvl w:ilvl="0" w:tplc="55224D2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4CB4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560E5E"/>
    <w:multiLevelType w:val="hybridMultilevel"/>
    <w:tmpl w:val="D8E0A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C3295F"/>
    <w:multiLevelType w:val="hybridMultilevel"/>
    <w:tmpl w:val="A64086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28323A8C"/>
    <w:multiLevelType w:val="hybridMultilevel"/>
    <w:tmpl w:val="A3349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5D553A"/>
    <w:multiLevelType w:val="multilevel"/>
    <w:tmpl w:val="B936F79A"/>
    <w:lvl w:ilvl="0">
      <w:start w:val="1"/>
      <w:numFmt w:val="upperRoman"/>
      <w:pStyle w:val="ListNumber3"/>
      <w:lvlText w:val="%1."/>
      <w:lvlJc w:val="left"/>
      <w:pPr>
        <w:tabs>
          <w:tab w:val="num" w:pos="720"/>
        </w:tabs>
      </w:pPr>
      <w:rPr>
        <w:rFonts w:ascii="Times New Roman" w:hAnsi="Times New Roman" w:cs="Times New Roman" w:hint="default"/>
        <w:b/>
        <w:i w:val="0"/>
        <w:sz w:val="28"/>
      </w:rPr>
    </w:lvl>
    <w:lvl w:ilvl="1">
      <w:start w:val="1"/>
      <w:numFmt w:val="upperLetter"/>
      <w:suff w:val="nothing"/>
      <w:lvlText w:val="%2."/>
      <w:lvlJc w:val="left"/>
      <w:pPr>
        <w:ind w:left="720" w:hanging="720"/>
      </w:pPr>
      <w:rPr>
        <w:rFonts w:ascii="Times New Roman" w:hAnsi="Times New Roman" w:cs="Times New Roman" w:hint="default"/>
        <w:b/>
        <w:i w:val="0"/>
        <w:caps/>
        <w:sz w:val="24"/>
      </w:rPr>
    </w:lvl>
    <w:lvl w:ilvl="2">
      <w:start w:val="1"/>
      <w:numFmt w:val="decimal"/>
      <w:lvlText w:val="%3."/>
      <w:lvlJc w:val="left"/>
      <w:pPr>
        <w:tabs>
          <w:tab w:val="num" w:pos="1800"/>
        </w:tabs>
        <w:ind w:left="1440"/>
      </w:pPr>
      <w:rPr>
        <w:rFonts w:ascii="Times New Roman" w:hAnsi="Times New Roman" w:cs="Times New Roman" w:hint="default"/>
        <w:b/>
        <w:i w:val="0"/>
      </w:rPr>
    </w:lvl>
    <w:lvl w:ilvl="3">
      <w:start w:val="1"/>
      <w:numFmt w:val="none"/>
      <w:lvlText w:val="a."/>
      <w:lvlJc w:val="left"/>
      <w:pPr>
        <w:tabs>
          <w:tab w:val="num" w:pos="2520"/>
        </w:tabs>
        <w:ind w:left="2160"/>
      </w:pPr>
      <w:rPr>
        <w:rFonts w:ascii="Times New Roman" w:hAnsi="Times New Roman" w:cs="Times New Roman" w:hint="default"/>
        <w:b/>
        <w:i/>
        <w:sz w:val="24"/>
      </w:rPr>
    </w:lvl>
    <w:lvl w:ilvl="4">
      <w:start w:val="1"/>
      <w:numFmt w:val="decimal"/>
      <w:lvlText w:val="(%5)"/>
      <w:lvlJc w:val="left"/>
      <w:pPr>
        <w:tabs>
          <w:tab w:val="num" w:pos="3240"/>
        </w:tabs>
        <w:ind w:left="2880"/>
      </w:pPr>
      <w:rPr>
        <w:rFonts w:ascii="Times New Roman" w:hAnsi="Times New Roman" w:cs="Times New Roman" w:hint="default"/>
        <w:b w:val="0"/>
        <w:i w:val="0"/>
        <w:sz w:val="24"/>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7">
    <w:nsid w:val="359E251C"/>
    <w:multiLevelType w:val="hybridMultilevel"/>
    <w:tmpl w:val="DE2E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22D7A6A"/>
    <w:multiLevelType w:val="hybridMultilevel"/>
    <w:tmpl w:val="2090A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251536"/>
    <w:multiLevelType w:val="hybridMultilevel"/>
    <w:tmpl w:val="FDEC0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6270EB"/>
    <w:multiLevelType w:val="hybridMultilevel"/>
    <w:tmpl w:val="4F5E4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8D6188"/>
    <w:multiLevelType w:val="hybridMultilevel"/>
    <w:tmpl w:val="C3E0E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CA64F2"/>
    <w:multiLevelType w:val="hybridMultilevel"/>
    <w:tmpl w:val="BE88EE9C"/>
    <w:lvl w:ilvl="0" w:tplc="468E05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4597FD2"/>
    <w:multiLevelType w:val="hybridMultilevel"/>
    <w:tmpl w:val="C2C22546"/>
    <w:lvl w:ilvl="0" w:tplc="4B06BB06">
      <w:start w:val="1"/>
      <w:numFmt w:val="bullet"/>
      <w:lvlText w:val="•"/>
      <w:lvlJc w:val="left"/>
      <w:pPr>
        <w:tabs>
          <w:tab w:val="num" w:pos="720"/>
        </w:tabs>
        <w:ind w:left="720" w:hanging="360"/>
      </w:pPr>
      <w:rPr>
        <w:rFonts w:ascii="Arial" w:hAnsi="Arial" w:hint="default"/>
      </w:rPr>
    </w:lvl>
    <w:lvl w:ilvl="1" w:tplc="6010994C" w:tentative="1">
      <w:start w:val="1"/>
      <w:numFmt w:val="bullet"/>
      <w:lvlText w:val="•"/>
      <w:lvlJc w:val="left"/>
      <w:pPr>
        <w:tabs>
          <w:tab w:val="num" w:pos="1440"/>
        </w:tabs>
        <w:ind w:left="1440" w:hanging="360"/>
      </w:pPr>
      <w:rPr>
        <w:rFonts w:ascii="Arial" w:hAnsi="Arial" w:hint="default"/>
      </w:rPr>
    </w:lvl>
    <w:lvl w:ilvl="2" w:tplc="6E0C5606" w:tentative="1">
      <w:start w:val="1"/>
      <w:numFmt w:val="bullet"/>
      <w:lvlText w:val="•"/>
      <w:lvlJc w:val="left"/>
      <w:pPr>
        <w:tabs>
          <w:tab w:val="num" w:pos="2160"/>
        </w:tabs>
        <w:ind w:left="2160" w:hanging="360"/>
      </w:pPr>
      <w:rPr>
        <w:rFonts w:ascii="Arial" w:hAnsi="Arial" w:hint="default"/>
      </w:rPr>
    </w:lvl>
    <w:lvl w:ilvl="3" w:tplc="A626B36C" w:tentative="1">
      <w:start w:val="1"/>
      <w:numFmt w:val="bullet"/>
      <w:lvlText w:val="•"/>
      <w:lvlJc w:val="left"/>
      <w:pPr>
        <w:tabs>
          <w:tab w:val="num" w:pos="2880"/>
        </w:tabs>
        <w:ind w:left="2880" w:hanging="360"/>
      </w:pPr>
      <w:rPr>
        <w:rFonts w:ascii="Arial" w:hAnsi="Arial" w:hint="default"/>
      </w:rPr>
    </w:lvl>
    <w:lvl w:ilvl="4" w:tplc="E13AFBD0" w:tentative="1">
      <w:start w:val="1"/>
      <w:numFmt w:val="bullet"/>
      <w:lvlText w:val="•"/>
      <w:lvlJc w:val="left"/>
      <w:pPr>
        <w:tabs>
          <w:tab w:val="num" w:pos="3600"/>
        </w:tabs>
        <w:ind w:left="3600" w:hanging="360"/>
      </w:pPr>
      <w:rPr>
        <w:rFonts w:ascii="Arial" w:hAnsi="Arial" w:hint="default"/>
      </w:rPr>
    </w:lvl>
    <w:lvl w:ilvl="5" w:tplc="244AA068" w:tentative="1">
      <w:start w:val="1"/>
      <w:numFmt w:val="bullet"/>
      <w:lvlText w:val="•"/>
      <w:lvlJc w:val="left"/>
      <w:pPr>
        <w:tabs>
          <w:tab w:val="num" w:pos="4320"/>
        </w:tabs>
        <w:ind w:left="4320" w:hanging="360"/>
      </w:pPr>
      <w:rPr>
        <w:rFonts w:ascii="Arial" w:hAnsi="Arial" w:hint="default"/>
      </w:rPr>
    </w:lvl>
    <w:lvl w:ilvl="6" w:tplc="3AD0BD18" w:tentative="1">
      <w:start w:val="1"/>
      <w:numFmt w:val="bullet"/>
      <w:lvlText w:val="•"/>
      <w:lvlJc w:val="left"/>
      <w:pPr>
        <w:tabs>
          <w:tab w:val="num" w:pos="5040"/>
        </w:tabs>
        <w:ind w:left="5040" w:hanging="360"/>
      </w:pPr>
      <w:rPr>
        <w:rFonts w:ascii="Arial" w:hAnsi="Arial" w:hint="default"/>
      </w:rPr>
    </w:lvl>
    <w:lvl w:ilvl="7" w:tplc="F2F680DC" w:tentative="1">
      <w:start w:val="1"/>
      <w:numFmt w:val="bullet"/>
      <w:lvlText w:val="•"/>
      <w:lvlJc w:val="left"/>
      <w:pPr>
        <w:tabs>
          <w:tab w:val="num" w:pos="5760"/>
        </w:tabs>
        <w:ind w:left="5760" w:hanging="360"/>
      </w:pPr>
      <w:rPr>
        <w:rFonts w:ascii="Arial" w:hAnsi="Arial" w:hint="default"/>
      </w:rPr>
    </w:lvl>
    <w:lvl w:ilvl="8" w:tplc="DF6CB22E" w:tentative="1">
      <w:start w:val="1"/>
      <w:numFmt w:val="bullet"/>
      <w:lvlText w:val="•"/>
      <w:lvlJc w:val="left"/>
      <w:pPr>
        <w:tabs>
          <w:tab w:val="num" w:pos="6480"/>
        </w:tabs>
        <w:ind w:left="6480" w:hanging="360"/>
      </w:pPr>
      <w:rPr>
        <w:rFonts w:ascii="Arial" w:hAnsi="Arial" w:hint="default"/>
      </w:rPr>
    </w:lvl>
  </w:abstractNum>
  <w:abstractNum w:abstractNumId="24">
    <w:nsid w:val="65E26D45"/>
    <w:multiLevelType w:val="hybridMultilevel"/>
    <w:tmpl w:val="A4305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1E5440"/>
    <w:multiLevelType w:val="hybridMultilevel"/>
    <w:tmpl w:val="3B00F5DA"/>
    <w:lvl w:ilvl="0" w:tplc="1FC657CE">
      <w:start w:val="1"/>
      <w:numFmt w:val="decimal"/>
      <w:lvlText w:val="%1."/>
      <w:lvlJc w:val="left"/>
      <w:pPr>
        <w:ind w:left="1440" w:hanging="720"/>
      </w:pPr>
      <w:rPr>
        <w:rFonts w:hint="default"/>
      </w:rPr>
    </w:lvl>
    <w:lvl w:ilvl="1" w:tplc="A7C227C0">
      <w:start w:val="1"/>
      <w:numFmt w:val="lowerLetter"/>
      <w:lvlText w:val="%2."/>
      <w:lvlJc w:val="left"/>
      <w:pPr>
        <w:ind w:left="2160" w:hanging="720"/>
      </w:pPr>
      <w:rPr>
        <w:rFonts w:hint="default"/>
      </w:rPr>
    </w:lvl>
    <w:lvl w:ilvl="2" w:tplc="650CE602">
      <w:start w:val="1"/>
      <w:numFmt w:val="decimal"/>
      <w:lvlText w:val="(%3)"/>
      <w:lvlJc w:val="left"/>
      <w:pPr>
        <w:ind w:left="4890" w:hanging="255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2A8571C"/>
    <w:multiLevelType w:val="multilevel"/>
    <w:tmpl w:val="04090023"/>
    <w:styleLink w:val="ArticleSection"/>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7">
    <w:nsid w:val="7B170550"/>
    <w:multiLevelType w:val="hybridMultilevel"/>
    <w:tmpl w:val="A85A21AA"/>
    <w:lvl w:ilvl="0" w:tplc="B966292E">
      <w:start w:val="1"/>
      <w:numFmt w:val="decimal"/>
      <w:pStyle w:val="ListBullet5"/>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rPr>
        <w:rFonts w:cs="Times New Roman"/>
      </w:rPr>
    </w:lvl>
    <w:lvl w:ilvl="2" w:tplc="DFBCAFEC" w:tentative="1">
      <w:start w:val="1"/>
      <w:numFmt w:val="lowerRoman"/>
      <w:lvlText w:val="%3."/>
      <w:lvlJc w:val="right"/>
      <w:pPr>
        <w:tabs>
          <w:tab w:val="num" w:pos="2160"/>
        </w:tabs>
        <w:ind w:left="2160" w:hanging="180"/>
      </w:pPr>
      <w:rPr>
        <w:rFonts w:cs="Times New Roman"/>
      </w:rPr>
    </w:lvl>
    <w:lvl w:ilvl="3" w:tplc="96AA6D64" w:tentative="1">
      <w:start w:val="1"/>
      <w:numFmt w:val="decimal"/>
      <w:lvlText w:val="%4."/>
      <w:lvlJc w:val="left"/>
      <w:pPr>
        <w:tabs>
          <w:tab w:val="num" w:pos="2880"/>
        </w:tabs>
        <w:ind w:left="2880" w:hanging="360"/>
      </w:pPr>
      <w:rPr>
        <w:rFonts w:cs="Times New Roman"/>
      </w:rPr>
    </w:lvl>
    <w:lvl w:ilvl="4" w:tplc="07C8E6BA" w:tentative="1">
      <w:start w:val="1"/>
      <w:numFmt w:val="lowerLetter"/>
      <w:lvlText w:val="%5."/>
      <w:lvlJc w:val="left"/>
      <w:pPr>
        <w:tabs>
          <w:tab w:val="num" w:pos="3600"/>
        </w:tabs>
        <w:ind w:left="3600" w:hanging="360"/>
      </w:pPr>
      <w:rPr>
        <w:rFonts w:cs="Times New Roman"/>
      </w:rPr>
    </w:lvl>
    <w:lvl w:ilvl="5" w:tplc="199CF8EC" w:tentative="1">
      <w:start w:val="1"/>
      <w:numFmt w:val="lowerRoman"/>
      <w:lvlText w:val="%6."/>
      <w:lvlJc w:val="right"/>
      <w:pPr>
        <w:tabs>
          <w:tab w:val="num" w:pos="4320"/>
        </w:tabs>
        <w:ind w:left="4320" w:hanging="180"/>
      </w:pPr>
      <w:rPr>
        <w:rFonts w:cs="Times New Roman"/>
      </w:rPr>
    </w:lvl>
    <w:lvl w:ilvl="6" w:tplc="0BE832C2" w:tentative="1">
      <w:start w:val="1"/>
      <w:numFmt w:val="decimal"/>
      <w:lvlText w:val="%7."/>
      <w:lvlJc w:val="left"/>
      <w:pPr>
        <w:tabs>
          <w:tab w:val="num" w:pos="5040"/>
        </w:tabs>
        <w:ind w:left="5040" w:hanging="360"/>
      </w:pPr>
      <w:rPr>
        <w:rFonts w:cs="Times New Roman"/>
      </w:rPr>
    </w:lvl>
    <w:lvl w:ilvl="7" w:tplc="B656A120" w:tentative="1">
      <w:start w:val="1"/>
      <w:numFmt w:val="lowerLetter"/>
      <w:lvlText w:val="%8."/>
      <w:lvlJc w:val="left"/>
      <w:pPr>
        <w:tabs>
          <w:tab w:val="num" w:pos="5760"/>
        </w:tabs>
        <w:ind w:left="5760" w:hanging="360"/>
      </w:pPr>
      <w:rPr>
        <w:rFonts w:cs="Times New Roman"/>
      </w:rPr>
    </w:lvl>
    <w:lvl w:ilvl="8" w:tplc="E2846F9E" w:tentative="1">
      <w:start w:val="1"/>
      <w:numFmt w:val="lowerRoman"/>
      <w:lvlText w:val="%9."/>
      <w:lvlJc w:val="right"/>
      <w:pPr>
        <w:tabs>
          <w:tab w:val="num" w:pos="6480"/>
        </w:tabs>
        <w:ind w:left="6480" w:hanging="180"/>
      </w:pPr>
      <w:rPr>
        <w:rFonts w:cs="Times New Roman"/>
      </w:rPr>
    </w:lvl>
  </w:abstractNum>
  <w:num w:numId="1">
    <w:abstractNumId w:val="8"/>
  </w:num>
  <w:num w:numId="2">
    <w:abstractNumId w:val="5"/>
  </w:num>
  <w:num w:numId="3">
    <w:abstractNumId w:val="1"/>
  </w:num>
  <w:num w:numId="4">
    <w:abstractNumId w:val="0"/>
  </w:num>
  <w:num w:numId="5">
    <w:abstractNumId w:val="2"/>
  </w:num>
  <w:num w:numId="6">
    <w:abstractNumId w:val="27"/>
  </w:num>
  <w:num w:numId="7">
    <w:abstractNumId w:val="16"/>
  </w:num>
  <w:num w:numId="8">
    <w:abstractNumId w:val="8"/>
  </w:num>
  <w:num w:numId="9">
    <w:abstractNumId w:val="6"/>
  </w:num>
  <w:num w:numId="10">
    <w:abstractNumId w:val="4"/>
  </w:num>
  <w:num w:numId="11">
    <w:abstractNumId w:val="3"/>
  </w:num>
  <w:num w:numId="12">
    <w:abstractNumId w:val="7"/>
  </w:num>
  <w:num w:numId="13">
    <w:abstractNumId w:val="26"/>
  </w:num>
  <w:num w:numId="14">
    <w:abstractNumId w:val="15"/>
  </w:num>
  <w:num w:numId="15">
    <w:abstractNumId w:val="25"/>
  </w:num>
  <w:num w:numId="16">
    <w:abstractNumId w:val="17"/>
  </w:num>
  <w:num w:numId="17">
    <w:abstractNumId w:val="12"/>
  </w:num>
  <w:num w:numId="18">
    <w:abstractNumId w:val="18"/>
  </w:num>
  <w:num w:numId="19">
    <w:abstractNumId w:val="20"/>
  </w:num>
  <w:num w:numId="20">
    <w:abstractNumId w:val="23"/>
  </w:num>
  <w:num w:numId="21">
    <w:abstractNumId w:val="10"/>
  </w:num>
  <w:num w:numId="22">
    <w:abstractNumId w:val="11"/>
  </w:num>
  <w:num w:numId="23">
    <w:abstractNumId w:val="9"/>
  </w:num>
  <w:num w:numId="24">
    <w:abstractNumId w:val="22"/>
  </w:num>
  <w:num w:numId="25">
    <w:abstractNumId w:val="19"/>
  </w:num>
  <w:num w:numId="26">
    <w:abstractNumId w:val="24"/>
  </w:num>
  <w:num w:numId="27">
    <w:abstractNumId w:val="14"/>
  </w:num>
  <w:num w:numId="28">
    <w:abstractNumId w:val="13"/>
  </w:num>
  <w:num w:numId="29">
    <w:abstractNumId w:val="2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5C04"/>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C6A36"/>
    <w:rsid w:val="0000148C"/>
    <w:rsid w:val="000033BE"/>
    <w:rsid w:val="00004356"/>
    <w:rsid w:val="00017A27"/>
    <w:rsid w:val="000226AD"/>
    <w:rsid w:val="00023489"/>
    <w:rsid w:val="00025FD2"/>
    <w:rsid w:val="000325E9"/>
    <w:rsid w:val="00033491"/>
    <w:rsid w:val="00044955"/>
    <w:rsid w:val="00070581"/>
    <w:rsid w:val="00074542"/>
    <w:rsid w:val="000749FA"/>
    <w:rsid w:val="00075696"/>
    <w:rsid w:val="0008286F"/>
    <w:rsid w:val="000863EC"/>
    <w:rsid w:val="0009077B"/>
    <w:rsid w:val="00091962"/>
    <w:rsid w:val="00093D92"/>
    <w:rsid w:val="00094683"/>
    <w:rsid w:val="000A5B13"/>
    <w:rsid w:val="000A7BD6"/>
    <w:rsid w:val="000B2263"/>
    <w:rsid w:val="000B2609"/>
    <w:rsid w:val="000B78B1"/>
    <w:rsid w:val="000C5539"/>
    <w:rsid w:val="000C713E"/>
    <w:rsid w:val="000D79EC"/>
    <w:rsid w:val="000E450E"/>
    <w:rsid w:val="000F21E3"/>
    <w:rsid w:val="000F3097"/>
    <w:rsid w:val="00101B38"/>
    <w:rsid w:val="0010640F"/>
    <w:rsid w:val="00110789"/>
    <w:rsid w:val="00115964"/>
    <w:rsid w:val="00120E45"/>
    <w:rsid w:val="0012461B"/>
    <w:rsid w:val="00125911"/>
    <w:rsid w:val="001309A9"/>
    <w:rsid w:val="00135411"/>
    <w:rsid w:val="001422F6"/>
    <w:rsid w:val="0014477A"/>
    <w:rsid w:val="00144DB0"/>
    <w:rsid w:val="001460D5"/>
    <w:rsid w:val="00151DCF"/>
    <w:rsid w:val="001574CB"/>
    <w:rsid w:val="00173488"/>
    <w:rsid w:val="00176B1F"/>
    <w:rsid w:val="00177E9E"/>
    <w:rsid w:val="00181AB5"/>
    <w:rsid w:val="001867F3"/>
    <w:rsid w:val="00190D87"/>
    <w:rsid w:val="001919F7"/>
    <w:rsid w:val="00192A61"/>
    <w:rsid w:val="0019476D"/>
    <w:rsid w:val="00194DF8"/>
    <w:rsid w:val="001A00C9"/>
    <w:rsid w:val="001A4227"/>
    <w:rsid w:val="001B4A93"/>
    <w:rsid w:val="001B5055"/>
    <w:rsid w:val="001C0FE0"/>
    <w:rsid w:val="001C3F53"/>
    <w:rsid w:val="001D021E"/>
    <w:rsid w:val="001D031B"/>
    <w:rsid w:val="001D2C4D"/>
    <w:rsid w:val="001D4377"/>
    <w:rsid w:val="001D5889"/>
    <w:rsid w:val="001D6A5D"/>
    <w:rsid w:val="001E28F3"/>
    <w:rsid w:val="001E4B00"/>
    <w:rsid w:val="001F2786"/>
    <w:rsid w:val="001F537E"/>
    <w:rsid w:val="0020019A"/>
    <w:rsid w:val="00202742"/>
    <w:rsid w:val="00204DFC"/>
    <w:rsid w:val="0021081F"/>
    <w:rsid w:val="002141B6"/>
    <w:rsid w:val="002147ED"/>
    <w:rsid w:val="00220D4E"/>
    <w:rsid w:val="00223EA6"/>
    <w:rsid w:val="00224403"/>
    <w:rsid w:val="0022527F"/>
    <w:rsid w:val="00230F4D"/>
    <w:rsid w:val="0023485C"/>
    <w:rsid w:val="00235CE4"/>
    <w:rsid w:val="0024079C"/>
    <w:rsid w:val="002420BA"/>
    <w:rsid w:val="00251C2F"/>
    <w:rsid w:val="00253EA9"/>
    <w:rsid w:val="00257C87"/>
    <w:rsid w:val="00261152"/>
    <w:rsid w:val="00276F44"/>
    <w:rsid w:val="00293326"/>
    <w:rsid w:val="00295FCA"/>
    <w:rsid w:val="002A0480"/>
    <w:rsid w:val="002A0F85"/>
    <w:rsid w:val="002A53D8"/>
    <w:rsid w:val="002A6E08"/>
    <w:rsid w:val="002B301F"/>
    <w:rsid w:val="002B3FCC"/>
    <w:rsid w:val="002C204F"/>
    <w:rsid w:val="002C532E"/>
    <w:rsid w:val="002C55E6"/>
    <w:rsid w:val="002E4A45"/>
    <w:rsid w:val="002E60FA"/>
    <w:rsid w:val="002E6A8F"/>
    <w:rsid w:val="002F11DE"/>
    <w:rsid w:val="002F6A1B"/>
    <w:rsid w:val="002F76C4"/>
    <w:rsid w:val="0030709D"/>
    <w:rsid w:val="00313949"/>
    <w:rsid w:val="00313FF8"/>
    <w:rsid w:val="00315293"/>
    <w:rsid w:val="00322D0D"/>
    <w:rsid w:val="00330E78"/>
    <w:rsid w:val="003772CE"/>
    <w:rsid w:val="00381DDC"/>
    <w:rsid w:val="00392D7E"/>
    <w:rsid w:val="00393C86"/>
    <w:rsid w:val="00394D46"/>
    <w:rsid w:val="003A09B6"/>
    <w:rsid w:val="003A2AA2"/>
    <w:rsid w:val="003A71BC"/>
    <w:rsid w:val="003B1365"/>
    <w:rsid w:val="003B39C5"/>
    <w:rsid w:val="003B7EDE"/>
    <w:rsid w:val="003D2CA3"/>
    <w:rsid w:val="003E0833"/>
    <w:rsid w:val="003F0E8A"/>
    <w:rsid w:val="003F5752"/>
    <w:rsid w:val="003F7885"/>
    <w:rsid w:val="0041011D"/>
    <w:rsid w:val="00417ADE"/>
    <w:rsid w:val="004240BD"/>
    <w:rsid w:val="00430238"/>
    <w:rsid w:val="004307E3"/>
    <w:rsid w:val="004448A4"/>
    <w:rsid w:val="00446D03"/>
    <w:rsid w:val="00451930"/>
    <w:rsid w:val="00453F1B"/>
    <w:rsid w:val="0045515C"/>
    <w:rsid w:val="00463330"/>
    <w:rsid w:val="00463760"/>
    <w:rsid w:val="004637C5"/>
    <w:rsid w:val="00465EAE"/>
    <w:rsid w:val="00487DEC"/>
    <w:rsid w:val="0049469C"/>
    <w:rsid w:val="00495142"/>
    <w:rsid w:val="0049685F"/>
    <w:rsid w:val="00496DE1"/>
    <w:rsid w:val="004A1754"/>
    <w:rsid w:val="004A225B"/>
    <w:rsid w:val="004A29BF"/>
    <w:rsid w:val="004A56D2"/>
    <w:rsid w:val="004B33CB"/>
    <w:rsid w:val="004B4FDB"/>
    <w:rsid w:val="004B7453"/>
    <w:rsid w:val="004B7DA8"/>
    <w:rsid w:val="004C71FF"/>
    <w:rsid w:val="004D10E8"/>
    <w:rsid w:val="004E1D49"/>
    <w:rsid w:val="004E3CD0"/>
    <w:rsid w:val="004F16CA"/>
    <w:rsid w:val="005019DF"/>
    <w:rsid w:val="00503365"/>
    <w:rsid w:val="00506135"/>
    <w:rsid w:val="00512107"/>
    <w:rsid w:val="005200FF"/>
    <w:rsid w:val="00523774"/>
    <w:rsid w:val="005274C3"/>
    <w:rsid w:val="005331A9"/>
    <w:rsid w:val="0054022B"/>
    <w:rsid w:val="00541F59"/>
    <w:rsid w:val="00544DCE"/>
    <w:rsid w:val="005564A1"/>
    <w:rsid w:val="005641D0"/>
    <w:rsid w:val="005707AB"/>
    <w:rsid w:val="00576990"/>
    <w:rsid w:val="005807F4"/>
    <w:rsid w:val="00586A7D"/>
    <w:rsid w:val="005903F9"/>
    <w:rsid w:val="00590820"/>
    <w:rsid w:val="00591AEA"/>
    <w:rsid w:val="0059584D"/>
    <w:rsid w:val="00595D32"/>
    <w:rsid w:val="005A116D"/>
    <w:rsid w:val="005A154B"/>
    <w:rsid w:val="005A5A49"/>
    <w:rsid w:val="005A7284"/>
    <w:rsid w:val="005A73B9"/>
    <w:rsid w:val="005B00DF"/>
    <w:rsid w:val="005B2B6A"/>
    <w:rsid w:val="005B3932"/>
    <w:rsid w:val="005C2CCC"/>
    <w:rsid w:val="005C3925"/>
    <w:rsid w:val="005C4C07"/>
    <w:rsid w:val="005C747E"/>
    <w:rsid w:val="005D014E"/>
    <w:rsid w:val="005D1AD6"/>
    <w:rsid w:val="005D4800"/>
    <w:rsid w:val="005E0475"/>
    <w:rsid w:val="005E0F7B"/>
    <w:rsid w:val="005E6639"/>
    <w:rsid w:val="005E6D57"/>
    <w:rsid w:val="005F223C"/>
    <w:rsid w:val="005F2A08"/>
    <w:rsid w:val="005F64AA"/>
    <w:rsid w:val="006011C7"/>
    <w:rsid w:val="0060328B"/>
    <w:rsid w:val="0062664F"/>
    <w:rsid w:val="00630DA9"/>
    <w:rsid w:val="00632961"/>
    <w:rsid w:val="00636690"/>
    <w:rsid w:val="00637FAE"/>
    <w:rsid w:val="00652EE3"/>
    <w:rsid w:val="0065364C"/>
    <w:rsid w:val="00654BCB"/>
    <w:rsid w:val="00654DD9"/>
    <w:rsid w:val="006553D8"/>
    <w:rsid w:val="00657F6E"/>
    <w:rsid w:val="00660DA8"/>
    <w:rsid w:val="0066479C"/>
    <w:rsid w:val="006659BD"/>
    <w:rsid w:val="006724A9"/>
    <w:rsid w:val="00687F5F"/>
    <w:rsid w:val="006A2097"/>
    <w:rsid w:val="006A2370"/>
    <w:rsid w:val="006A3778"/>
    <w:rsid w:val="006A3DA9"/>
    <w:rsid w:val="006C0B9F"/>
    <w:rsid w:val="006D29FF"/>
    <w:rsid w:val="006D6C57"/>
    <w:rsid w:val="006E06B7"/>
    <w:rsid w:val="006E2E1A"/>
    <w:rsid w:val="006E5F2A"/>
    <w:rsid w:val="006F0C79"/>
    <w:rsid w:val="006F659C"/>
    <w:rsid w:val="00701F40"/>
    <w:rsid w:val="00702FBA"/>
    <w:rsid w:val="007039D0"/>
    <w:rsid w:val="00710B78"/>
    <w:rsid w:val="00710C7F"/>
    <w:rsid w:val="007123D8"/>
    <w:rsid w:val="00722530"/>
    <w:rsid w:val="007345B0"/>
    <w:rsid w:val="00737A7A"/>
    <w:rsid w:val="00746AE0"/>
    <w:rsid w:val="00747B29"/>
    <w:rsid w:val="0075353A"/>
    <w:rsid w:val="0076520D"/>
    <w:rsid w:val="00771E8B"/>
    <w:rsid w:val="00776BFF"/>
    <w:rsid w:val="007779ED"/>
    <w:rsid w:val="00787C15"/>
    <w:rsid w:val="00792229"/>
    <w:rsid w:val="00795413"/>
    <w:rsid w:val="007963D9"/>
    <w:rsid w:val="007A0939"/>
    <w:rsid w:val="007A7EE1"/>
    <w:rsid w:val="007B0414"/>
    <w:rsid w:val="007B63BE"/>
    <w:rsid w:val="007C2168"/>
    <w:rsid w:val="007D3F3D"/>
    <w:rsid w:val="007D7F86"/>
    <w:rsid w:val="007E79ED"/>
    <w:rsid w:val="007E7C77"/>
    <w:rsid w:val="007F6847"/>
    <w:rsid w:val="00802099"/>
    <w:rsid w:val="008026B2"/>
    <w:rsid w:val="008103CE"/>
    <w:rsid w:val="008121DF"/>
    <w:rsid w:val="00812BDB"/>
    <w:rsid w:val="0081492F"/>
    <w:rsid w:val="008234A2"/>
    <w:rsid w:val="00823B75"/>
    <w:rsid w:val="00827088"/>
    <w:rsid w:val="008357C1"/>
    <w:rsid w:val="008402A4"/>
    <w:rsid w:val="008447B5"/>
    <w:rsid w:val="00850B32"/>
    <w:rsid w:val="00853FC8"/>
    <w:rsid w:val="008619CF"/>
    <w:rsid w:val="008634DD"/>
    <w:rsid w:val="0086687F"/>
    <w:rsid w:val="008706F6"/>
    <w:rsid w:val="008747B0"/>
    <w:rsid w:val="00874CAD"/>
    <w:rsid w:val="00877DF9"/>
    <w:rsid w:val="008846D8"/>
    <w:rsid w:val="0089259A"/>
    <w:rsid w:val="00897A40"/>
    <w:rsid w:val="008A0482"/>
    <w:rsid w:val="008A1FE8"/>
    <w:rsid w:val="008A201F"/>
    <w:rsid w:val="008A2166"/>
    <w:rsid w:val="008A6E51"/>
    <w:rsid w:val="008B163E"/>
    <w:rsid w:val="008B629D"/>
    <w:rsid w:val="008C309A"/>
    <w:rsid w:val="008C4972"/>
    <w:rsid w:val="008C6A36"/>
    <w:rsid w:val="008C7401"/>
    <w:rsid w:val="008C7F06"/>
    <w:rsid w:val="008D33FD"/>
    <w:rsid w:val="008D38BB"/>
    <w:rsid w:val="008D422F"/>
    <w:rsid w:val="008D5A6A"/>
    <w:rsid w:val="008D6D3C"/>
    <w:rsid w:val="008D6D6B"/>
    <w:rsid w:val="008E0494"/>
    <w:rsid w:val="008E3604"/>
    <w:rsid w:val="008F37F4"/>
    <w:rsid w:val="008F4A72"/>
    <w:rsid w:val="008F5411"/>
    <w:rsid w:val="00902B4B"/>
    <w:rsid w:val="00904F7B"/>
    <w:rsid w:val="009135D4"/>
    <w:rsid w:val="009159E1"/>
    <w:rsid w:val="00920A80"/>
    <w:rsid w:val="00922D39"/>
    <w:rsid w:val="00927F1A"/>
    <w:rsid w:val="009335D8"/>
    <w:rsid w:val="00936071"/>
    <w:rsid w:val="00945AF9"/>
    <w:rsid w:val="00947B87"/>
    <w:rsid w:val="00951410"/>
    <w:rsid w:val="00955CF1"/>
    <w:rsid w:val="00957684"/>
    <w:rsid w:val="00973742"/>
    <w:rsid w:val="0097715F"/>
    <w:rsid w:val="0099092B"/>
    <w:rsid w:val="00990DE9"/>
    <w:rsid w:val="00991CBF"/>
    <w:rsid w:val="00992E77"/>
    <w:rsid w:val="009A27C6"/>
    <w:rsid w:val="009A3803"/>
    <w:rsid w:val="009B3D4E"/>
    <w:rsid w:val="009C457F"/>
    <w:rsid w:val="009C6D80"/>
    <w:rsid w:val="009D1442"/>
    <w:rsid w:val="009D2696"/>
    <w:rsid w:val="009E105C"/>
    <w:rsid w:val="009F1200"/>
    <w:rsid w:val="009F41A7"/>
    <w:rsid w:val="00A051E8"/>
    <w:rsid w:val="00A06819"/>
    <w:rsid w:val="00A118DD"/>
    <w:rsid w:val="00A215B0"/>
    <w:rsid w:val="00A40FED"/>
    <w:rsid w:val="00A445D9"/>
    <w:rsid w:val="00A47BF9"/>
    <w:rsid w:val="00A5742B"/>
    <w:rsid w:val="00A574AF"/>
    <w:rsid w:val="00A60856"/>
    <w:rsid w:val="00A60CE0"/>
    <w:rsid w:val="00A63781"/>
    <w:rsid w:val="00A64885"/>
    <w:rsid w:val="00A7217B"/>
    <w:rsid w:val="00A87F98"/>
    <w:rsid w:val="00A96C03"/>
    <w:rsid w:val="00AA345C"/>
    <w:rsid w:val="00AA6E9B"/>
    <w:rsid w:val="00AB144E"/>
    <w:rsid w:val="00AB2C11"/>
    <w:rsid w:val="00AB54A9"/>
    <w:rsid w:val="00AC3234"/>
    <w:rsid w:val="00AC5119"/>
    <w:rsid w:val="00AD24ED"/>
    <w:rsid w:val="00AD49C6"/>
    <w:rsid w:val="00AD6E6B"/>
    <w:rsid w:val="00AD6F94"/>
    <w:rsid w:val="00AD71A9"/>
    <w:rsid w:val="00AE3AF3"/>
    <w:rsid w:val="00AF2D8F"/>
    <w:rsid w:val="00AF549C"/>
    <w:rsid w:val="00B0657E"/>
    <w:rsid w:val="00B15774"/>
    <w:rsid w:val="00B15953"/>
    <w:rsid w:val="00B16563"/>
    <w:rsid w:val="00B2193D"/>
    <w:rsid w:val="00B23D40"/>
    <w:rsid w:val="00B250BF"/>
    <w:rsid w:val="00B342FB"/>
    <w:rsid w:val="00B6066E"/>
    <w:rsid w:val="00B6449B"/>
    <w:rsid w:val="00B6574E"/>
    <w:rsid w:val="00B66EEF"/>
    <w:rsid w:val="00B74F65"/>
    <w:rsid w:val="00B76D2C"/>
    <w:rsid w:val="00B8755F"/>
    <w:rsid w:val="00B95ABC"/>
    <w:rsid w:val="00BA1441"/>
    <w:rsid w:val="00BA6F9D"/>
    <w:rsid w:val="00BB4199"/>
    <w:rsid w:val="00BB7785"/>
    <w:rsid w:val="00BC0AA0"/>
    <w:rsid w:val="00BC3CE9"/>
    <w:rsid w:val="00BC699E"/>
    <w:rsid w:val="00BD45A0"/>
    <w:rsid w:val="00BD4FE8"/>
    <w:rsid w:val="00BD5B87"/>
    <w:rsid w:val="00BE737A"/>
    <w:rsid w:val="00BE754E"/>
    <w:rsid w:val="00BF67A9"/>
    <w:rsid w:val="00BF6CC4"/>
    <w:rsid w:val="00C02291"/>
    <w:rsid w:val="00C02F1D"/>
    <w:rsid w:val="00C034D2"/>
    <w:rsid w:val="00C0445D"/>
    <w:rsid w:val="00C07CE5"/>
    <w:rsid w:val="00C115F7"/>
    <w:rsid w:val="00C15350"/>
    <w:rsid w:val="00C26624"/>
    <w:rsid w:val="00C301AF"/>
    <w:rsid w:val="00C32525"/>
    <w:rsid w:val="00C3677B"/>
    <w:rsid w:val="00C43802"/>
    <w:rsid w:val="00C47FDF"/>
    <w:rsid w:val="00C5257E"/>
    <w:rsid w:val="00C53914"/>
    <w:rsid w:val="00C546B7"/>
    <w:rsid w:val="00C7614E"/>
    <w:rsid w:val="00C85AE5"/>
    <w:rsid w:val="00C863CE"/>
    <w:rsid w:val="00C9101F"/>
    <w:rsid w:val="00C94135"/>
    <w:rsid w:val="00C944B6"/>
    <w:rsid w:val="00CA05C6"/>
    <w:rsid w:val="00CA114F"/>
    <w:rsid w:val="00CA31D1"/>
    <w:rsid w:val="00CA5D54"/>
    <w:rsid w:val="00CB1BC0"/>
    <w:rsid w:val="00CB1D46"/>
    <w:rsid w:val="00CB1E85"/>
    <w:rsid w:val="00CB3062"/>
    <w:rsid w:val="00CB5B7B"/>
    <w:rsid w:val="00CC0EFC"/>
    <w:rsid w:val="00CC41F6"/>
    <w:rsid w:val="00CC6C39"/>
    <w:rsid w:val="00CC7591"/>
    <w:rsid w:val="00CD1874"/>
    <w:rsid w:val="00CE6287"/>
    <w:rsid w:val="00CE700D"/>
    <w:rsid w:val="00D00C4F"/>
    <w:rsid w:val="00D052A7"/>
    <w:rsid w:val="00D06288"/>
    <w:rsid w:val="00D20DCA"/>
    <w:rsid w:val="00D24D69"/>
    <w:rsid w:val="00D25181"/>
    <w:rsid w:val="00D251C1"/>
    <w:rsid w:val="00D253B6"/>
    <w:rsid w:val="00D32CC7"/>
    <w:rsid w:val="00D352E1"/>
    <w:rsid w:val="00D3747E"/>
    <w:rsid w:val="00D3751A"/>
    <w:rsid w:val="00D46277"/>
    <w:rsid w:val="00D50EFC"/>
    <w:rsid w:val="00D53C6B"/>
    <w:rsid w:val="00D5534B"/>
    <w:rsid w:val="00D5653D"/>
    <w:rsid w:val="00D56B4B"/>
    <w:rsid w:val="00D61FDC"/>
    <w:rsid w:val="00D64725"/>
    <w:rsid w:val="00D65587"/>
    <w:rsid w:val="00D656BD"/>
    <w:rsid w:val="00D66962"/>
    <w:rsid w:val="00D66C3F"/>
    <w:rsid w:val="00D8635C"/>
    <w:rsid w:val="00D868A3"/>
    <w:rsid w:val="00D87C15"/>
    <w:rsid w:val="00D92714"/>
    <w:rsid w:val="00D928F6"/>
    <w:rsid w:val="00D960F5"/>
    <w:rsid w:val="00D97028"/>
    <w:rsid w:val="00DA5E4F"/>
    <w:rsid w:val="00DA758C"/>
    <w:rsid w:val="00DB57CB"/>
    <w:rsid w:val="00DC1648"/>
    <w:rsid w:val="00DC23EA"/>
    <w:rsid w:val="00DC3A3E"/>
    <w:rsid w:val="00DC52BF"/>
    <w:rsid w:val="00DD60EF"/>
    <w:rsid w:val="00DD69C0"/>
    <w:rsid w:val="00DE0303"/>
    <w:rsid w:val="00DE3390"/>
    <w:rsid w:val="00DE443A"/>
    <w:rsid w:val="00DE6E9D"/>
    <w:rsid w:val="00DF1E49"/>
    <w:rsid w:val="00E00A02"/>
    <w:rsid w:val="00E1250A"/>
    <w:rsid w:val="00E12A24"/>
    <w:rsid w:val="00E12E49"/>
    <w:rsid w:val="00E146C0"/>
    <w:rsid w:val="00E211E2"/>
    <w:rsid w:val="00E223F9"/>
    <w:rsid w:val="00E23CE1"/>
    <w:rsid w:val="00E24A60"/>
    <w:rsid w:val="00E24C2B"/>
    <w:rsid w:val="00E26712"/>
    <w:rsid w:val="00E328FD"/>
    <w:rsid w:val="00E34519"/>
    <w:rsid w:val="00E35872"/>
    <w:rsid w:val="00E369C2"/>
    <w:rsid w:val="00E42440"/>
    <w:rsid w:val="00E4410E"/>
    <w:rsid w:val="00E45238"/>
    <w:rsid w:val="00E4583D"/>
    <w:rsid w:val="00E51710"/>
    <w:rsid w:val="00E53C7A"/>
    <w:rsid w:val="00E64D7D"/>
    <w:rsid w:val="00E65FDC"/>
    <w:rsid w:val="00E66209"/>
    <w:rsid w:val="00E73CEF"/>
    <w:rsid w:val="00E83E2C"/>
    <w:rsid w:val="00E8642C"/>
    <w:rsid w:val="00EA35E2"/>
    <w:rsid w:val="00EB3643"/>
    <w:rsid w:val="00ED276F"/>
    <w:rsid w:val="00F00844"/>
    <w:rsid w:val="00F016FA"/>
    <w:rsid w:val="00F03A45"/>
    <w:rsid w:val="00F03F1C"/>
    <w:rsid w:val="00F10270"/>
    <w:rsid w:val="00F16D36"/>
    <w:rsid w:val="00F27D70"/>
    <w:rsid w:val="00F300F6"/>
    <w:rsid w:val="00F32A17"/>
    <w:rsid w:val="00F41E69"/>
    <w:rsid w:val="00F4286D"/>
    <w:rsid w:val="00F42A4E"/>
    <w:rsid w:val="00F42ABB"/>
    <w:rsid w:val="00F470E7"/>
    <w:rsid w:val="00F47B8E"/>
    <w:rsid w:val="00F50C11"/>
    <w:rsid w:val="00F51D47"/>
    <w:rsid w:val="00F65AEA"/>
    <w:rsid w:val="00F66776"/>
    <w:rsid w:val="00F81A22"/>
    <w:rsid w:val="00F9194C"/>
    <w:rsid w:val="00F9197F"/>
    <w:rsid w:val="00F956DA"/>
    <w:rsid w:val="00FA013E"/>
    <w:rsid w:val="00FA7862"/>
    <w:rsid w:val="00FB4E18"/>
    <w:rsid w:val="00FB5C56"/>
    <w:rsid w:val="00FB7957"/>
    <w:rsid w:val="00FC06FC"/>
    <w:rsid w:val="00FC2A66"/>
    <w:rsid w:val="00FC6F0B"/>
    <w:rsid w:val="00FD2C8E"/>
    <w:rsid w:val="00FD5F94"/>
    <w:rsid w:val="00FE1498"/>
    <w:rsid w:val="00FE22B5"/>
    <w:rsid w:val="00FF2B51"/>
    <w:rsid w:val="00FF6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CA5D54"/>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2A0480"/>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223EA6"/>
    <w:pPr>
      <w:keepNext/>
      <w:spacing w:before="240" w:after="240"/>
      <w:ind w:left="2160"/>
      <w:jc w:val="left"/>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CA5D54"/>
    <w:rPr>
      <w:b/>
      <w:caps/>
      <w:color w:val="000000"/>
      <w:sz w:val="24"/>
      <w:szCs w:val="24"/>
      <w:lang w:eastAsia="ko-KR"/>
    </w:rPr>
  </w:style>
  <w:style w:type="character" w:customStyle="1" w:styleId="Heading3Char">
    <w:name w:val="Heading 3 Char"/>
    <w:link w:val="Heading3"/>
    <w:locked/>
    <w:rsid w:val="002A0480"/>
    <w:rPr>
      <w:b/>
      <w:color w:val="000000"/>
      <w:sz w:val="24"/>
      <w:szCs w:val="24"/>
      <w:lang w:eastAsia="ko-KR"/>
    </w:rPr>
  </w:style>
  <w:style w:type="character" w:customStyle="1" w:styleId="Heading4Char">
    <w:name w:val="Heading 4 Char"/>
    <w:link w:val="Heading4"/>
    <w:locked/>
    <w:rsid w:val="00223EA6"/>
    <w:rPr>
      <w:b/>
      <w:i/>
      <w:color w:val="000000"/>
      <w:sz w:val="24"/>
      <w:lang w:eastAsia="ko-KR"/>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link w:val="2nd3rdOrderParaChar"/>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2A6E08"/>
    <w:pPr>
      <w:tabs>
        <w:tab w:val="left" w:pos="1440"/>
        <w:tab w:val="right" w:leader="dot" w:pos="9000"/>
      </w:tabs>
      <w:ind w:left="1440" w:hanging="1440"/>
      <w:jc w:val="left"/>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B74F65"/>
    <w:pPr>
      <w:spacing w:after="200" w:line="360" w:lineRule="auto"/>
      <w:ind w:left="720"/>
      <w:contextualSpacing/>
    </w:pPr>
    <w:rPr>
      <w:rFonts w:eastAsia="Times New Roman"/>
      <w:color w:val="auto"/>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 w:type="paragraph" w:customStyle="1" w:styleId="Normal-1">
    <w:name w:val="Normal-1"/>
    <w:basedOn w:val="2nd3rdOrderPara"/>
    <w:link w:val="Normal-1Char"/>
    <w:qFormat/>
    <w:rsid w:val="0097715F"/>
  </w:style>
  <w:style w:type="character" w:customStyle="1" w:styleId="2nd3rdOrderParaChar">
    <w:name w:val="2nd/3rd Order Para Char"/>
    <w:basedOn w:val="DefaultParagraphFont"/>
    <w:link w:val="2nd3rdOrderPara"/>
    <w:rsid w:val="00F47B8E"/>
    <w:rPr>
      <w:rFonts w:eastAsia="Arial Unicode MS"/>
      <w:color w:val="000000"/>
      <w:sz w:val="24"/>
      <w:szCs w:val="24"/>
      <w:lang w:eastAsia="ko-KR"/>
    </w:rPr>
  </w:style>
  <w:style w:type="character" w:customStyle="1" w:styleId="Normal-1Char">
    <w:name w:val="Normal-1 Char"/>
    <w:basedOn w:val="2nd3rdOrderParaChar"/>
    <w:link w:val="Normal-1"/>
    <w:rsid w:val="00F47B8E"/>
    <w:rPr>
      <w:rFonts w:eastAsia="Arial Unicode MS"/>
      <w:color w:val="000000"/>
      <w:sz w:val="24"/>
      <w:szCs w:val="24"/>
      <w:lang w:eastAsia="ko-KR"/>
    </w:rPr>
  </w:style>
  <w:style w:type="paragraph" w:styleId="Revision">
    <w:name w:val="Revision"/>
    <w:hidden/>
    <w:uiPriority w:val="99"/>
    <w:semiHidden/>
    <w:rsid w:val="00902B4B"/>
    <w:rPr>
      <w:rFonts w:eastAsia="Arial Unicode MS"/>
      <w:color w:val="000000"/>
      <w:sz w:val="24"/>
      <w:szCs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footnote text" w:uiPriority="0"/>
    <w:lsdException w:name="caption" w:locked="1" w:uiPriority="35" w:qFormat="1"/>
    <w:lsdException w:name="footnote reference" w:uiPriority="0"/>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annotation subject" w:locked="1" w:semiHidden="0" w:uiPriority="0" w:unhideWhenUsed="0"/>
    <w:lsdException w:name="Balloon Text" w:locked="1"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C7A"/>
    <w:pPr>
      <w:jc w:val="both"/>
    </w:pPr>
    <w:rPr>
      <w:rFonts w:eastAsia="Arial Unicode MS"/>
      <w:color w:val="000000"/>
      <w:sz w:val="24"/>
      <w:szCs w:val="24"/>
      <w:lang w:eastAsia="ko-KR"/>
    </w:rPr>
  </w:style>
  <w:style w:type="paragraph" w:styleId="Heading1">
    <w:name w:val="heading 1"/>
    <w:basedOn w:val="Normal"/>
    <w:next w:val="2nd3rdOrderPara"/>
    <w:link w:val="Heading1Char"/>
    <w:autoRedefine/>
    <w:qFormat/>
    <w:rsid w:val="005C2CCC"/>
    <w:pPr>
      <w:pageBreakBefore/>
      <w:spacing w:after="600"/>
      <w:jc w:val="center"/>
      <w:outlineLvl w:val="0"/>
    </w:pPr>
    <w:rPr>
      <w:rFonts w:eastAsia="Times New Roman"/>
      <w:b/>
      <w:caps/>
      <w:szCs w:val="20"/>
    </w:rPr>
  </w:style>
  <w:style w:type="paragraph" w:styleId="Heading2">
    <w:name w:val="heading 2"/>
    <w:basedOn w:val="Normal"/>
    <w:next w:val="2nd3rdOrderPara"/>
    <w:link w:val="Heading2Char"/>
    <w:autoRedefine/>
    <w:qFormat/>
    <w:rsid w:val="00CA5D54"/>
    <w:pPr>
      <w:keepNext/>
      <w:tabs>
        <w:tab w:val="left" w:pos="720"/>
      </w:tabs>
      <w:spacing w:before="120" w:after="240"/>
      <w:ind w:left="720" w:hanging="720"/>
      <w:outlineLvl w:val="1"/>
    </w:pPr>
    <w:rPr>
      <w:rFonts w:eastAsia="Times New Roman"/>
      <w:b/>
      <w:caps/>
    </w:rPr>
  </w:style>
  <w:style w:type="paragraph" w:styleId="Heading3">
    <w:name w:val="heading 3"/>
    <w:basedOn w:val="Normal"/>
    <w:next w:val="3rdOrderPara"/>
    <w:link w:val="Heading3Char"/>
    <w:autoRedefine/>
    <w:qFormat/>
    <w:rsid w:val="002A0480"/>
    <w:pPr>
      <w:keepNext/>
      <w:spacing w:before="240" w:after="240"/>
      <w:ind w:left="1440" w:hanging="720"/>
      <w:outlineLvl w:val="2"/>
    </w:pPr>
    <w:rPr>
      <w:rFonts w:eastAsia="Times New Roman"/>
      <w:b/>
    </w:rPr>
  </w:style>
  <w:style w:type="paragraph" w:styleId="Heading4">
    <w:name w:val="heading 4"/>
    <w:basedOn w:val="Normal"/>
    <w:next w:val="4thOrderPara"/>
    <w:link w:val="Heading4Char"/>
    <w:autoRedefine/>
    <w:qFormat/>
    <w:rsid w:val="00223EA6"/>
    <w:pPr>
      <w:keepNext/>
      <w:spacing w:before="240" w:after="240"/>
      <w:ind w:left="2160"/>
      <w:jc w:val="left"/>
      <w:outlineLvl w:val="3"/>
    </w:pPr>
    <w:rPr>
      <w:rFonts w:eastAsia="Times New Roman"/>
      <w:b/>
      <w:i/>
      <w:szCs w:val="20"/>
    </w:rPr>
  </w:style>
  <w:style w:type="paragraph" w:styleId="Heading5">
    <w:name w:val="heading 5"/>
    <w:aliases w:val="5th Order Para,5TH-ORDER HEADING/Para"/>
    <w:basedOn w:val="Normal"/>
    <w:next w:val="NormalIndent"/>
    <w:link w:val="Heading5Char"/>
    <w:qFormat/>
    <w:rsid w:val="005C2CCC"/>
    <w:pPr>
      <w:spacing w:line="360" w:lineRule="auto"/>
      <w:ind w:firstLine="2160"/>
      <w:outlineLvl w:val="4"/>
    </w:pPr>
    <w:rPr>
      <w:rFonts w:eastAsia="Times New Roman"/>
      <w:szCs w:val="20"/>
    </w:rPr>
  </w:style>
  <w:style w:type="paragraph" w:styleId="Heading6">
    <w:name w:val="heading 6"/>
    <w:basedOn w:val="Normal"/>
    <w:next w:val="Normal"/>
    <w:link w:val="Heading6Char"/>
    <w:uiPriority w:val="99"/>
    <w:qFormat/>
    <w:rsid w:val="005C2CCC"/>
    <w:pPr>
      <w:tabs>
        <w:tab w:val="num" w:pos="3960"/>
      </w:tabs>
      <w:spacing w:before="240" w:after="60"/>
      <w:ind w:left="3600"/>
      <w:outlineLvl w:val="5"/>
    </w:pPr>
    <w:rPr>
      <w:i/>
      <w:sz w:val="20"/>
    </w:rPr>
  </w:style>
  <w:style w:type="paragraph" w:styleId="Heading7">
    <w:name w:val="heading 7"/>
    <w:basedOn w:val="Normal"/>
    <w:next w:val="Normal"/>
    <w:link w:val="Heading7Char"/>
    <w:uiPriority w:val="99"/>
    <w:qFormat/>
    <w:rsid w:val="005C2CCC"/>
    <w:pPr>
      <w:tabs>
        <w:tab w:val="num" w:pos="4680"/>
      </w:tabs>
      <w:spacing w:before="240" w:after="60"/>
      <w:ind w:left="4320"/>
      <w:outlineLvl w:val="6"/>
    </w:pPr>
    <w:rPr>
      <w:rFonts w:ascii="Arial" w:hAnsi="Arial"/>
    </w:rPr>
  </w:style>
  <w:style w:type="paragraph" w:styleId="Heading8">
    <w:name w:val="heading 8"/>
    <w:basedOn w:val="Normal"/>
    <w:next w:val="Normal"/>
    <w:link w:val="Heading8Char"/>
    <w:uiPriority w:val="99"/>
    <w:qFormat/>
    <w:rsid w:val="005C2CCC"/>
    <w:pPr>
      <w:tabs>
        <w:tab w:val="num" w:pos="5400"/>
      </w:tabs>
      <w:spacing w:before="240" w:after="60"/>
      <w:ind w:left="5040"/>
      <w:outlineLvl w:val="7"/>
    </w:pPr>
    <w:rPr>
      <w:rFonts w:ascii="Arial" w:hAnsi="Arial"/>
      <w:i/>
    </w:rPr>
  </w:style>
  <w:style w:type="paragraph" w:styleId="Heading9">
    <w:name w:val="heading 9"/>
    <w:basedOn w:val="Normal"/>
    <w:next w:val="Normal"/>
    <w:link w:val="Heading9Char"/>
    <w:uiPriority w:val="99"/>
    <w:qFormat/>
    <w:rsid w:val="005C2CCC"/>
    <w:pPr>
      <w:tabs>
        <w:tab w:val="num" w:pos="6120"/>
      </w:tabs>
      <w:spacing w:before="240" w:after="60"/>
      <w:ind w:left="57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42A4E"/>
    <w:rPr>
      <w:b/>
      <w:caps/>
      <w:color w:val="000000"/>
      <w:sz w:val="24"/>
    </w:rPr>
  </w:style>
  <w:style w:type="character" w:customStyle="1" w:styleId="Heading2Char">
    <w:name w:val="Heading 2 Char"/>
    <w:link w:val="Heading2"/>
    <w:locked/>
    <w:rsid w:val="00CA5D54"/>
    <w:rPr>
      <w:b/>
      <w:caps/>
      <w:color w:val="000000"/>
      <w:sz w:val="24"/>
      <w:szCs w:val="24"/>
      <w:lang w:eastAsia="ko-KR"/>
    </w:rPr>
  </w:style>
  <w:style w:type="character" w:customStyle="1" w:styleId="Heading3Char">
    <w:name w:val="Heading 3 Char"/>
    <w:link w:val="Heading3"/>
    <w:locked/>
    <w:rsid w:val="002A0480"/>
    <w:rPr>
      <w:b/>
      <w:color w:val="000000"/>
      <w:sz w:val="24"/>
      <w:szCs w:val="24"/>
      <w:lang w:eastAsia="ko-KR"/>
    </w:rPr>
  </w:style>
  <w:style w:type="character" w:customStyle="1" w:styleId="Heading4Char">
    <w:name w:val="Heading 4 Char"/>
    <w:link w:val="Heading4"/>
    <w:locked/>
    <w:rsid w:val="00223EA6"/>
    <w:rPr>
      <w:b/>
      <w:i/>
      <w:color w:val="000000"/>
      <w:sz w:val="24"/>
      <w:lang w:eastAsia="ko-KR"/>
    </w:rPr>
  </w:style>
  <w:style w:type="character" w:customStyle="1" w:styleId="Heading5Char">
    <w:name w:val="Heading 5 Char"/>
    <w:aliases w:val="5th Order Para Char,5TH-ORDER HEADING/Para Char"/>
    <w:link w:val="Heading5"/>
    <w:locked/>
    <w:rsid w:val="00F42A4E"/>
    <w:rPr>
      <w:color w:val="000000"/>
      <w:sz w:val="24"/>
    </w:rPr>
  </w:style>
  <w:style w:type="character" w:customStyle="1" w:styleId="Heading6Char">
    <w:name w:val="Heading 6 Char"/>
    <w:link w:val="Heading6"/>
    <w:uiPriority w:val="99"/>
    <w:rsid w:val="00A636AF"/>
    <w:rPr>
      <w:rFonts w:eastAsia="Arial Unicode MS"/>
      <w:i/>
      <w:color w:val="000000"/>
      <w:szCs w:val="24"/>
      <w:lang w:eastAsia="ko-KR"/>
    </w:rPr>
  </w:style>
  <w:style w:type="character" w:customStyle="1" w:styleId="Heading7Char">
    <w:name w:val="Heading 7 Char"/>
    <w:link w:val="Heading7"/>
    <w:uiPriority w:val="99"/>
    <w:rsid w:val="00A636AF"/>
    <w:rPr>
      <w:rFonts w:ascii="Arial" w:eastAsia="Arial Unicode MS" w:hAnsi="Arial"/>
      <w:color w:val="000000"/>
      <w:sz w:val="24"/>
      <w:szCs w:val="24"/>
      <w:lang w:eastAsia="ko-KR"/>
    </w:rPr>
  </w:style>
  <w:style w:type="character" w:customStyle="1" w:styleId="Heading8Char">
    <w:name w:val="Heading 8 Char"/>
    <w:link w:val="Heading8"/>
    <w:uiPriority w:val="99"/>
    <w:rsid w:val="00A636AF"/>
    <w:rPr>
      <w:rFonts w:ascii="Arial" w:eastAsia="Arial Unicode MS" w:hAnsi="Arial"/>
      <w:i/>
      <w:color w:val="000000"/>
      <w:sz w:val="24"/>
      <w:szCs w:val="24"/>
      <w:lang w:eastAsia="ko-KR"/>
    </w:rPr>
  </w:style>
  <w:style w:type="character" w:customStyle="1" w:styleId="Heading9Char">
    <w:name w:val="Heading 9 Char"/>
    <w:link w:val="Heading9"/>
    <w:uiPriority w:val="99"/>
    <w:rsid w:val="00A636AF"/>
    <w:rPr>
      <w:rFonts w:ascii="Arial" w:eastAsia="Arial Unicode MS" w:hAnsi="Arial"/>
      <w:b/>
      <w:i/>
      <w:color w:val="000000"/>
      <w:sz w:val="18"/>
      <w:szCs w:val="24"/>
      <w:lang w:eastAsia="ko-KR"/>
    </w:rPr>
  </w:style>
  <w:style w:type="character" w:styleId="Hyperlink">
    <w:name w:val="Hyperlink"/>
    <w:uiPriority w:val="99"/>
    <w:rsid w:val="005C2CCC"/>
    <w:rPr>
      <w:rFonts w:ascii="Times New Roman" w:hAnsi="Times New Roman" w:cs="Times New Roman"/>
      <w:color w:val="0000FF"/>
      <w:sz w:val="24"/>
      <w:u w:val="single"/>
    </w:rPr>
  </w:style>
  <w:style w:type="paragraph" w:customStyle="1" w:styleId="Normal-SIGN1">
    <w:name w:val="Normal-SIGN1"/>
    <w:basedOn w:val="Normal"/>
    <w:uiPriority w:val="99"/>
    <w:semiHidden/>
    <w:rsid w:val="005C2CCC"/>
    <w:pPr>
      <w:jc w:val="center"/>
    </w:pPr>
    <w:rPr>
      <w:b/>
    </w:rPr>
  </w:style>
  <w:style w:type="paragraph" w:styleId="BodyText2">
    <w:name w:val="Body Text 2"/>
    <w:basedOn w:val="Normal"/>
    <w:link w:val="BodyText2Char"/>
    <w:uiPriority w:val="99"/>
    <w:semiHidden/>
    <w:rsid w:val="005C2CCC"/>
    <w:pPr>
      <w:spacing w:after="120" w:line="480" w:lineRule="auto"/>
    </w:pPr>
  </w:style>
  <w:style w:type="character" w:customStyle="1" w:styleId="BodyText2Char">
    <w:name w:val="Body Text 2 Char"/>
    <w:link w:val="BodyText2"/>
    <w:uiPriority w:val="99"/>
    <w:semiHidden/>
    <w:rsid w:val="00A636AF"/>
    <w:rPr>
      <w:rFonts w:eastAsia="Arial Unicode MS"/>
      <w:color w:val="000000"/>
      <w:sz w:val="24"/>
      <w:szCs w:val="24"/>
      <w:lang w:eastAsia="ko-KR"/>
    </w:rPr>
  </w:style>
  <w:style w:type="paragraph" w:styleId="Title">
    <w:name w:val="Title"/>
    <w:basedOn w:val="Normal"/>
    <w:link w:val="TitleChar"/>
    <w:uiPriority w:val="10"/>
    <w:qFormat/>
    <w:rsid w:val="005C2CCC"/>
    <w:pPr>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A636AF"/>
    <w:rPr>
      <w:rFonts w:ascii="Cambria" w:eastAsia="Times New Roman" w:hAnsi="Cambria" w:cs="Times New Roman"/>
      <w:b/>
      <w:bCs/>
      <w:color w:val="000000"/>
      <w:kern w:val="28"/>
      <w:sz w:val="32"/>
      <w:szCs w:val="32"/>
      <w:lang w:eastAsia="ko-KR"/>
    </w:rPr>
  </w:style>
  <w:style w:type="paragraph" w:customStyle="1" w:styleId="2nd3rdOrderPara">
    <w:name w:val="2nd/3rd Order Para"/>
    <w:basedOn w:val="Normal"/>
    <w:link w:val="2nd3rdOrderParaChar"/>
    <w:rsid w:val="005C2CCC"/>
    <w:pPr>
      <w:spacing w:before="120" w:line="360" w:lineRule="auto"/>
      <w:ind w:firstLine="720"/>
    </w:pPr>
  </w:style>
  <w:style w:type="paragraph" w:styleId="Header">
    <w:name w:val="header"/>
    <w:basedOn w:val="Normal"/>
    <w:link w:val="HeaderChar"/>
    <w:uiPriority w:val="99"/>
    <w:semiHidden/>
    <w:rsid w:val="005C2CCC"/>
    <w:pPr>
      <w:tabs>
        <w:tab w:val="center" w:pos="4320"/>
        <w:tab w:val="right" w:pos="8640"/>
      </w:tabs>
    </w:pPr>
    <w:rPr>
      <w:szCs w:val="20"/>
    </w:rPr>
  </w:style>
  <w:style w:type="character" w:customStyle="1" w:styleId="HeaderChar">
    <w:name w:val="Header Char"/>
    <w:link w:val="Header"/>
    <w:uiPriority w:val="99"/>
    <w:semiHidden/>
    <w:locked/>
    <w:rsid w:val="008234A2"/>
    <w:rPr>
      <w:rFonts w:eastAsia="Arial Unicode MS"/>
      <w:color w:val="000000"/>
      <w:sz w:val="24"/>
      <w:lang w:eastAsia="ko-KR"/>
    </w:rPr>
  </w:style>
  <w:style w:type="paragraph" w:styleId="MacroText">
    <w:name w:val="macro"/>
    <w:link w:val="MacroTextChar"/>
    <w:uiPriority w:val="99"/>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character" w:customStyle="1" w:styleId="MacroTextChar">
    <w:name w:val="Macro Text Char"/>
    <w:link w:val="MacroText"/>
    <w:uiPriority w:val="99"/>
    <w:semiHidden/>
    <w:rsid w:val="00A636AF"/>
    <w:rPr>
      <w:rFonts w:ascii="Courier New" w:eastAsia="Batang" w:hAnsi="Courier New"/>
      <w:lang w:val="en-US" w:eastAsia="en-US" w:bidi="ar-SA"/>
    </w:rPr>
  </w:style>
  <w:style w:type="paragraph" w:customStyle="1" w:styleId="Normal-SIGN2">
    <w:name w:val="Normal-SIGN2"/>
    <w:basedOn w:val="Normal-SIGN1"/>
    <w:uiPriority w:val="99"/>
    <w:semiHidden/>
    <w:rsid w:val="005C2CCC"/>
    <w:rPr>
      <w:b w:val="0"/>
    </w:rPr>
  </w:style>
  <w:style w:type="paragraph" w:customStyle="1" w:styleId="3rdOrderPara">
    <w:name w:val="3rd Order Para"/>
    <w:basedOn w:val="Normal"/>
    <w:uiPriority w:val="99"/>
    <w:semiHidden/>
    <w:rsid w:val="005C2CCC"/>
    <w:pPr>
      <w:spacing w:before="120" w:line="360" w:lineRule="auto"/>
      <w:ind w:firstLine="720"/>
    </w:pPr>
  </w:style>
  <w:style w:type="paragraph" w:customStyle="1" w:styleId="4thOrderPara">
    <w:name w:val="4th Order Para"/>
    <w:basedOn w:val="3rdOrderPara"/>
    <w:rsid w:val="005C2CCC"/>
    <w:pPr>
      <w:ind w:firstLine="1440"/>
    </w:pPr>
  </w:style>
  <w:style w:type="paragraph" w:styleId="NormalIndent">
    <w:name w:val="Normal Indent"/>
    <w:basedOn w:val="Normal"/>
    <w:uiPriority w:val="99"/>
    <w:semiHidden/>
    <w:rsid w:val="005C2CCC"/>
    <w:pPr>
      <w:ind w:left="720"/>
    </w:pPr>
  </w:style>
  <w:style w:type="paragraph" w:styleId="NormalWeb">
    <w:name w:val="Normal (Web)"/>
    <w:basedOn w:val="Normal"/>
    <w:uiPriority w:val="99"/>
    <w:semiHidden/>
    <w:rsid w:val="005C2CCC"/>
  </w:style>
  <w:style w:type="paragraph" w:customStyle="1" w:styleId="Abstract">
    <w:name w:val="Abstract"/>
    <w:basedOn w:val="2nd3rdOrderPara"/>
    <w:semiHidden/>
    <w:rsid w:val="00C07CE5"/>
    <w:pPr>
      <w:tabs>
        <w:tab w:val="left" w:pos="720"/>
      </w:tabs>
    </w:pPr>
  </w:style>
  <w:style w:type="paragraph" w:styleId="BlockText">
    <w:name w:val="Block Text"/>
    <w:basedOn w:val="Normal"/>
    <w:uiPriority w:val="99"/>
    <w:semiHidden/>
    <w:rsid w:val="005C2CCC"/>
    <w:pPr>
      <w:spacing w:after="120"/>
      <w:ind w:left="1440" w:right="1440"/>
    </w:pPr>
  </w:style>
  <w:style w:type="paragraph" w:styleId="BodyText">
    <w:name w:val="Body Text"/>
    <w:basedOn w:val="Normal"/>
    <w:link w:val="BodyTextChar"/>
    <w:uiPriority w:val="99"/>
    <w:semiHidden/>
    <w:rsid w:val="005C2CCC"/>
    <w:pPr>
      <w:spacing w:after="120"/>
    </w:pPr>
  </w:style>
  <w:style w:type="character" w:customStyle="1" w:styleId="BodyTextChar">
    <w:name w:val="Body Text Char"/>
    <w:link w:val="BodyText"/>
    <w:uiPriority w:val="99"/>
    <w:semiHidden/>
    <w:rsid w:val="00A636AF"/>
    <w:rPr>
      <w:rFonts w:eastAsia="Arial Unicode MS"/>
      <w:color w:val="000000"/>
      <w:sz w:val="24"/>
      <w:szCs w:val="24"/>
      <w:lang w:eastAsia="ko-KR"/>
    </w:rPr>
  </w:style>
  <w:style w:type="paragraph" w:styleId="BodyText3">
    <w:name w:val="Body Text 3"/>
    <w:basedOn w:val="Normal"/>
    <w:link w:val="BodyText3Char"/>
    <w:uiPriority w:val="99"/>
    <w:semiHidden/>
    <w:rsid w:val="005C2CCC"/>
    <w:pPr>
      <w:spacing w:after="120"/>
    </w:pPr>
    <w:rPr>
      <w:sz w:val="16"/>
      <w:szCs w:val="16"/>
    </w:rPr>
  </w:style>
  <w:style w:type="character" w:customStyle="1" w:styleId="BodyText3Char">
    <w:name w:val="Body Text 3 Char"/>
    <w:link w:val="BodyText3"/>
    <w:uiPriority w:val="99"/>
    <w:semiHidden/>
    <w:rsid w:val="00A636AF"/>
    <w:rPr>
      <w:rFonts w:eastAsia="Arial Unicode MS"/>
      <w:color w:val="000000"/>
      <w:sz w:val="16"/>
      <w:szCs w:val="16"/>
      <w:lang w:eastAsia="ko-KR"/>
    </w:rPr>
  </w:style>
  <w:style w:type="paragraph" w:styleId="BodyTextFirstIndent">
    <w:name w:val="Body Text First Indent"/>
    <w:basedOn w:val="BodyText"/>
    <w:link w:val="BodyTextFirstIndentChar"/>
    <w:uiPriority w:val="99"/>
    <w:semiHidden/>
    <w:rsid w:val="005C2CCC"/>
    <w:pPr>
      <w:ind w:firstLine="210"/>
    </w:pPr>
  </w:style>
  <w:style w:type="character" w:customStyle="1" w:styleId="BodyTextFirstIndentChar">
    <w:name w:val="Body Text First Indent Char"/>
    <w:link w:val="BodyTextFirstIndent"/>
    <w:uiPriority w:val="99"/>
    <w:semiHidden/>
    <w:rsid w:val="00A636AF"/>
    <w:rPr>
      <w:rFonts w:eastAsia="Arial Unicode MS"/>
      <w:color w:val="000000"/>
      <w:sz w:val="24"/>
      <w:szCs w:val="24"/>
      <w:lang w:eastAsia="ko-KR"/>
    </w:rPr>
  </w:style>
  <w:style w:type="paragraph" w:styleId="BodyTextIndent">
    <w:name w:val="Body Text Indent"/>
    <w:basedOn w:val="BodyText"/>
    <w:link w:val="BodyTextIndentChar"/>
    <w:uiPriority w:val="99"/>
    <w:semiHidden/>
    <w:rsid w:val="005C2CCC"/>
    <w:pPr>
      <w:spacing w:after="240" w:line="480" w:lineRule="auto"/>
      <w:ind w:left="360" w:firstLine="360"/>
    </w:pPr>
  </w:style>
  <w:style w:type="character" w:customStyle="1" w:styleId="BodyTextIndentChar">
    <w:name w:val="Body Text Indent Char"/>
    <w:link w:val="BodyTextIndent"/>
    <w:uiPriority w:val="99"/>
    <w:semiHidden/>
    <w:rsid w:val="00A636AF"/>
    <w:rPr>
      <w:rFonts w:eastAsia="Arial Unicode MS"/>
      <w:color w:val="000000"/>
      <w:sz w:val="24"/>
      <w:szCs w:val="24"/>
      <w:lang w:eastAsia="ko-KR"/>
    </w:rPr>
  </w:style>
  <w:style w:type="paragraph" w:styleId="BodyTextFirstIndent2">
    <w:name w:val="Body Text First Indent 2"/>
    <w:basedOn w:val="BodyTextIndent"/>
    <w:link w:val="BodyTextFirstIndent2Char"/>
    <w:uiPriority w:val="99"/>
    <w:semiHidden/>
    <w:rsid w:val="005C2CCC"/>
    <w:pPr>
      <w:spacing w:after="120" w:line="240" w:lineRule="auto"/>
      <w:ind w:firstLine="210"/>
    </w:pPr>
  </w:style>
  <w:style w:type="character" w:customStyle="1" w:styleId="BodyTextFirstIndent2Char">
    <w:name w:val="Body Text First Indent 2 Char"/>
    <w:link w:val="BodyTextFirstIndent2"/>
    <w:uiPriority w:val="99"/>
    <w:semiHidden/>
    <w:rsid w:val="00A636AF"/>
    <w:rPr>
      <w:rFonts w:eastAsia="Arial Unicode MS"/>
      <w:color w:val="000000"/>
      <w:sz w:val="24"/>
      <w:szCs w:val="24"/>
      <w:lang w:eastAsia="ko-KR"/>
    </w:rPr>
  </w:style>
  <w:style w:type="paragraph" w:styleId="BodyTextIndent2">
    <w:name w:val="Body Text Indent 2"/>
    <w:basedOn w:val="Normal"/>
    <w:link w:val="BodyTextIndent2Char"/>
    <w:uiPriority w:val="99"/>
    <w:semiHidden/>
    <w:rsid w:val="005C2CCC"/>
    <w:pPr>
      <w:spacing w:after="120" w:line="480" w:lineRule="auto"/>
      <w:ind w:left="360"/>
    </w:pPr>
  </w:style>
  <w:style w:type="character" w:customStyle="1" w:styleId="BodyTextIndent2Char">
    <w:name w:val="Body Text Indent 2 Char"/>
    <w:link w:val="BodyTextIndent2"/>
    <w:uiPriority w:val="99"/>
    <w:semiHidden/>
    <w:rsid w:val="00A636AF"/>
    <w:rPr>
      <w:rFonts w:eastAsia="Arial Unicode MS"/>
      <w:color w:val="000000"/>
      <w:sz w:val="24"/>
      <w:szCs w:val="24"/>
      <w:lang w:eastAsia="ko-KR"/>
    </w:rPr>
  </w:style>
  <w:style w:type="paragraph" w:styleId="BodyTextIndent3">
    <w:name w:val="Body Text Indent 3"/>
    <w:basedOn w:val="Normal"/>
    <w:link w:val="BodyTextIndent3Char"/>
    <w:uiPriority w:val="99"/>
    <w:semiHidden/>
    <w:rsid w:val="005C2CCC"/>
    <w:pPr>
      <w:spacing w:after="120"/>
      <w:ind w:left="360"/>
    </w:pPr>
    <w:rPr>
      <w:sz w:val="16"/>
      <w:szCs w:val="16"/>
    </w:rPr>
  </w:style>
  <w:style w:type="character" w:customStyle="1" w:styleId="BodyTextIndent3Char">
    <w:name w:val="Body Text Indent 3 Char"/>
    <w:link w:val="BodyTextIndent3"/>
    <w:uiPriority w:val="99"/>
    <w:semiHidden/>
    <w:rsid w:val="00A636AF"/>
    <w:rPr>
      <w:rFonts w:eastAsia="Arial Unicode MS"/>
      <w:color w:val="000000"/>
      <w:sz w:val="16"/>
      <w:szCs w:val="16"/>
      <w:lang w:eastAsia="ko-KR"/>
    </w:rPr>
  </w:style>
  <w:style w:type="paragraph" w:styleId="ListNumber">
    <w:name w:val="List Number"/>
    <w:aliases w:val="Dist List"/>
    <w:basedOn w:val="Normal"/>
    <w:next w:val="ListNumber2"/>
    <w:uiPriority w:val="99"/>
    <w:semiHidden/>
    <w:rsid w:val="008C4972"/>
    <w:pPr>
      <w:numPr>
        <w:numId w:val="11"/>
      </w:numPr>
      <w:tabs>
        <w:tab w:val="clear" w:pos="1800"/>
        <w:tab w:val="num" w:pos="360"/>
      </w:tabs>
      <w:ind w:left="360"/>
    </w:pPr>
  </w:style>
  <w:style w:type="paragraph" w:styleId="Closing">
    <w:name w:val="Closing"/>
    <w:basedOn w:val="Normal"/>
    <w:link w:val="ClosingChar"/>
    <w:uiPriority w:val="99"/>
    <w:semiHidden/>
    <w:rsid w:val="005C2CCC"/>
    <w:pPr>
      <w:ind w:left="4320"/>
    </w:pPr>
  </w:style>
  <w:style w:type="character" w:customStyle="1" w:styleId="ClosingChar">
    <w:name w:val="Closing Char"/>
    <w:link w:val="Closing"/>
    <w:uiPriority w:val="99"/>
    <w:semiHidden/>
    <w:rsid w:val="00A636AF"/>
    <w:rPr>
      <w:rFonts w:eastAsia="Arial Unicode MS"/>
      <w:color w:val="000000"/>
      <w:sz w:val="24"/>
      <w:szCs w:val="24"/>
      <w:lang w:eastAsia="ko-KR"/>
    </w:rPr>
  </w:style>
  <w:style w:type="paragraph" w:styleId="CommentText">
    <w:name w:val="annotation text"/>
    <w:basedOn w:val="Normal"/>
    <w:link w:val="CommentTextChar"/>
    <w:uiPriority w:val="99"/>
    <w:semiHidden/>
    <w:rsid w:val="005C2CCC"/>
    <w:pPr>
      <w:spacing w:before="120" w:after="120"/>
      <w:ind w:left="720" w:right="720"/>
    </w:pPr>
    <w:rPr>
      <w:szCs w:val="20"/>
    </w:rPr>
  </w:style>
  <w:style w:type="character" w:customStyle="1" w:styleId="CommentTextChar">
    <w:name w:val="Comment Text Char"/>
    <w:link w:val="CommentText"/>
    <w:uiPriority w:val="99"/>
    <w:semiHidden/>
    <w:locked/>
    <w:rsid w:val="00322D0D"/>
    <w:rPr>
      <w:rFonts w:eastAsia="Arial Unicode MS"/>
      <w:color w:val="000000"/>
      <w:sz w:val="24"/>
      <w:lang w:eastAsia="ko-KR"/>
    </w:rPr>
  </w:style>
  <w:style w:type="paragraph" w:styleId="Date">
    <w:name w:val="Date"/>
    <w:basedOn w:val="Normal"/>
    <w:next w:val="Normal"/>
    <w:link w:val="DateChar"/>
    <w:uiPriority w:val="99"/>
    <w:semiHidden/>
    <w:rsid w:val="005C2CCC"/>
  </w:style>
  <w:style w:type="character" w:customStyle="1" w:styleId="DateChar">
    <w:name w:val="Date Char"/>
    <w:link w:val="Date"/>
    <w:uiPriority w:val="99"/>
    <w:semiHidden/>
    <w:rsid w:val="00A636AF"/>
    <w:rPr>
      <w:rFonts w:eastAsia="Arial Unicode MS"/>
      <w:color w:val="000000"/>
      <w:sz w:val="24"/>
      <w:szCs w:val="24"/>
      <w:lang w:eastAsia="ko-KR"/>
    </w:rPr>
  </w:style>
  <w:style w:type="paragraph" w:styleId="DocumentMap">
    <w:name w:val="Document Map"/>
    <w:basedOn w:val="Normal"/>
    <w:link w:val="DocumentMapChar"/>
    <w:uiPriority w:val="99"/>
    <w:semiHidden/>
    <w:rsid w:val="005C2CCC"/>
    <w:pPr>
      <w:shd w:val="clear" w:color="auto" w:fill="000080"/>
    </w:pPr>
    <w:rPr>
      <w:sz w:val="0"/>
      <w:szCs w:val="0"/>
    </w:rPr>
  </w:style>
  <w:style w:type="character" w:customStyle="1" w:styleId="DocumentMapChar">
    <w:name w:val="Document Map Char"/>
    <w:link w:val="DocumentMap"/>
    <w:uiPriority w:val="99"/>
    <w:semiHidden/>
    <w:rsid w:val="00A636AF"/>
    <w:rPr>
      <w:rFonts w:eastAsia="Arial Unicode MS"/>
      <w:color w:val="000000"/>
      <w:sz w:val="0"/>
      <w:szCs w:val="0"/>
      <w:lang w:eastAsia="ko-KR"/>
    </w:rPr>
  </w:style>
  <w:style w:type="paragraph" w:styleId="EndnoteText">
    <w:name w:val="endnote text"/>
    <w:basedOn w:val="Normal"/>
    <w:link w:val="EndnoteTextChar"/>
    <w:uiPriority w:val="99"/>
    <w:semiHidden/>
    <w:rsid w:val="005C2CCC"/>
    <w:pPr>
      <w:jc w:val="left"/>
    </w:pPr>
    <w:rPr>
      <w:sz w:val="20"/>
      <w:szCs w:val="20"/>
    </w:rPr>
  </w:style>
  <w:style w:type="character" w:customStyle="1" w:styleId="EndnoteTextChar">
    <w:name w:val="Endnote Text Char"/>
    <w:link w:val="EndnoteText"/>
    <w:uiPriority w:val="99"/>
    <w:semiHidden/>
    <w:rsid w:val="00A636AF"/>
    <w:rPr>
      <w:rFonts w:eastAsia="Arial Unicode MS"/>
      <w:color w:val="000000"/>
      <w:sz w:val="20"/>
      <w:szCs w:val="20"/>
      <w:lang w:eastAsia="ko-KR"/>
    </w:rPr>
  </w:style>
  <w:style w:type="paragraph" w:styleId="EnvelopeAddress">
    <w:name w:val="envelope address"/>
    <w:basedOn w:val="Normal"/>
    <w:uiPriority w:val="99"/>
    <w:semiHidden/>
    <w:rsid w:val="005C2CCC"/>
    <w:pPr>
      <w:framePr w:w="7920" w:h="1980" w:hRule="exact" w:hSpace="180" w:wrap="auto" w:hAnchor="page" w:xAlign="center" w:yAlign="bottom"/>
      <w:ind w:left="2880"/>
    </w:pPr>
    <w:rPr>
      <w:rFonts w:ascii="Arial" w:hAnsi="Arial"/>
    </w:rPr>
  </w:style>
  <w:style w:type="paragraph" w:styleId="EnvelopeReturn">
    <w:name w:val="envelope return"/>
    <w:basedOn w:val="Normal"/>
    <w:uiPriority w:val="99"/>
    <w:semiHidden/>
    <w:rsid w:val="005C2CCC"/>
    <w:rPr>
      <w:rFonts w:ascii="Arial" w:hAnsi="Arial"/>
      <w:sz w:val="20"/>
    </w:rPr>
  </w:style>
  <w:style w:type="paragraph" w:customStyle="1" w:styleId="FIGURECAPTION">
    <w:name w:val="FIGURE CAPTION"/>
    <w:basedOn w:val="Normal"/>
    <w:next w:val="Normal"/>
    <w:autoRedefine/>
    <w:uiPriority w:val="99"/>
    <w:rsid w:val="008C309A"/>
    <w:pPr>
      <w:widowControl w:val="0"/>
      <w:numPr>
        <w:numId w:val="2"/>
      </w:numPr>
      <w:tabs>
        <w:tab w:val="clear" w:pos="2880"/>
        <w:tab w:val="num" w:pos="720"/>
      </w:tabs>
      <w:spacing w:before="120" w:after="480"/>
      <w:ind w:left="1296"/>
      <w:jc w:val="center"/>
    </w:pPr>
    <w:rPr>
      <w:color w:val="auto"/>
    </w:rPr>
  </w:style>
  <w:style w:type="paragraph" w:styleId="Footer">
    <w:name w:val="footer"/>
    <w:basedOn w:val="Normal"/>
    <w:link w:val="FooterChar"/>
    <w:uiPriority w:val="99"/>
    <w:semiHidden/>
    <w:rsid w:val="005C2CCC"/>
    <w:pPr>
      <w:tabs>
        <w:tab w:val="center" w:pos="4320"/>
        <w:tab w:val="right" w:pos="8640"/>
      </w:tabs>
    </w:pPr>
    <w:rPr>
      <w:szCs w:val="20"/>
    </w:rPr>
  </w:style>
  <w:style w:type="character" w:customStyle="1" w:styleId="FooterChar">
    <w:name w:val="Footer Char"/>
    <w:link w:val="Footer"/>
    <w:uiPriority w:val="99"/>
    <w:semiHidden/>
    <w:locked/>
    <w:rsid w:val="008234A2"/>
    <w:rPr>
      <w:rFonts w:eastAsia="Arial Unicode MS"/>
      <w:color w:val="000000"/>
      <w:sz w:val="24"/>
      <w:lang w:eastAsia="ko-KR"/>
    </w:rPr>
  </w:style>
  <w:style w:type="character" w:styleId="FootnoteReference">
    <w:name w:val="footnote reference"/>
    <w:rsid w:val="005C2CCC"/>
    <w:rPr>
      <w:rFonts w:ascii="Times New Roman" w:hAnsi="Times New Roman" w:cs="Times New Roman"/>
      <w:color w:val="000000"/>
      <w:position w:val="6"/>
      <w:sz w:val="18"/>
    </w:rPr>
  </w:style>
  <w:style w:type="paragraph" w:styleId="FootnoteText">
    <w:name w:val="footnote text"/>
    <w:basedOn w:val="Normal"/>
    <w:link w:val="FootnoteTextChar"/>
    <w:rsid w:val="005C2CCC"/>
    <w:pPr>
      <w:keepLines/>
      <w:widowControl w:val="0"/>
      <w:tabs>
        <w:tab w:val="left" w:pos="360"/>
      </w:tabs>
      <w:spacing w:after="120" w:line="220" w:lineRule="exact"/>
      <w:ind w:firstLine="360"/>
      <w:jc w:val="left"/>
    </w:pPr>
    <w:rPr>
      <w:sz w:val="20"/>
      <w:szCs w:val="20"/>
    </w:rPr>
  </w:style>
  <w:style w:type="character" w:customStyle="1" w:styleId="FootnoteTextChar">
    <w:name w:val="Footnote Text Char"/>
    <w:link w:val="FootnoteText"/>
    <w:rsid w:val="00A636AF"/>
    <w:rPr>
      <w:rFonts w:eastAsia="Arial Unicode MS"/>
      <w:color w:val="000000"/>
      <w:sz w:val="20"/>
      <w:szCs w:val="20"/>
      <w:lang w:eastAsia="ko-KR"/>
    </w:rPr>
  </w:style>
  <w:style w:type="paragraph" w:styleId="Index1">
    <w:name w:val="index 1"/>
    <w:basedOn w:val="Normal"/>
    <w:next w:val="Normal"/>
    <w:autoRedefine/>
    <w:uiPriority w:val="99"/>
    <w:semiHidden/>
    <w:rsid w:val="005C2CCC"/>
    <w:pPr>
      <w:ind w:left="240" w:hanging="240"/>
    </w:pPr>
  </w:style>
  <w:style w:type="paragraph" w:styleId="Index2">
    <w:name w:val="index 2"/>
    <w:basedOn w:val="Normal"/>
    <w:next w:val="Normal"/>
    <w:autoRedefine/>
    <w:uiPriority w:val="99"/>
    <w:semiHidden/>
    <w:rsid w:val="005C2CCC"/>
    <w:pPr>
      <w:ind w:left="480" w:hanging="240"/>
    </w:pPr>
  </w:style>
  <w:style w:type="paragraph" w:styleId="Index3">
    <w:name w:val="index 3"/>
    <w:basedOn w:val="Normal"/>
    <w:next w:val="Normal"/>
    <w:autoRedefine/>
    <w:uiPriority w:val="99"/>
    <w:semiHidden/>
    <w:rsid w:val="005C2CCC"/>
    <w:pPr>
      <w:ind w:left="720" w:hanging="240"/>
    </w:pPr>
  </w:style>
  <w:style w:type="paragraph" w:styleId="Index4">
    <w:name w:val="index 4"/>
    <w:basedOn w:val="Normal"/>
    <w:next w:val="Normal"/>
    <w:autoRedefine/>
    <w:uiPriority w:val="99"/>
    <w:semiHidden/>
    <w:rsid w:val="005C2CCC"/>
    <w:pPr>
      <w:ind w:left="960" w:hanging="240"/>
    </w:pPr>
  </w:style>
  <w:style w:type="paragraph" w:styleId="Index5">
    <w:name w:val="index 5"/>
    <w:basedOn w:val="Normal"/>
    <w:next w:val="Normal"/>
    <w:autoRedefine/>
    <w:uiPriority w:val="99"/>
    <w:semiHidden/>
    <w:rsid w:val="005C2CCC"/>
    <w:pPr>
      <w:ind w:left="1200" w:hanging="240"/>
    </w:pPr>
  </w:style>
  <w:style w:type="paragraph" w:styleId="Index6">
    <w:name w:val="index 6"/>
    <w:basedOn w:val="Normal"/>
    <w:next w:val="Normal"/>
    <w:autoRedefine/>
    <w:uiPriority w:val="99"/>
    <w:semiHidden/>
    <w:rsid w:val="005C2CCC"/>
    <w:pPr>
      <w:ind w:left="1440" w:hanging="240"/>
    </w:pPr>
  </w:style>
  <w:style w:type="paragraph" w:styleId="Index7">
    <w:name w:val="index 7"/>
    <w:basedOn w:val="Normal"/>
    <w:next w:val="Normal"/>
    <w:autoRedefine/>
    <w:uiPriority w:val="99"/>
    <w:semiHidden/>
    <w:rsid w:val="005C2CCC"/>
    <w:pPr>
      <w:ind w:left="1680" w:hanging="240"/>
    </w:pPr>
  </w:style>
  <w:style w:type="paragraph" w:styleId="Index8">
    <w:name w:val="index 8"/>
    <w:basedOn w:val="Normal"/>
    <w:next w:val="Normal"/>
    <w:autoRedefine/>
    <w:uiPriority w:val="99"/>
    <w:semiHidden/>
    <w:rsid w:val="005C2CCC"/>
    <w:pPr>
      <w:ind w:left="1920" w:hanging="240"/>
    </w:pPr>
  </w:style>
  <w:style w:type="paragraph" w:styleId="Index9">
    <w:name w:val="index 9"/>
    <w:basedOn w:val="Normal"/>
    <w:next w:val="Normal"/>
    <w:autoRedefine/>
    <w:uiPriority w:val="99"/>
    <w:semiHidden/>
    <w:rsid w:val="005C2CCC"/>
    <w:pPr>
      <w:ind w:left="2160" w:hanging="240"/>
    </w:pPr>
  </w:style>
  <w:style w:type="paragraph" w:styleId="IndexHeading">
    <w:name w:val="index heading"/>
    <w:basedOn w:val="Normal"/>
    <w:next w:val="Index1"/>
    <w:uiPriority w:val="99"/>
    <w:semiHidden/>
    <w:rsid w:val="005C2CCC"/>
    <w:rPr>
      <w:rFonts w:ascii="Arial" w:hAnsi="Arial"/>
      <w:b/>
    </w:rPr>
  </w:style>
  <w:style w:type="paragraph" w:customStyle="1" w:styleId="List1">
    <w:name w:val="List1"/>
    <w:basedOn w:val="Normal"/>
    <w:uiPriority w:val="99"/>
    <w:semiHidden/>
    <w:rsid w:val="005C2CCC"/>
    <w:pPr>
      <w:tabs>
        <w:tab w:val="left" w:pos="720"/>
        <w:tab w:val="left" w:pos="1440"/>
      </w:tabs>
      <w:spacing w:before="120" w:after="120" w:line="240" w:lineRule="atLeast"/>
      <w:ind w:left="1080" w:hanging="360"/>
    </w:pPr>
  </w:style>
  <w:style w:type="paragraph" w:styleId="List">
    <w:name w:val="List"/>
    <w:basedOn w:val="Normal"/>
    <w:uiPriority w:val="99"/>
    <w:semiHidden/>
    <w:rsid w:val="005C2CCC"/>
    <w:pPr>
      <w:ind w:left="360" w:hanging="360"/>
    </w:pPr>
  </w:style>
  <w:style w:type="paragraph" w:styleId="List2">
    <w:name w:val="List 2"/>
    <w:basedOn w:val="Normal"/>
    <w:uiPriority w:val="99"/>
    <w:semiHidden/>
    <w:rsid w:val="005C2CCC"/>
    <w:pPr>
      <w:ind w:left="720" w:hanging="360"/>
    </w:pPr>
  </w:style>
  <w:style w:type="paragraph" w:styleId="List3">
    <w:name w:val="List 3"/>
    <w:basedOn w:val="Normal"/>
    <w:uiPriority w:val="99"/>
    <w:semiHidden/>
    <w:rsid w:val="005C2CCC"/>
    <w:pPr>
      <w:ind w:left="1080" w:hanging="360"/>
    </w:pPr>
  </w:style>
  <w:style w:type="paragraph" w:styleId="List4">
    <w:name w:val="List 4"/>
    <w:basedOn w:val="Normal"/>
    <w:uiPriority w:val="99"/>
    <w:semiHidden/>
    <w:rsid w:val="005C2CCC"/>
    <w:pPr>
      <w:ind w:left="1440" w:hanging="360"/>
    </w:pPr>
  </w:style>
  <w:style w:type="paragraph" w:styleId="List5">
    <w:name w:val="List 5"/>
    <w:basedOn w:val="Normal"/>
    <w:uiPriority w:val="99"/>
    <w:semiHidden/>
    <w:rsid w:val="005C2CCC"/>
    <w:pPr>
      <w:ind w:left="1800" w:hanging="360"/>
    </w:pPr>
  </w:style>
  <w:style w:type="paragraph" w:styleId="ListBullet">
    <w:name w:val="List Bullet"/>
    <w:basedOn w:val="Normal"/>
    <w:rsid w:val="005C2CCC"/>
    <w:pPr>
      <w:numPr>
        <w:numId w:val="4"/>
      </w:numPr>
      <w:tabs>
        <w:tab w:val="clear" w:pos="1800"/>
        <w:tab w:val="num" w:pos="1440"/>
      </w:tabs>
      <w:spacing w:after="120"/>
      <w:ind w:left="1440" w:hanging="720"/>
    </w:pPr>
    <w:rPr>
      <w:lang w:eastAsia="en-US"/>
    </w:rPr>
  </w:style>
  <w:style w:type="paragraph" w:styleId="ListBullet2">
    <w:name w:val="List Bullet 2"/>
    <w:basedOn w:val="Normal"/>
    <w:uiPriority w:val="99"/>
    <w:rsid w:val="005C2CCC"/>
    <w:pPr>
      <w:numPr>
        <w:numId w:val="5"/>
      </w:numPr>
      <w:tabs>
        <w:tab w:val="clear" w:pos="1080"/>
        <w:tab w:val="num" w:pos="2160"/>
      </w:tabs>
      <w:spacing w:after="120"/>
      <w:ind w:left="2160" w:hanging="720"/>
    </w:pPr>
  </w:style>
  <w:style w:type="paragraph" w:styleId="ListBullet3">
    <w:name w:val="List Bullet 3"/>
    <w:basedOn w:val="Normal"/>
    <w:uiPriority w:val="99"/>
    <w:semiHidden/>
    <w:rsid w:val="005C2CCC"/>
    <w:pPr>
      <w:tabs>
        <w:tab w:val="num" w:pos="2880"/>
      </w:tabs>
      <w:ind w:left="2880" w:hanging="720"/>
    </w:pPr>
  </w:style>
  <w:style w:type="paragraph" w:styleId="ListBullet4">
    <w:name w:val="List Bullet 4"/>
    <w:basedOn w:val="Normal"/>
    <w:autoRedefine/>
    <w:uiPriority w:val="99"/>
    <w:semiHidden/>
    <w:rsid w:val="005C2CCC"/>
    <w:pPr>
      <w:tabs>
        <w:tab w:val="left" w:pos="3600"/>
      </w:tabs>
      <w:ind w:left="3600" w:hanging="720"/>
    </w:pPr>
  </w:style>
  <w:style w:type="paragraph" w:styleId="ListBullet5">
    <w:name w:val="List Bullet 5"/>
    <w:basedOn w:val="Normal"/>
    <w:autoRedefine/>
    <w:uiPriority w:val="99"/>
    <w:semiHidden/>
    <w:rsid w:val="005C2CCC"/>
    <w:pPr>
      <w:numPr>
        <w:numId w:val="6"/>
      </w:numPr>
      <w:tabs>
        <w:tab w:val="clear" w:pos="1080"/>
        <w:tab w:val="left" w:pos="4320"/>
      </w:tabs>
      <w:ind w:left="4320"/>
    </w:pPr>
  </w:style>
  <w:style w:type="paragraph" w:styleId="ListContinue">
    <w:name w:val="List Continue"/>
    <w:basedOn w:val="Normal"/>
    <w:uiPriority w:val="99"/>
    <w:semiHidden/>
    <w:rsid w:val="005C2CCC"/>
    <w:pPr>
      <w:spacing w:after="120"/>
      <w:ind w:left="360"/>
    </w:pPr>
  </w:style>
  <w:style w:type="paragraph" w:styleId="ListContinue2">
    <w:name w:val="List Continue 2"/>
    <w:basedOn w:val="Normal"/>
    <w:uiPriority w:val="99"/>
    <w:semiHidden/>
    <w:rsid w:val="005C2CCC"/>
    <w:pPr>
      <w:spacing w:after="120"/>
      <w:ind w:left="720"/>
    </w:pPr>
  </w:style>
  <w:style w:type="paragraph" w:styleId="ListContinue3">
    <w:name w:val="List Continue 3"/>
    <w:basedOn w:val="Normal"/>
    <w:uiPriority w:val="99"/>
    <w:semiHidden/>
    <w:rsid w:val="005C2CCC"/>
    <w:pPr>
      <w:spacing w:after="120"/>
      <w:ind w:left="1080"/>
    </w:pPr>
  </w:style>
  <w:style w:type="paragraph" w:styleId="ListContinue4">
    <w:name w:val="List Continue 4"/>
    <w:basedOn w:val="Normal"/>
    <w:uiPriority w:val="99"/>
    <w:semiHidden/>
    <w:rsid w:val="005C2CCC"/>
    <w:pPr>
      <w:spacing w:after="120"/>
      <w:ind w:left="1440"/>
    </w:pPr>
  </w:style>
  <w:style w:type="paragraph" w:styleId="ListContinue5">
    <w:name w:val="List Continue 5"/>
    <w:basedOn w:val="Normal"/>
    <w:uiPriority w:val="99"/>
    <w:semiHidden/>
    <w:rsid w:val="005C2CCC"/>
    <w:pPr>
      <w:spacing w:after="120"/>
      <w:ind w:left="1800"/>
    </w:pPr>
  </w:style>
  <w:style w:type="paragraph" w:styleId="ListNumber2">
    <w:name w:val="List Number 2"/>
    <w:basedOn w:val="Normal"/>
    <w:next w:val="Normal"/>
    <w:uiPriority w:val="99"/>
    <w:semiHidden/>
    <w:rsid w:val="005C2CCC"/>
    <w:pPr>
      <w:tabs>
        <w:tab w:val="left" w:pos="720"/>
      </w:tabs>
    </w:pPr>
  </w:style>
  <w:style w:type="paragraph" w:customStyle="1" w:styleId="ListNumber2-DL">
    <w:name w:val="List Number 2-DL"/>
    <w:basedOn w:val="ListNumber2"/>
    <w:next w:val="Normal"/>
    <w:uiPriority w:val="99"/>
    <w:semiHidden/>
    <w:rsid w:val="005C2CCC"/>
  </w:style>
  <w:style w:type="paragraph" w:styleId="ListNumber3">
    <w:name w:val="List Number 3"/>
    <w:basedOn w:val="Normal"/>
    <w:uiPriority w:val="99"/>
    <w:semiHidden/>
    <w:rsid w:val="005C2CCC"/>
    <w:pPr>
      <w:numPr>
        <w:numId w:val="7"/>
      </w:numPr>
      <w:tabs>
        <w:tab w:val="clear" w:pos="720"/>
        <w:tab w:val="num" w:pos="1080"/>
      </w:tabs>
      <w:ind w:left="1080" w:hanging="360"/>
    </w:pPr>
  </w:style>
  <w:style w:type="paragraph" w:styleId="ListNumber4">
    <w:name w:val="List Number 4"/>
    <w:basedOn w:val="Normal"/>
    <w:uiPriority w:val="99"/>
    <w:semiHidden/>
    <w:rsid w:val="005C2CCC"/>
    <w:pPr>
      <w:numPr>
        <w:numId w:val="8"/>
      </w:numPr>
      <w:tabs>
        <w:tab w:val="clear" w:pos="360"/>
        <w:tab w:val="num" w:pos="1440"/>
      </w:tabs>
      <w:ind w:left="1440"/>
    </w:pPr>
  </w:style>
  <w:style w:type="paragraph" w:styleId="ListNumber5">
    <w:name w:val="List Number 5"/>
    <w:basedOn w:val="Normal"/>
    <w:uiPriority w:val="99"/>
    <w:semiHidden/>
    <w:rsid w:val="005C2CCC"/>
    <w:pPr>
      <w:numPr>
        <w:numId w:val="9"/>
      </w:numPr>
      <w:tabs>
        <w:tab w:val="clear" w:pos="720"/>
        <w:tab w:val="num" w:pos="1800"/>
      </w:tabs>
      <w:ind w:left="1800"/>
    </w:pPr>
  </w:style>
  <w:style w:type="paragraph" w:styleId="MessageHeader">
    <w:name w:val="Message Header"/>
    <w:basedOn w:val="Normal"/>
    <w:link w:val="MessageHeaderChar"/>
    <w:uiPriority w:val="99"/>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rPr>
  </w:style>
  <w:style w:type="character" w:customStyle="1" w:styleId="MessageHeaderChar">
    <w:name w:val="Message Header Char"/>
    <w:link w:val="MessageHeader"/>
    <w:uiPriority w:val="99"/>
    <w:semiHidden/>
    <w:rsid w:val="00A636AF"/>
    <w:rPr>
      <w:rFonts w:ascii="Cambria" w:eastAsia="Times New Roman" w:hAnsi="Cambria" w:cs="Times New Roman"/>
      <w:color w:val="000000"/>
      <w:sz w:val="24"/>
      <w:szCs w:val="24"/>
      <w:shd w:val="pct20" w:color="auto" w:fill="auto"/>
      <w:lang w:eastAsia="ko-KR"/>
    </w:rPr>
  </w:style>
  <w:style w:type="character" w:customStyle="1" w:styleId="MTEquationSection">
    <w:name w:val="MTEquationSection"/>
    <w:uiPriority w:val="99"/>
    <w:semiHidden/>
    <w:rsid w:val="005C2CCC"/>
    <w:rPr>
      <w:rFonts w:ascii="Times New Roman" w:hAnsi="Times New Roman"/>
      <w:vanish/>
      <w:color w:val="000000"/>
      <w:sz w:val="24"/>
    </w:rPr>
  </w:style>
  <w:style w:type="paragraph" w:customStyle="1" w:styleId="Normal-SIGN3">
    <w:name w:val="Normal-SIGN3"/>
    <w:basedOn w:val="Normal-SIGN2"/>
    <w:next w:val="Normal"/>
    <w:uiPriority w:val="99"/>
    <w:semiHidden/>
    <w:rsid w:val="005C2CCC"/>
    <w:pPr>
      <w:ind w:left="1440" w:right="720"/>
    </w:pPr>
  </w:style>
  <w:style w:type="paragraph" w:styleId="NoteHeading">
    <w:name w:val="Note Heading"/>
    <w:basedOn w:val="Normal"/>
    <w:next w:val="Normal"/>
    <w:link w:val="NoteHeadingChar"/>
    <w:uiPriority w:val="99"/>
    <w:semiHidden/>
    <w:rsid w:val="005C2CCC"/>
  </w:style>
  <w:style w:type="character" w:customStyle="1" w:styleId="NoteHeadingChar">
    <w:name w:val="Note Heading Char"/>
    <w:link w:val="NoteHeading"/>
    <w:uiPriority w:val="99"/>
    <w:semiHidden/>
    <w:rsid w:val="00A636AF"/>
    <w:rPr>
      <w:rFonts w:eastAsia="Arial Unicode MS"/>
      <w:color w:val="000000"/>
      <w:sz w:val="24"/>
      <w:szCs w:val="24"/>
      <w:lang w:eastAsia="ko-KR"/>
    </w:rPr>
  </w:style>
  <w:style w:type="paragraph" w:customStyle="1" w:styleId="PageNumber1">
    <w:name w:val="Page Number1"/>
    <w:basedOn w:val="Normal"/>
    <w:next w:val="Normal"/>
    <w:uiPriority w:val="99"/>
    <w:semiHidden/>
    <w:rsid w:val="005C2CCC"/>
  </w:style>
  <w:style w:type="character" w:styleId="PageNumber">
    <w:name w:val="page number"/>
    <w:uiPriority w:val="99"/>
    <w:semiHidden/>
    <w:rsid w:val="005C2CCC"/>
    <w:rPr>
      <w:rFonts w:ascii="Times New Roman" w:hAnsi="Times New Roman" w:cs="Times New Roman"/>
      <w:color w:val="000000"/>
      <w:sz w:val="24"/>
    </w:rPr>
  </w:style>
  <w:style w:type="paragraph" w:styleId="PlainText">
    <w:name w:val="Plain Text"/>
    <w:basedOn w:val="Normal"/>
    <w:link w:val="PlainTextChar"/>
    <w:uiPriority w:val="99"/>
    <w:semiHidden/>
    <w:rsid w:val="005C2CCC"/>
    <w:rPr>
      <w:rFonts w:ascii="Courier New" w:hAnsi="Courier New"/>
      <w:sz w:val="20"/>
      <w:szCs w:val="20"/>
    </w:rPr>
  </w:style>
  <w:style w:type="character" w:customStyle="1" w:styleId="PlainTextChar">
    <w:name w:val="Plain Text Char"/>
    <w:link w:val="PlainText"/>
    <w:uiPriority w:val="99"/>
    <w:semiHidden/>
    <w:rsid w:val="00A636AF"/>
    <w:rPr>
      <w:rFonts w:ascii="Courier New" w:eastAsia="Arial Unicode MS" w:hAnsi="Courier New" w:cs="Courier New"/>
      <w:color w:val="000000"/>
      <w:sz w:val="20"/>
      <w:szCs w:val="20"/>
      <w:lang w:eastAsia="ko-KR"/>
    </w:rPr>
  </w:style>
  <w:style w:type="paragraph" w:customStyle="1" w:styleId="Quote1">
    <w:name w:val="Quote1"/>
    <w:uiPriority w:val="99"/>
    <w:rsid w:val="005C2CCC"/>
    <w:pPr>
      <w:spacing w:before="120" w:after="240"/>
      <w:ind w:left="720" w:right="720"/>
      <w:jc w:val="both"/>
    </w:pPr>
    <w:rPr>
      <w:color w:val="000000"/>
      <w:sz w:val="24"/>
    </w:rPr>
  </w:style>
  <w:style w:type="paragraph" w:styleId="Salutation">
    <w:name w:val="Salutation"/>
    <w:basedOn w:val="Normal"/>
    <w:next w:val="Normal"/>
    <w:link w:val="SalutationChar"/>
    <w:uiPriority w:val="99"/>
    <w:semiHidden/>
    <w:rsid w:val="005C2CCC"/>
  </w:style>
  <w:style w:type="character" w:customStyle="1" w:styleId="SalutationChar">
    <w:name w:val="Salutation Char"/>
    <w:link w:val="Salutation"/>
    <w:uiPriority w:val="99"/>
    <w:semiHidden/>
    <w:rsid w:val="00A636AF"/>
    <w:rPr>
      <w:rFonts w:eastAsia="Arial Unicode MS"/>
      <w:color w:val="000000"/>
      <w:sz w:val="24"/>
      <w:szCs w:val="24"/>
      <w:lang w:eastAsia="ko-KR"/>
    </w:rPr>
  </w:style>
  <w:style w:type="paragraph" w:styleId="Signature">
    <w:name w:val="Signature"/>
    <w:basedOn w:val="Normal"/>
    <w:link w:val="SignatureChar"/>
    <w:uiPriority w:val="99"/>
    <w:semiHidden/>
    <w:rsid w:val="005C2CCC"/>
    <w:pPr>
      <w:ind w:left="4320"/>
    </w:pPr>
  </w:style>
  <w:style w:type="character" w:customStyle="1" w:styleId="SignatureChar">
    <w:name w:val="Signature Char"/>
    <w:link w:val="Signature"/>
    <w:uiPriority w:val="99"/>
    <w:semiHidden/>
    <w:rsid w:val="00A636AF"/>
    <w:rPr>
      <w:rFonts w:eastAsia="Arial Unicode MS"/>
      <w:color w:val="000000"/>
      <w:sz w:val="24"/>
      <w:szCs w:val="24"/>
      <w:lang w:eastAsia="ko-KR"/>
    </w:rPr>
  </w:style>
  <w:style w:type="paragraph" w:styleId="Subtitle">
    <w:name w:val="Subtitle"/>
    <w:basedOn w:val="Normal"/>
    <w:link w:val="SubtitleChar"/>
    <w:uiPriority w:val="11"/>
    <w:qFormat/>
    <w:rsid w:val="005C2CCC"/>
    <w:pPr>
      <w:spacing w:after="60"/>
      <w:jc w:val="center"/>
      <w:outlineLvl w:val="1"/>
    </w:pPr>
    <w:rPr>
      <w:rFonts w:ascii="Cambria" w:eastAsia="Times New Roman" w:hAnsi="Cambria"/>
    </w:rPr>
  </w:style>
  <w:style w:type="character" w:customStyle="1" w:styleId="SubtitleChar">
    <w:name w:val="Subtitle Char"/>
    <w:link w:val="Subtitle"/>
    <w:uiPriority w:val="11"/>
    <w:rsid w:val="00A636AF"/>
    <w:rPr>
      <w:rFonts w:ascii="Cambria" w:eastAsia="Times New Roman" w:hAnsi="Cambria" w:cs="Times New Roman"/>
      <w:color w:val="000000"/>
      <w:sz w:val="24"/>
      <w:szCs w:val="24"/>
      <w:lang w:eastAsia="ko-KR"/>
    </w:rPr>
  </w:style>
  <w:style w:type="paragraph" w:customStyle="1" w:styleId="TableCaption">
    <w:name w:val="Table Caption"/>
    <w:basedOn w:val="FIGURECAPTION"/>
    <w:next w:val="Normal"/>
    <w:autoRedefine/>
    <w:uiPriority w:val="99"/>
    <w:rsid w:val="00B76D2C"/>
    <w:pPr>
      <w:numPr>
        <w:numId w:val="10"/>
      </w:numPr>
      <w:tabs>
        <w:tab w:val="clear" w:pos="1440"/>
        <w:tab w:val="num" w:pos="720"/>
      </w:tabs>
      <w:ind w:left="1296" w:hanging="720"/>
    </w:pPr>
  </w:style>
  <w:style w:type="paragraph" w:styleId="TableofAuthorities">
    <w:name w:val="table of authorities"/>
    <w:basedOn w:val="Normal"/>
    <w:next w:val="Normal"/>
    <w:uiPriority w:val="99"/>
    <w:semiHidden/>
    <w:rsid w:val="005C2CCC"/>
    <w:pPr>
      <w:ind w:left="240" w:hanging="240"/>
    </w:pPr>
  </w:style>
  <w:style w:type="paragraph" w:styleId="TableofFigures">
    <w:name w:val="table of figures"/>
    <w:basedOn w:val="Normal"/>
    <w:next w:val="Normal"/>
    <w:autoRedefine/>
    <w:uiPriority w:val="99"/>
    <w:rsid w:val="002A6E08"/>
    <w:pPr>
      <w:tabs>
        <w:tab w:val="left" w:pos="1440"/>
        <w:tab w:val="right" w:leader="dot" w:pos="9000"/>
      </w:tabs>
      <w:ind w:left="1440" w:hanging="1440"/>
      <w:jc w:val="left"/>
    </w:pPr>
    <w:rPr>
      <w:noProof/>
    </w:rPr>
  </w:style>
  <w:style w:type="paragraph" w:styleId="TOAHeading">
    <w:name w:val="toa heading"/>
    <w:basedOn w:val="Normal"/>
    <w:next w:val="Normal"/>
    <w:uiPriority w:val="99"/>
    <w:semiHidden/>
    <w:rsid w:val="005C2CCC"/>
    <w:pPr>
      <w:spacing w:before="120"/>
    </w:pPr>
    <w:rPr>
      <w:rFonts w:ascii="Arial" w:hAnsi="Arial"/>
      <w:b/>
    </w:rPr>
  </w:style>
  <w:style w:type="paragraph" w:styleId="TOC1">
    <w:name w:val="toc 1"/>
    <w:basedOn w:val="Normal"/>
    <w:next w:val="Normal"/>
    <w:autoRedefine/>
    <w:uiPriority w:val="39"/>
    <w:rsid w:val="005C2CCC"/>
    <w:pPr>
      <w:tabs>
        <w:tab w:val="left" w:pos="720"/>
        <w:tab w:val="right" w:leader="dot" w:pos="9000"/>
      </w:tabs>
      <w:spacing w:before="120"/>
      <w:ind w:left="720" w:hanging="720"/>
    </w:pPr>
    <w:rPr>
      <w:b/>
      <w:caps/>
      <w:noProof/>
    </w:rPr>
  </w:style>
  <w:style w:type="paragraph" w:styleId="TOC2">
    <w:name w:val="toc 2"/>
    <w:basedOn w:val="Normal"/>
    <w:next w:val="Normal"/>
    <w:autoRedefine/>
    <w:uiPriority w:val="39"/>
    <w:rsid w:val="005C2CCC"/>
    <w:pPr>
      <w:tabs>
        <w:tab w:val="left" w:pos="1440"/>
        <w:tab w:val="right" w:leader="dot" w:pos="9000"/>
      </w:tabs>
      <w:ind w:left="1440" w:hanging="720"/>
    </w:pPr>
    <w:rPr>
      <w:b/>
      <w:caps/>
      <w:noProof/>
    </w:rPr>
  </w:style>
  <w:style w:type="paragraph" w:styleId="TOC3">
    <w:name w:val="toc 3"/>
    <w:basedOn w:val="Normal"/>
    <w:next w:val="Normal"/>
    <w:autoRedefine/>
    <w:uiPriority w:val="39"/>
    <w:rsid w:val="005C2CCC"/>
    <w:pPr>
      <w:tabs>
        <w:tab w:val="left" w:pos="2160"/>
        <w:tab w:val="right" w:leader="dot" w:pos="9000"/>
      </w:tabs>
      <w:ind w:left="2160" w:hanging="720"/>
    </w:pPr>
    <w:rPr>
      <w:b/>
      <w:noProof/>
    </w:rPr>
  </w:style>
  <w:style w:type="paragraph" w:styleId="TOC4">
    <w:name w:val="toc 4"/>
    <w:basedOn w:val="Normal"/>
    <w:next w:val="Normal"/>
    <w:autoRedefine/>
    <w:uiPriority w:val="39"/>
    <w:rsid w:val="005C2CCC"/>
    <w:pPr>
      <w:tabs>
        <w:tab w:val="left" w:pos="2160"/>
        <w:tab w:val="left" w:pos="2880"/>
        <w:tab w:val="right" w:leader="dot" w:pos="9000"/>
      </w:tabs>
      <w:ind w:left="2880" w:hanging="720"/>
    </w:pPr>
    <w:rPr>
      <w:b/>
      <w:i/>
      <w:noProof/>
    </w:rPr>
  </w:style>
  <w:style w:type="paragraph" w:styleId="TOC5">
    <w:name w:val="toc 5"/>
    <w:basedOn w:val="Normal"/>
    <w:next w:val="Normal"/>
    <w:uiPriority w:val="99"/>
    <w:semiHidden/>
    <w:rsid w:val="005C2CCC"/>
    <w:pPr>
      <w:tabs>
        <w:tab w:val="left" w:pos="3600"/>
        <w:tab w:val="right" w:leader="dot" w:pos="8640"/>
      </w:tabs>
      <w:ind w:left="2880"/>
    </w:pPr>
  </w:style>
  <w:style w:type="paragraph" w:styleId="TOC6">
    <w:name w:val="toc 6"/>
    <w:basedOn w:val="Normal"/>
    <w:next w:val="Normal"/>
    <w:uiPriority w:val="99"/>
    <w:semiHidden/>
    <w:rsid w:val="005C2CCC"/>
    <w:pPr>
      <w:tabs>
        <w:tab w:val="right" w:leader="dot" w:pos="8640"/>
      </w:tabs>
      <w:ind w:left="1200"/>
    </w:pPr>
    <w:rPr>
      <w:sz w:val="18"/>
    </w:rPr>
  </w:style>
  <w:style w:type="paragraph" w:styleId="TOC7">
    <w:name w:val="toc 7"/>
    <w:basedOn w:val="Normal"/>
    <w:next w:val="Normal"/>
    <w:uiPriority w:val="99"/>
    <w:semiHidden/>
    <w:rsid w:val="005C2CCC"/>
    <w:pPr>
      <w:tabs>
        <w:tab w:val="right" w:leader="dot" w:pos="8640"/>
      </w:tabs>
      <w:ind w:left="1440"/>
    </w:pPr>
    <w:rPr>
      <w:sz w:val="18"/>
    </w:rPr>
  </w:style>
  <w:style w:type="paragraph" w:styleId="TOC8">
    <w:name w:val="toc 8"/>
    <w:basedOn w:val="Normal"/>
    <w:next w:val="Normal"/>
    <w:uiPriority w:val="99"/>
    <w:semiHidden/>
    <w:rsid w:val="005C2CCC"/>
    <w:pPr>
      <w:tabs>
        <w:tab w:val="right" w:leader="dot" w:pos="8640"/>
      </w:tabs>
      <w:ind w:left="1680"/>
    </w:pPr>
    <w:rPr>
      <w:sz w:val="18"/>
    </w:rPr>
  </w:style>
  <w:style w:type="paragraph" w:styleId="TOC9">
    <w:name w:val="toc 9"/>
    <w:basedOn w:val="Normal"/>
    <w:next w:val="Normal"/>
    <w:uiPriority w:val="99"/>
    <w:semiHidden/>
    <w:rsid w:val="005C2CCC"/>
    <w:pPr>
      <w:tabs>
        <w:tab w:val="right" w:leader="dot" w:pos="8640"/>
      </w:tabs>
      <w:ind w:left="1920"/>
    </w:pPr>
    <w:rPr>
      <w:sz w:val="18"/>
    </w:rPr>
  </w:style>
  <w:style w:type="paragraph" w:customStyle="1" w:styleId="5thOrderPara">
    <w:name w:val="5 th Order Para"/>
    <w:basedOn w:val="4thOrderPara"/>
    <w:uiPriority w:val="99"/>
    <w:rsid w:val="005C2CCC"/>
    <w:pPr>
      <w:ind w:firstLine="2160"/>
    </w:pPr>
  </w:style>
  <w:style w:type="character" w:styleId="CommentReference">
    <w:name w:val="annotation reference"/>
    <w:uiPriority w:val="99"/>
    <w:semiHidden/>
    <w:rsid w:val="005C2CCC"/>
    <w:rPr>
      <w:rFonts w:ascii="Courier New" w:hAnsi="Courier New" w:cs="Times New Roman"/>
      <w:sz w:val="16"/>
    </w:rPr>
  </w:style>
  <w:style w:type="paragraph" w:customStyle="1" w:styleId="CoverPageHeading">
    <w:name w:val="Cover Page Heading"/>
    <w:basedOn w:val="Normal"/>
    <w:next w:val="Normal"/>
    <w:uiPriority w:val="99"/>
    <w:rsid w:val="005C2CCC"/>
    <w:pPr>
      <w:spacing w:after="600"/>
      <w:jc w:val="center"/>
    </w:pPr>
    <w:rPr>
      <w:b/>
      <w:sz w:val="28"/>
    </w:rPr>
  </w:style>
  <w:style w:type="character" w:styleId="EndnoteReference">
    <w:name w:val="endnote reference"/>
    <w:uiPriority w:val="99"/>
    <w:semiHidden/>
    <w:rsid w:val="005C2CCC"/>
    <w:rPr>
      <w:rFonts w:ascii="Times New Roman" w:hAnsi="Times New Roman" w:cs="Times New Roman"/>
      <w:color w:val="000000"/>
      <w:sz w:val="24"/>
      <w:vertAlign w:val="baseline"/>
    </w:rPr>
  </w:style>
  <w:style w:type="character" w:styleId="FollowedHyperlink">
    <w:name w:val="FollowedHyperlink"/>
    <w:uiPriority w:val="99"/>
    <w:semiHidden/>
    <w:rsid w:val="005C2CCC"/>
    <w:rPr>
      <w:rFonts w:ascii="Times New Roman" w:hAnsi="Times New Roman" w:cs="Times New Roman"/>
      <w:color w:val="800080"/>
      <w:sz w:val="24"/>
      <w:u w:val="single"/>
    </w:rPr>
  </w:style>
  <w:style w:type="paragraph" w:customStyle="1" w:styleId="ListNumber2-DistList">
    <w:name w:val="List Number 2-Dist List"/>
    <w:basedOn w:val="Normal"/>
    <w:uiPriority w:val="99"/>
    <w:semiHidden/>
    <w:rsid w:val="005C2CCC"/>
    <w:pPr>
      <w:ind w:firstLine="720"/>
    </w:pPr>
  </w:style>
  <w:style w:type="paragraph" w:customStyle="1" w:styleId="BLANKPAGE">
    <w:name w:val="BLANK PAGE"/>
    <w:next w:val="Normal"/>
    <w:uiPriority w:val="99"/>
    <w:rsid w:val="005C2CCC"/>
    <w:pPr>
      <w:widowControl w:val="0"/>
      <w:spacing w:line="7120" w:lineRule="exact"/>
      <w:jc w:val="center"/>
    </w:pPr>
    <w:rPr>
      <w:color w:val="000000"/>
      <w:sz w:val="24"/>
      <w:szCs w:val="24"/>
    </w:rPr>
  </w:style>
  <w:style w:type="paragraph" w:styleId="E-mailSignature">
    <w:name w:val="E-mail Signature"/>
    <w:basedOn w:val="Normal"/>
    <w:link w:val="E-mailSignatureChar"/>
    <w:uiPriority w:val="99"/>
    <w:semiHidden/>
    <w:rsid w:val="005C2CCC"/>
  </w:style>
  <w:style w:type="character" w:customStyle="1" w:styleId="E-mailSignatureChar">
    <w:name w:val="E-mail Signature Char"/>
    <w:link w:val="E-mailSignature"/>
    <w:uiPriority w:val="99"/>
    <w:semiHidden/>
    <w:rsid w:val="00A636AF"/>
    <w:rPr>
      <w:rFonts w:eastAsia="Arial Unicode MS"/>
      <w:color w:val="000000"/>
      <w:sz w:val="24"/>
      <w:szCs w:val="24"/>
      <w:lang w:eastAsia="ko-KR"/>
    </w:rPr>
  </w:style>
  <w:style w:type="character" w:styleId="HTMLAcronym">
    <w:name w:val="HTML Acronym"/>
    <w:uiPriority w:val="99"/>
    <w:semiHidden/>
    <w:rsid w:val="005C2CCC"/>
    <w:rPr>
      <w:rFonts w:cs="Times New Roman"/>
    </w:rPr>
  </w:style>
  <w:style w:type="paragraph" w:styleId="HTMLAddress">
    <w:name w:val="HTML Address"/>
    <w:basedOn w:val="Normal"/>
    <w:link w:val="HTMLAddressChar"/>
    <w:uiPriority w:val="99"/>
    <w:semiHidden/>
    <w:rsid w:val="005C2CCC"/>
    <w:rPr>
      <w:i/>
      <w:iCs/>
    </w:rPr>
  </w:style>
  <w:style w:type="character" w:customStyle="1" w:styleId="HTMLAddressChar">
    <w:name w:val="HTML Address Char"/>
    <w:link w:val="HTMLAddress"/>
    <w:uiPriority w:val="99"/>
    <w:semiHidden/>
    <w:rsid w:val="00A636AF"/>
    <w:rPr>
      <w:rFonts w:eastAsia="Arial Unicode MS"/>
      <w:i/>
      <w:iCs/>
      <w:color w:val="000000"/>
      <w:sz w:val="24"/>
      <w:szCs w:val="24"/>
      <w:lang w:eastAsia="ko-KR"/>
    </w:rPr>
  </w:style>
  <w:style w:type="character" w:styleId="HTMLCite">
    <w:name w:val="HTML Cite"/>
    <w:uiPriority w:val="99"/>
    <w:semiHidden/>
    <w:rsid w:val="005C2CCC"/>
    <w:rPr>
      <w:rFonts w:cs="Times New Roman"/>
      <w:i/>
    </w:rPr>
  </w:style>
  <w:style w:type="character" w:styleId="HTMLCode">
    <w:name w:val="HTML Code"/>
    <w:uiPriority w:val="99"/>
    <w:semiHidden/>
    <w:rsid w:val="005C2CCC"/>
    <w:rPr>
      <w:rFonts w:ascii="Courier New" w:hAnsi="Courier New" w:cs="Times New Roman"/>
      <w:sz w:val="20"/>
    </w:rPr>
  </w:style>
  <w:style w:type="character" w:styleId="HTMLDefinition">
    <w:name w:val="HTML Definition"/>
    <w:uiPriority w:val="99"/>
    <w:semiHidden/>
    <w:rsid w:val="005C2CCC"/>
    <w:rPr>
      <w:rFonts w:cs="Times New Roman"/>
      <w:i/>
    </w:rPr>
  </w:style>
  <w:style w:type="character" w:styleId="HTMLKeyboard">
    <w:name w:val="HTML Keyboard"/>
    <w:uiPriority w:val="99"/>
    <w:semiHidden/>
    <w:rsid w:val="005C2CCC"/>
    <w:rPr>
      <w:rFonts w:ascii="Courier New" w:hAnsi="Courier New" w:cs="Times New Roman"/>
      <w:sz w:val="20"/>
    </w:rPr>
  </w:style>
  <w:style w:type="paragraph" w:styleId="HTMLPreformatted">
    <w:name w:val="HTML Preformatted"/>
    <w:basedOn w:val="Normal"/>
    <w:link w:val="HTMLPreformattedChar"/>
    <w:uiPriority w:val="99"/>
    <w:semiHidden/>
    <w:rsid w:val="005C2CCC"/>
    <w:rPr>
      <w:rFonts w:ascii="Courier New" w:hAnsi="Courier New"/>
      <w:sz w:val="20"/>
      <w:szCs w:val="20"/>
    </w:rPr>
  </w:style>
  <w:style w:type="character" w:customStyle="1" w:styleId="HTMLPreformattedChar">
    <w:name w:val="HTML Preformatted Char"/>
    <w:link w:val="HTMLPreformatted"/>
    <w:uiPriority w:val="99"/>
    <w:semiHidden/>
    <w:rsid w:val="00A636AF"/>
    <w:rPr>
      <w:rFonts w:ascii="Courier New" w:eastAsia="Arial Unicode MS" w:hAnsi="Courier New" w:cs="Courier New"/>
      <w:color w:val="000000"/>
      <w:sz w:val="20"/>
      <w:szCs w:val="20"/>
      <w:lang w:eastAsia="ko-KR"/>
    </w:rPr>
  </w:style>
  <w:style w:type="character" w:styleId="HTMLSample">
    <w:name w:val="HTML Sample"/>
    <w:uiPriority w:val="99"/>
    <w:semiHidden/>
    <w:rsid w:val="005C2CCC"/>
    <w:rPr>
      <w:rFonts w:ascii="Courier New" w:hAnsi="Courier New" w:cs="Times New Roman"/>
    </w:rPr>
  </w:style>
  <w:style w:type="character" w:styleId="HTMLTypewriter">
    <w:name w:val="HTML Typewriter"/>
    <w:uiPriority w:val="99"/>
    <w:semiHidden/>
    <w:rsid w:val="005C2CCC"/>
    <w:rPr>
      <w:rFonts w:ascii="Courier New" w:hAnsi="Courier New" w:cs="Times New Roman"/>
      <w:sz w:val="20"/>
    </w:rPr>
  </w:style>
  <w:style w:type="character" w:styleId="HTMLVariable">
    <w:name w:val="HTML Variable"/>
    <w:uiPriority w:val="99"/>
    <w:semiHidden/>
    <w:rsid w:val="005C2CCC"/>
    <w:rPr>
      <w:rFonts w:cs="Times New Roman"/>
      <w:i/>
    </w:rPr>
  </w:style>
  <w:style w:type="character" w:styleId="LineNumber">
    <w:name w:val="line number"/>
    <w:uiPriority w:val="99"/>
    <w:semiHidden/>
    <w:rsid w:val="005C2CCC"/>
    <w:rPr>
      <w:rFonts w:cs="Times New Roman"/>
    </w:rPr>
  </w:style>
  <w:style w:type="paragraph" w:customStyle="1" w:styleId="Equation">
    <w:name w:val="Equation"/>
    <w:basedOn w:val="Normal"/>
    <w:next w:val="Normal"/>
    <w:autoRedefine/>
    <w:uiPriority w:val="99"/>
    <w:rsid w:val="005C2CCC"/>
    <w:pPr>
      <w:tabs>
        <w:tab w:val="center" w:pos="4320"/>
        <w:tab w:val="right" w:pos="8640"/>
      </w:tabs>
    </w:pPr>
  </w:style>
  <w:style w:type="table" w:styleId="Table3Deffects1">
    <w:name w:val="Table 3D effects 1"/>
    <w:basedOn w:val="TableNormal"/>
    <w:uiPriority w:val="99"/>
    <w:semiHidden/>
    <w:rsid w:val="005C2CCC"/>
    <w:pPr>
      <w:jc w:val="both"/>
    </w:pPr>
    <w:rPr>
      <w:rFonts w:eastAsia="Batang"/>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5C2CCC"/>
    <w:pPr>
      <w:jc w:val="both"/>
    </w:pPr>
    <w:rPr>
      <w:rFonts w:eastAsia="Batang"/>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5C2CCC"/>
    <w:pPr>
      <w:jc w:val="both"/>
    </w:pPr>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5C2CCC"/>
    <w:pPr>
      <w:jc w:val="both"/>
    </w:pPr>
    <w:rPr>
      <w:rFonts w:eastAsia="Batang"/>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5C2CCC"/>
    <w:pPr>
      <w:jc w:val="both"/>
    </w:pPr>
    <w:rPr>
      <w:rFonts w:eastAsia="Batang"/>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5C2CCC"/>
    <w:pPr>
      <w:jc w:val="both"/>
    </w:pPr>
    <w:rPr>
      <w:rFonts w:eastAsia="Batang"/>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5C2CCC"/>
    <w:pPr>
      <w:jc w:val="both"/>
    </w:pPr>
    <w:rPr>
      <w:rFonts w:eastAsia="Batang"/>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5C2CCC"/>
    <w:pPr>
      <w:jc w:val="both"/>
    </w:pPr>
    <w:rPr>
      <w:rFonts w:eastAsia="Batang"/>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5C2CCC"/>
    <w:pPr>
      <w:jc w:val="both"/>
    </w:pPr>
    <w:rPr>
      <w:rFonts w:eastAsia="Batang"/>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5C2CCC"/>
    <w:pPr>
      <w:jc w:val="both"/>
    </w:pPr>
    <w:rPr>
      <w:rFonts w:eastAsia="Batang"/>
      <w:b/>
      <w:bC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5C2CCC"/>
    <w:pPr>
      <w:jc w:val="both"/>
    </w:pPr>
    <w:rPr>
      <w:rFonts w:eastAsia="Batang"/>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5C2CCC"/>
    <w:pPr>
      <w:jc w:val="both"/>
    </w:pPr>
    <w:rPr>
      <w:rFonts w:eastAsia="Batang"/>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5C2CCC"/>
    <w:pPr>
      <w:jc w:val="both"/>
    </w:pPr>
    <w:rPr>
      <w:rFonts w:eastAsia="Batang"/>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5C2CCC"/>
    <w:pPr>
      <w:jc w:val="both"/>
    </w:pPr>
    <w:rPr>
      <w:rFonts w:eastAsia="Batang"/>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5C2CCC"/>
    <w:pPr>
      <w:jc w:val="both"/>
    </w:pPr>
    <w:rPr>
      <w:rFonts w:eastAsia="Batang"/>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5C2CCC"/>
    <w:pPr>
      <w:jc w:val="both"/>
    </w:pPr>
    <w:rPr>
      <w:rFonts w:eastAsia="Batang"/>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5C2CCC"/>
    <w:pPr>
      <w:jc w:val="both"/>
    </w:pPr>
    <w:rPr>
      <w:rFonts w:eastAsia="Batang"/>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5C2CCC"/>
    <w:pPr>
      <w:jc w:val="both"/>
    </w:pPr>
    <w:rPr>
      <w:rFonts w:eastAsia="Batang"/>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5C2CCC"/>
    <w:pPr>
      <w:jc w:val="both"/>
    </w:pPr>
    <w:rPr>
      <w:rFonts w:eastAsia="Batang"/>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5C2CCC"/>
    <w:pPr>
      <w:jc w:val="both"/>
    </w:pPr>
    <w:rPr>
      <w:rFonts w:eastAsia="Batang"/>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5C2CCC"/>
    <w:pPr>
      <w:jc w:val="both"/>
    </w:pPr>
    <w:rPr>
      <w:rFonts w:eastAsia="Batang"/>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5C2CCC"/>
    <w:pPr>
      <w:jc w:val="both"/>
    </w:pPr>
    <w:rPr>
      <w:rFonts w:eastAsia="Batang"/>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5C2CCC"/>
    <w:pPr>
      <w:jc w:val="both"/>
    </w:pPr>
    <w:rPr>
      <w:rFonts w:eastAsia="Batang"/>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5C2CCC"/>
    <w:pPr>
      <w:jc w:val="both"/>
    </w:pPr>
    <w:rPr>
      <w:rFonts w:eastAsia="Batang"/>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5C2CCC"/>
    <w:pPr>
      <w:jc w:val="both"/>
    </w:pPr>
    <w:rPr>
      <w:rFonts w:eastAsia="Batang"/>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5C2CCC"/>
    <w:pPr>
      <w:jc w:val="both"/>
    </w:pPr>
    <w:rPr>
      <w:rFonts w:eastAsia="Batang"/>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5C2CCC"/>
    <w:pPr>
      <w:jc w:val="both"/>
    </w:pPr>
    <w:rPr>
      <w:rFonts w:eastAsia="Batang"/>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5C2CCC"/>
    <w:pPr>
      <w:jc w:val="both"/>
    </w:pPr>
    <w:rPr>
      <w:rFonts w:eastAsia="Batang"/>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5C2CCC"/>
    <w:pPr>
      <w:jc w:val="both"/>
    </w:pPr>
    <w:rPr>
      <w:rFonts w:eastAsia="Batang"/>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5C2CCC"/>
    <w:pPr>
      <w:jc w:val="both"/>
    </w:pPr>
    <w:rPr>
      <w:rFonts w:eastAsia="Batang"/>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5C2CCC"/>
    <w:pPr>
      <w:jc w:val="both"/>
    </w:pPr>
    <w:rPr>
      <w:rFonts w:eastAsia="Batang"/>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5C2CCC"/>
    <w:pPr>
      <w:jc w:val="both"/>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5C2CCC"/>
    <w:pPr>
      <w:jc w:val="both"/>
    </w:pPr>
    <w:rPr>
      <w:rFonts w:eastAsia="Batang"/>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5C2CCC"/>
    <w:pPr>
      <w:jc w:val="both"/>
    </w:pPr>
    <w:rPr>
      <w:rFonts w:eastAsia="Batang"/>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5C2CCC"/>
    <w:pPr>
      <w:jc w:val="both"/>
    </w:pPr>
    <w:rPr>
      <w:rFonts w:eastAsia="Batang"/>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2ndOrderPara">
    <w:name w:val="2nd Order Para"/>
    <w:basedOn w:val="Normal"/>
    <w:rsid w:val="00F42A4E"/>
    <w:pPr>
      <w:spacing w:before="120" w:line="360" w:lineRule="auto"/>
      <w:ind w:firstLine="720"/>
    </w:pPr>
    <w:rPr>
      <w:rFonts w:eastAsia="Times New Roman"/>
      <w:szCs w:val="20"/>
      <w:lang w:eastAsia="en-US"/>
    </w:rPr>
  </w:style>
  <w:style w:type="numbering" w:styleId="ArticleSection">
    <w:name w:val="Outline List 3"/>
    <w:basedOn w:val="NoList"/>
    <w:uiPriority w:val="99"/>
    <w:semiHidden/>
    <w:unhideWhenUsed/>
    <w:rsid w:val="00A636AF"/>
    <w:pPr>
      <w:numPr>
        <w:numId w:val="13"/>
      </w:numPr>
    </w:pPr>
  </w:style>
  <w:style w:type="paragraph" w:styleId="Quote">
    <w:name w:val="Quote"/>
    <w:basedOn w:val="Normal"/>
    <w:next w:val="Normal"/>
    <w:link w:val="QuoteChar"/>
    <w:uiPriority w:val="29"/>
    <w:qFormat/>
    <w:rsid w:val="00CC0EFC"/>
    <w:pPr>
      <w:spacing w:before="120" w:after="240"/>
      <w:ind w:left="720" w:right="720"/>
    </w:pPr>
    <w:rPr>
      <w:iCs/>
    </w:rPr>
  </w:style>
  <w:style w:type="character" w:customStyle="1" w:styleId="QuoteChar">
    <w:name w:val="Quote Char"/>
    <w:link w:val="Quote"/>
    <w:uiPriority w:val="29"/>
    <w:rsid w:val="00CC0EFC"/>
    <w:rPr>
      <w:rFonts w:eastAsia="Arial Unicode MS"/>
      <w:iCs/>
      <w:color w:val="000000"/>
      <w:sz w:val="24"/>
      <w:szCs w:val="24"/>
      <w:lang w:eastAsia="ko-KR"/>
    </w:rPr>
  </w:style>
  <w:style w:type="paragraph" w:styleId="BalloonText">
    <w:name w:val="Balloon Text"/>
    <w:basedOn w:val="Normal"/>
    <w:link w:val="BalloonTextChar"/>
    <w:locked/>
    <w:rsid w:val="004E3CD0"/>
    <w:rPr>
      <w:rFonts w:ascii="Tahoma" w:hAnsi="Tahoma"/>
      <w:sz w:val="16"/>
      <w:szCs w:val="16"/>
    </w:rPr>
  </w:style>
  <w:style w:type="character" w:customStyle="1" w:styleId="BalloonTextChar">
    <w:name w:val="Balloon Text Char"/>
    <w:link w:val="BalloonText"/>
    <w:rsid w:val="004E3CD0"/>
    <w:rPr>
      <w:rFonts w:ascii="Tahoma" w:eastAsia="Arial Unicode MS" w:hAnsi="Tahoma" w:cs="Tahoma"/>
      <w:color w:val="000000"/>
      <w:sz w:val="16"/>
      <w:szCs w:val="16"/>
      <w:lang w:eastAsia="ko-KR"/>
    </w:rPr>
  </w:style>
  <w:style w:type="paragraph" w:customStyle="1" w:styleId="Default">
    <w:name w:val="Default"/>
    <w:rsid w:val="009E105C"/>
    <w:pPr>
      <w:autoSpaceDE w:val="0"/>
      <w:autoSpaceDN w:val="0"/>
      <w:adjustRightInd w:val="0"/>
    </w:pPr>
    <w:rPr>
      <w:color w:val="000000"/>
      <w:sz w:val="24"/>
      <w:szCs w:val="24"/>
    </w:rPr>
  </w:style>
  <w:style w:type="paragraph" w:styleId="ListParagraph">
    <w:name w:val="List Paragraph"/>
    <w:basedOn w:val="Normal"/>
    <w:uiPriority w:val="34"/>
    <w:qFormat/>
    <w:rsid w:val="00B74F65"/>
    <w:pPr>
      <w:spacing w:after="200" w:line="360" w:lineRule="auto"/>
      <w:ind w:left="720"/>
      <w:contextualSpacing/>
    </w:pPr>
    <w:rPr>
      <w:rFonts w:eastAsia="Times New Roman"/>
      <w:color w:val="auto"/>
      <w:szCs w:val="22"/>
      <w:lang w:eastAsia="en-US"/>
    </w:rPr>
  </w:style>
  <w:style w:type="paragraph" w:styleId="Caption">
    <w:name w:val="caption"/>
    <w:basedOn w:val="Normal"/>
    <w:next w:val="Normal"/>
    <w:uiPriority w:val="35"/>
    <w:unhideWhenUsed/>
    <w:locked/>
    <w:rsid w:val="001A4227"/>
    <w:pPr>
      <w:spacing w:after="200"/>
      <w:jc w:val="left"/>
    </w:pPr>
    <w:rPr>
      <w:rFonts w:ascii="Calibri" w:eastAsia="Times New Roman" w:hAnsi="Calibri"/>
      <w:b/>
      <w:bCs/>
      <w:color w:val="4F81BD"/>
      <w:sz w:val="18"/>
      <w:szCs w:val="18"/>
      <w:lang w:eastAsia="en-US"/>
    </w:rPr>
  </w:style>
  <w:style w:type="paragraph" w:styleId="Bibliography">
    <w:name w:val="Bibliography"/>
    <w:basedOn w:val="Normal"/>
    <w:next w:val="Normal"/>
    <w:uiPriority w:val="37"/>
    <w:unhideWhenUsed/>
    <w:rsid w:val="00CB1D46"/>
  </w:style>
  <w:style w:type="paragraph" w:styleId="CommentSubject">
    <w:name w:val="annotation subject"/>
    <w:basedOn w:val="CommentText"/>
    <w:next w:val="CommentText"/>
    <w:link w:val="CommentSubjectChar"/>
    <w:locked/>
    <w:rsid w:val="00D960F5"/>
    <w:pPr>
      <w:spacing w:before="0" w:after="0"/>
      <w:ind w:left="0" w:right="0"/>
    </w:pPr>
    <w:rPr>
      <w:b/>
      <w:bCs/>
      <w:sz w:val="20"/>
    </w:rPr>
  </w:style>
  <w:style w:type="character" w:customStyle="1" w:styleId="CommentSubjectChar">
    <w:name w:val="Comment Subject Char"/>
    <w:basedOn w:val="CommentTextChar"/>
    <w:link w:val="CommentSubject"/>
    <w:rsid w:val="00D960F5"/>
    <w:rPr>
      <w:rFonts w:eastAsia="Arial Unicode MS"/>
      <w:b/>
      <w:bCs/>
      <w:color w:val="000000"/>
      <w:sz w:val="24"/>
      <w:lang w:eastAsia="ko-KR"/>
    </w:rPr>
  </w:style>
  <w:style w:type="paragraph" w:customStyle="1" w:styleId="Normal-1">
    <w:name w:val="Normal-1"/>
    <w:basedOn w:val="2nd3rdOrderPara"/>
    <w:link w:val="Normal-1Char"/>
    <w:qFormat/>
    <w:rsid w:val="0097715F"/>
  </w:style>
  <w:style w:type="character" w:customStyle="1" w:styleId="2nd3rdOrderParaChar">
    <w:name w:val="2nd/3rd Order Para Char"/>
    <w:basedOn w:val="DefaultParagraphFont"/>
    <w:link w:val="2nd3rdOrderPara"/>
    <w:rsid w:val="00F47B8E"/>
    <w:rPr>
      <w:rFonts w:eastAsia="Arial Unicode MS"/>
      <w:color w:val="000000"/>
      <w:sz w:val="24"/>
      <w:szCs w:val="24"/>
      <w:lang w:eastAsia="ko-KR"/>
    </w:rPr>
  </w:style>
  <w:style w:type="character" w:customStyle="1" w:styleId="Normal-1Char">
    <w:name w:val="Normal-1 Char"/>
    <w:basedOn w:val="2nd3rdOrderParaChar"/>
    <w:link w:val="Normal-1"/>
    <w:rsid w:val="00F47B8E"/>
    <w:rPr>
      <w:rFonts w:eastAsia="Arial Unicode MS"/>
      <w:color w:val="000000"/>
      <w:sz w:val="24"/>
      <w:szCs w:val="24"/>
      <w:lang w:eastAsia="ko-KR"/>
    </w:rPr>
  </w:style>
  <w:style w:type="paragraph" w:styleId="Revision">
    <w:name w:val="Revision"/>
    <w:hidden/>
    <w:uiPriority w:val="99"/>
    <w:semiHidden/>
    <w:rsid w:val="00902B4B"/>
    <w:rPr>
      <w:rFonts w:eastAsia="Arial Unicode MS"/>
      <w:color w:val="000000"/>
      <w:sz w:val="24"/>
      <w:szCs w:val="24"/>
      <w:lang w:eastAsia="ko-KR"/>
    </w:rPr>
  </w:style>
</w:styles>
</file>

<file path=word/webSettings.xml><?xml version="1.0" encoding="utf-8"?>
<w:webSettings xmlns:r="http://schemas.openxmlformats.org/officeDocument/2006/relationships" xmlns:w="http://schemas.openxmlformats.org/wordprocessingml/2006/main">
  <w:divs>
    <w:div w:id="26880716">
      <w:bodyDiv w:val="1"/>
      <w:marLeft w:val="0"/>
      <w:marRight w:val="0"/>
      <w:marTop w:val="0"/>
      <w:marBottom w:val="0"/>
      <w:divBdr>
        <w:top w:val="none" w:sz="0" w:space="0" w:color="auto"/>
        <w:left w:val="none" w:sz="0" w:space="0" w:color="auto"/>
        <w:bottom w:val="none" w:sz="0" w:space="0" w:color="auto"/>
        <w:right w:val="none" w:sz="0" w:space="0" w:color="auto"/>
      </w:divBdr>
    </w:div>
    <w:div w:id="94986716">
      <w:bodyDiv w:val="1"/>
      <w:marLeft w:val="0"/>
      <w:marRight w:val="0"/>
      <w:marTop w:val="0"/>
      <w:marBottom w:val="0"/>
      <w:divBdr>
        <w:top w:val="none" w:sz="0" w:space="0" w:color="auto"/>
        <w:left w:val="none" w:sz="0" w:space="0" w:color="auto"/>
        <w:bottom w:val="none" w:sz="0" w:space="0" w:color="auto"/>
        <w:right w:val="none" w:sz="0" w:space="0" w:color="auto"/>
      </w:divBdr>
    </w:div>
    <w:div w:id="121464018">
      <w:bodyDiv w:val="1"/>
      <w:marLeft w:val="0"/>
      <w:marRight w:val="0"/>
      <w:marTop w:val="0"/>
      <w:marBottom w:val="0"/>
      <w:divBdr>
        <w:top w:val="none" w:sz="0" w:space="0" w:color="auto"/>
        <w:left w:val="none" w:sz="0" w:space="0" w:color="auto"/>
        <w:bottom w:val="none" w:sz="0" w:space="0" w:color="auto"/>
        <w:right w:val="none" w:sz="0" w:space="0" w:color="auto"/>
      </w:divBdr>
      <w:divsChild>
        <w:div w:id="297151234">
          <w:marLeft w:val="547"/>
          <w:marRight w:val="0"/>
          <w:marTop w:val="240"/>
          <w:marBottom w:val="0"/>
          <w:divBdr>
            <w:top w:val="none" w:sz="0" w:space="0" w:color="auto"/>
            <w:left w:val="none" w:sz="0" w:space="0" w:color="auto"/>
            <w:bottom w:val="none" w:sz="0" w:space="0" w:color="auto"/>
            <w:right w:val="none" w:sz="0" w:space="0" w:color="auto"/>
          </w:divBdr>
        </w:div>
      </w:divsChild>
    </w:div>
    <w:div w:id="193882727">
      <w:bodyDiv w:val="1"/>
      <w:marLeft w:val="0"/>
      <w:marRight w:val="0"/>
      <w:marTop w:val="0"/>
      <w:marBottom w:val="0"/>
      <w:divBdr>
        <w:top w:val="none" w:sz="0" w:space="0" w:color="auto"/>
        <w:left w:val="none" w:sz="0" w:space="0" w:color="auto"/>
        <w:bottom w:val="none" w:sz="0" w:space="0" w:color="auto"/>
        <w:right w:val="none" w:sz="0" w:space="0" w:color="auto"/>
      </w:divBdr>
    </w:div>
    <w:div w:id="286084704">
      <w:bodyDiv w:val="1"/>
      <w:marLeft w:val="0"/>
      <w:marRight w:val="0"/>
      <w:marTop w:val="0"/>
      <w:marBottom w:val="0"/>
      <w:divBdr>
        <w:top w:val="none" w:sz="0" w:space="0" w:color="auto"/>
        <w:left w:val="none" w:sz="0" w:space="0" w:color="auto"/>
        <w:bottom w:val="none" w:sz="0" w:space="0" w:color="auto"/>
        <w:right w:val="none" w:sz="0" w:space="0" w:color="auto"/>
      </w:divBdr>
    </w:div>
    <w:div w:id="388386443">
      <w:bodyDiv w:val="1"/>
      <w:marLeft w:val="0"/>
      <w:marRight w:val="0"/>
      <w:marTop w:val="0"/>
      <w:marBottom w:val="0"/>
      <w:divBdr>
        <w:top w:val="none" w:sz="0" w:space="0" w:color="auto"/>
        <w:left w:val="none" w:sz="0" w:space="0" w:color="auto"/>
        <w:bottom w:val="none" w:sz="0" w:space="0" w:color="auto"/>
        <w:right w:val="none" w:sz="0" w:space="0" w:color="auto"/>
      </w:divBdr>
      <w:divsChild>
        <w:div w:id="452215975">
          <w:marLeft w:val="547"/>
          <w:marRight w:val="0"/>
          <w:marTop w:val="400"/>
          <w:marBottom w:val="0"/>
          <w:divBdr>
            <w:top w:val="none" w:sz="0" w:space="0" w:color="auto"/>
            <w:left w:val="none" w:sz="0" w:space="0" w:color="auto"/>
            <w:bottom w:val="none" w:sz="0" w:space="0" w:color="auto"/>
            <w:right w:val="none" w:sz="0" w:space="0" w:color="auto"/>
          </w:divBdr>
        </w:div>
        <w:div w:id="1714815437">
          <w:marLeft w:val="547"/>
          <w:marRight w:val="0"/>
          <w:marTop w:val="400"/>
          <w:marBottom w:val="0"/>
          <w:divBdr>
            <w:top w:val="none" w:sz="0" w:space="0" w:color="auto"/>
            <w:left w:val="none" w:sz="0" w:space="0" w:color="auto"/>
            <w:bottom w:val="none" w:sz="0" w:space="0" w:color="auto"/>
            <w:right w:val="none" w:sz="0" w:space="0" w:color="auto"/>
          </w:divBdr>
        </w:div>
        <w:div w:id="1839611327">
          <w:marLeft w:val="547"/>
          <w:marRight w:val="0"/>
          <w:marTop w:val="400"/>
          <w:marBottom w:val="0"/>
          <w:divBdr>
            <w:top w:val="none" w:sz="0" w:space="0" w:color="auto"/>
            <w:left w:val="none" w:sz="0" w:space="0" w:color="auto"/>
            <w:bottom w:val="none" w:sz="0" w:space="0" w:color="auto"/>
            <w:right w:val="none" w:sz="0" w:space="0" w:color="auto"/>
          </w:divBdr>
        </w:div>
      </w:divsChild>
    </w:div>
    <w:div w:id="786464251">
      <w:bodyDiv w:val="1"/>
      <w:marLeft w:val="0"/>
      <w:marRight w:val="0"/>
      <w:marTop w:val="0"/>
      <w:marBottom w:val="0"/>
      <w:divBdr>
        <w:top w:val="none" w:sz="0" w:space="0" w:color="auto"/>
        <w:left w:val="none" w:sz="0" w:space="0" w:color="auto"/>
        <w:bottom w:val="none" w:sz="0" w:space="0" w:color="auto"/>
        <w:right w:val="none" w:sz="0" w:space="0" w:color="auto"/>
      </w:divBdr>
      <w:divsChild>
        <w:div w:id="9071201">
          <w:marLeft w:val="907"/>
          <w:marRight w:val="0"/>
          <w:marTop w:val="120"/>
          <w:marBottom w:val="0"/>
          <w:divBdr>
            <w:top w:val="none" w:sz="0" w:space="0" w:color="auto"/>
            <w:left w:val="none" w:sz="0" w:space="0" w:color="auto"/>
            <w:bottom w:val="none" w:sz="0" w:space="0" w:color="auto"/>
            <w:right w:val="none" w:sz="0" w:space="0" w:color="auto"/>
          </w:divBdr>
        </w:div>
        <w:div w:id="1298800630">
          <w:marLeft w:val="547"/>
          <w:marRight w:val="0"/>
          <w:marTop w:val="400"/>
          <w:marBottom w:val="0"/>
          <w:divBdr>
            <w:top w:val="none" w:sz="0" w:space="0" w:color="auto"/>
            <w:left w:val="none" w:sz="0" w:space="0" w:color="auto"/>
            <w:bottom w:val="none" w:sz="0" w:space="0" w:color="auto"/>
            <w:right w:val="none" w:sz="0" w:space="0" w:color="auto"/>
          </w:divBdr>
        </w:div>
        <w:div w:id="2124491489">
          <w:marLeft w:val="907"/>
          <w:marRight w:val="0"/>
          <w:marTop w:val="120"/>
          <w:marBottom w:val="0"/>
          <w:divBdr>
            <w:top w:val="none" w:sz="0" w:space="0" w:color="auto"/>
            <w:left w:val="none" w:sz="0" w:space="0" w:color="auto"/>
            <w:bottom w:val="none" w:sz="0" w:space="0" w:color="auto"/>
            <w:right w:val="none" w:sz="0" w:space="0" w:color="auto"/>
          </w:divBdr>
        </w:div>
      </w:divsChild>
    </w:div>
    <w:div w:id="1056587466">
      <w:bodyDiv w:val="1"/>
      <w:marLeft w:val="0"/>
      <w:marRight w:val="0"/>
      <w:marTop w:val="0"/>
      <w:marBottom w:val="0"/>
      <w:divBdr>
        <w:top w:val="none" w:sz="0" w:space="0" w:color="auto"/>
        <w:left w:val="none" w:sz="0" w:space="0" w:color="auto"/>
        <w:bottom w:val="none" w:sz="0" w:space="0" w:color="auto"/>
        <w:right w:val="none" w:sz="0" w:space="0" w:color="auto"/>
      </w:divBdr>
    </w:div>
    <w:div w:id="1253972835">
      <w:bodyDiv w:val="1"/>
      <w:marLeft w:val="0"/>
      <w:marRight w:val="0"/>
      <w:marTop w:val="0"/>
      <w:marBottom w:val="0"/>
      <w:divBdr>
        <w:top w:val="none" w:sz="0" w:space="0" w:color="auto"/>
        <w:left w:val="none" w:sz="0" w:space="0" w:color="auto"/>
        <w:bottom w:val="none" w:sz="0" w:space="0" w:color="auto"/>
        <w:right w:val="none" w:sz="0" w:space="0" w:color="auto"/>
      </w:divBdr>
    </w:div>
    <w:div w:id="1428766159">
      <w:bodyDiv w:val="1"/>
      <w:marLeft w:val="0"/>
      <w:marRight w:val="0"/>
      <w:marTop w:val="0"/>
      <w:marBottom w:val="0"/>
      <w:divBdr>
        <w:top w:val="none" w:sz="0" w:space="0" w:color="auto"/>
        <w:left w:val="none" w:sz="0" w:space="0" w:color="auto"/>
        <w:bottom w:val="none" w:sz="0" w:space="0" w:color="auto"/>
        <w:right w:val="none" w:sz="0" w:space="0" w:color="auto"/>
      </w:divBdr>
      <w:divsChild>
        <w:div w:id="74325675">
          <w:marLeft w:val="907"/>
          <w:marRight w:val="0"/>
          <w:marTop w:val="120"/>
          <w:marBottom w:val="0"/>
          <w:divBdr>
            <w:top w:val="none" w:sz="0" w:space="0" w:color="auto"/>
            <w:left w:val="none" w:sz="0" w:space="0" w:color="auto"/>
            <w:bottom w:val="none" w:sz="0" w:space="0" w:color="auto"/>
            <w:right w:val="none" w:sz="0" w:space="0" w:color="auto"/>
          </w:divBdr>
        </w:div>
        <w:div w:id="387843951">
          <w:marLeft w:val="907"/>
          <w:marRight w:val="0"/>
          <w:marTop w:val="120"/>
          <w:marBottom w:val="0"/>
          <w:divBdr>
            <w:top w:val="none" w:sz="0" w:space="0" w:color="auto"/>
            <w:left w:val="none" w:sz="0" w:space="0" w:color="auto"/>
            <w:bottom w:val="none" w:sz="0" w:space="0" w:color="auto"/>
            <w:right w:val="none" w:sz="0" w:space="0" w:color="auto"/>
          </w:divBdr>
        </w:div>
        <w:div w:id="727190512">
          <w:marLeft w:val="907"/>
          <w:marRight w:val="0"/>
          <w:marTop w:val="120"/>
          <w:marBottom w:val="0"/>
          <w:divBdr>
            <w:top w:val="none" w:sz="0" w:space="0" w:color="auto"/>
            <w:left w:val="none" w:sz="0" w:space="0" w:color="auto"/>
            <w:bottom w:val="none" w:sz="0" w:space="0" w:color="auto"/>
            <w:right w:val="none" w:sz="0" w:space="0" w:color="auto"/>
          </w:divBdr>
        </w:div>
        <w:div w:id="834883079">
          <w:marLeft w:val="547"/>
          <w:marRight w:val="0"/>
          <w:marTop w:val="400"/>
          <w:marBottom w:val="0"/>
          <w:divBdr>
            <w:top w:val="none" w:sz="0" w:space="0" w:color="auto"/>
            <w:left w:val="none" w:sz="0" w:space="0" w:color="auto"/>
            <w:bottom w:val="none" w:sz="0" w:space="0" w:color="auto"/>
            <w:right w:val="none" w:sz="0" w:space="0" w:color="auto"/>
          </w:divBdr>
        </w:div>
        <w:div w:id="1340235839">
          <w:marLeft w:val="907"/>
          <w:marRight w:val="0"/>
          <w:marTop w:val="120"/>
          <w:marBottom w:val="0"/>
          <w:divBdr>
            <w:top w:val="none" w:sz="0" w:space="0" w:color="auto"/>
            <w:left w:val="none" w:sz="0" w:space="0" w:color="auto"/>
            <w:bottom w:val="none" w:sz="0" w:space="0" w:color="auto"/>
            <w:right w:val="none" w:sz="0" w:space="0" w:color="auto"/>
          </w:divBdr>
        </w:div>
        <w:div w:id="1911575093">
          <w:marLeft w:val="907"/>
          <w:marRight w:val="0"/>
          <w:marTop w:val="120"/>
          <w:marBottom w:val="0"/>
          <w:divBdr>
            <w:top w:val="none" w:sz="0" w:space="0" w:color="auto"/>
            <w:left w:val="none" w:sz="0" w:space="0" w:color="auto"/>
            <w:bottom w:val="none" w:sz="0" w:space="0" w:color="auto"/>
            <w:right w:val="none" w:sz="0" w:space="0" w:color="auto"/>
          </w:divBdr>
        </w:div>
        <w:div w:id="2000377020">
          <w:marLeft w:val="907"/>
          <w:marRight w:val="0"/>
          <w:marTop w:val="120"/>
          <w:marBottom w:val="0"/>
          <w:divBdr>
            <w:top w:val="none" w:sz="0" w:space="0" w:color="auto"/>
            <w:left w:val="none" w:sz="0" w:space="0" w:color="auto"/>
            <w:bottom w:val="none" w:sz="0" w:space="0" w:color="auto"/>
            <w:right w:val="none" w:sz="0" w:space="0" w:color="auto"/>
          </w:divBdr>
        </w:div>
      </w:divsChild>
    </w:div>
    <w:div w:id="1920402291">
      <w:bodyDiv w:val="1"/>
      <w:marLeft w:val="0"/>
      <w:marRight w:val="0"/>
      <w:marTop w:val="0"/>
      <w:marBottom w:val="0"/>
      <w:divBdr>
        <w:top w:val="none" w:sz="0" w:space="0" w:color="auto"/>
        <w:left w:val="none" w:sz="0" w:space="0" w:color="auto"/>
        <w:bottom w:val="none" w:sz="0" w:space="0" w:color="auto"/>
        <w:right w:val="none" w:sz="0" w:space="0" w:color="auto"/>
      </w:divBdr>
    </w:div>
    <w:div w:id="1967002178">
      <w:bodyDiv w:val="1"/>
      <w:marLeft w:val="0"/>
      <w:marRight w:val="0"/>
      <w:marTop w:val="0"/>
      <w:marBottom w:val="0"/>
      <w:divBdr>
        <w:top w:val="none" w:sz="0" w:space="0" w:color="auto"/>
        <w:left w:val="none" w:sz="0" w:space="0" w:color="auto"/>
        <w:bottom w:val="none" w:sz="0" w:space="0" w:color="auto"/>
        <w:right w:val="none" w:sz="0" w:space="0" w:color="auto"/>
      </w:divBdr>
    </w:div>
    <w:div w:id="2028093608">
      <w:marLeft w:val="0"/>
      <w:marRight w:val="0"/>
      <w:marTop w:val="0"/>
      <w:marBottom w:val="0"/>
      <w:divBdr>
        <w:top w:val="none" w:sz="0" w:space="0" w:color="auto"/>
        <w:left w:val="none" w:sz="0" w:space="0" w:color="auto"/>
        <w:bottom w:val="none" w:sz="0" w:space="0" w:color="auto"/>
        <w:right w:val="none" w:sz="0" w:space="0" w:color="auto"/>
      </w:divBdr>
    </w:div>
    <w:div w:id="21200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Mol09</b:Tag>
    <b:SourceType>Misc</b:SourceType>
    <b:Guid>{F38151BD-2DA5-42E5-AF23-45508075D5BB}</b:Guid>
    <b:Author>
      <b:Author>
        <b:NameList>
          <b:Person>
            <b:Last>Molitoris</b:Last>
            <b:First>Heather</b:First>
          </b:Person>
          <b:Person>
            <b:Last>Hicks</b:Last>
            <b:First>Daniel</b:First>
          </b:Person>
        </b:NameList>
      </b:Author>
    </b:Author>
    <b:Title>System Engineering approach to assessing Integrated Survivability</b:Title>
    <b:Year>2009</b:Year>
    <b:Publisher>US Army RDECOM-TARDEC</b:Publisher>
    <b:City>Warren</b:City>
    <b:Month>August</b:Month>
    <b:StateProvince>MI</b:StateProvince>
    <b:CountryRegion>USA</b:CountryRegion>
    <b:RefOrder>7</b:RefOrder>
  </b:Source>
  <b:Source>
    <b:Tag>Kel11</b:Tag>
    <b:SourceType>Report</b:SourceType>
    <b:Guid>{1858325A-10E8-47F3-A98E-6793F18D3E5A}</b:Guid>
    <b:Author>
      <b:Author>
        <b:NameList>
          <b:Person>
            <b:Last>Kelly</b:Last>
            <b:First>Terrence</b:First>
            <b:Middle>K.</b:Middle>
          </b:Person>
          <b:Person>
            <b:Last>Landree</b:Last>
            <b:First>Eric</b:First>
          </b:Person>
          <b:Person>
            <b:Last>Peters</b:Last>
            <b:First>John</b:First>
            <b:Middle>E</b:Middle>
          </b:Person>
          <b:Person>
            <b:Last>Steeb</b:Last>
            <b:First>Randall</b:First>
          </b:Person>
          <b:Person>
            <b:Last>Moore</b:Last>
            <b:First>Louis</b:First>
            <b:Middle>R</b:Middle>
          </b:Person>
          <b:Person>
            <b:Last>Martin</b:Last>
            <b:First>Aaron</b:First>
          </b:Person>
        </b:NameList>
      </b:Author>
    </b:Author>
    <b:Title>The U.S. Combat and Tactical Wheeled Vehicle Fleets</b:Title>
    <b:Year>2011</b:Year>
    <b:Publisher>RAND Corporation</b:Publisher>
    <b:City>Arlington VA</b:City>
    <b:Institution>National Defense Research Institute,</b:Institution>
    <b:Pages>181</b:Pages>
    <b:StandardNumber>978-0-8330-5173-8</b:StandardNumber>
    <b:Medium>PDF</b:Medium>
    <b:RefOrder>30</b:RefOrder>
  </b:Source>
  <b:Source>
    <b:Tag>Mai04</b:Tag>
    <b:SourceType>ArticleInAPeriodical</b:SourceType>
    <b:Guid>{D7834F3C-3B2E-42CE-8836-ABD05A288025}</b:Guid>
    <b:Title>Alternative Approaches to Army Transformation</b:Title>
    <b:Year>2004</b:Year>
    <b:Publisher>National Defense University Center for Technology and National Security Policy</b:Publisher>
    <b:City>Washington DC</b:City>
    <b:Author>
      <b:Author>
        <b:NameList>
          <b:Person>
            <b:Last>Mait</b:Last>
            <b:First>Joseph</b:First>
            <b:Middle>N.</b:Middle>
          </b:Person>
          <b:Person>
            <b:Last>Kugler</b:Last>
            <b:Middle>L</b:Middle>
            <b:First>Richard</b:First>
          </b:Person>
        </b:NameList>
      </b:Author>
    </b:Author>
    <b:PeriodicalTitle>Defense Horizons</b:PeriodicalTitle>
    <b:Month>July</b:Month>
    <b:Pages>9</b:Pages>
    <b:RefOrder>5</b:RefOrder>
  </b:Source>
  <b:Source>
    <b:Tag>Kem12</b:Tag>
    <b:SourceType>JournalArticle</b:SourceType>
    <b:Guid>{57A82989-CF28-4BCB-8CE2-BB14E679FD04}</b:Guid>
    <b:Author>
      <b:Author>
        <b:NameList>
          <b:Person>
            <b:Last>Kempinski</b:Last>
            <b:First>Bernard</b:First>
          </b:Person>
          <b:Person>
            <b:Last>Murphy</b:Last>
            <b:First>Christopher</b:First>
          </b:Person>
        </b:NameList>
      </b:Author>
    </b:Author>
    <b:Title>Technical Challenges of the U.S. Army’s Ground Combat Vehicle Program</b:Title>
    <b:Year>2012</b:Year>
    <b:City>Washington DC</b:City>
    <b:Publisher>Congressional Budget Office</b:Publisher>
    <b:JournalName>Working Paper Series Congressional Budget Office</b:JournalName>
    <b:Pages>64</b:Pages>
    <b:Month>November</b:Month>
    <b:Medium>PDF</b:Medium>
    <b:RefOrder>2</b:RefOrder>
  </b:Source>
  <b:Source>
    <b:Tag>Tre</b:Tag>
    <b:SourceType>Misc</b:SourceType>
    <b:Guid>{E376FDD2-A390-4B72-AE8D-323975C43491}</b:Guid>
    <b:Title>New Approach for the Development of Specifications for a Future Ground Combat Vehicle</b:Title>
    <b:City>Monterey</b:City>
    <b:Publisher>Naval Postgraduate School</b:Publisher>
    <b:Author>
      <b:Author>
        <b:NameList>
          <b:Person>
            <b:Last>Treml</b:Last>
            <b:First>Tobias</b:First>
          </b:Person>
        </b:NameList>
      </b:Author>
    </b:Author>
    <b:StateProvince>CA</b:StateProvince>
    <b:CountryRegion>USA</b:CountryRegion>
    <b:RefOrder>17</b:RefOrder>
  </b:Source>
  <b:Source>
    <b:Tag>Hau02</b:Tag>
    <b:SourceType>Report</b:SourceType>
    <b:Guid>{9D981347-B8E3-48BE-B9BD-22537FCDCEC3}</b:Guid>
    <b:Author>
      <b:Author>
        <b:NameList>
          <b:Person>
            <b:Last>Haulman</b:Last>
            <b:First>Dr.</b:First>
            <b:Middle>Daniel L.</b:Middle>
          </b:Person>
        </b:NameList>
      </b:Author>
    </b:Author>
    <b:Title>NO CONTEST: AERIAL COMBAT IN THE 1990s</b:Title>
    <b:Year>2002</b:Year>
    <b:Publisher>U. S. Air Force Historical Research Agency</b:Publisher>
    <b:City>Maxwell AFB, AL</b:City>
    <b:RefOrder>4</b:RefOrder>
  </b:Source>
  <b:Source>
    <b:Tag>Her08</b:Tag>
    <b:SourceType>Report</b:SourceType>
    <b:Guid>{6508A0AA-9AD1-4E21-A605-D4562371E67C}</b:Guid>
    <b:Author>
      <b:Author>
        <b:NameList>
          <b:Person>
            <b:Last>Hernandez</b:Last>
            <b:First>Alejandro</b:First>
            <b:Middle>S.</b:Middle>
          </b:Person>
        </b:NameList>
      </b:Author>
    </b:Author>
    <b:Title>Breaking barriers to design dimensions in nearly orthogonal Latin hypercubes</b:Title>
    <b:Year>2008</b:Year>
    <b:City>Monterey California</b:City>
    <b:Publisher>Naval Postgraduate School</b:Publisher>
    <b:Pages>158</b:Pages>
    <b:ThesisType>dissertation</b:ThesisType>
    <b:Medium>PDF</b:Medium>
    <b:YearAccessed>2013</b:YearAccessed>
    <b:MonthAccessed>April</b:MonthAccessed>
    <b:DayAccessed>1</b:DayAccessed>
    <b:URL>http://www.dtic.mil/cgi-bin/GetTRDoc?AD=ADA494168</b:URL>
    <b:RefOrder>21</b:RefOrder>
  </b:Source>
  <b:Source>
    <b:Tag>SAS13</b:Tag>
    <b:SourceType>InternetSite</b:SourceType>
    <b:Guid>{42BBAB0E-178F-4611-A0FB-E1ADCCB236A9}</b:Guid>
    <b:Title>JMP</b:Title>
    <b:Year>2013</b:Year>
    <b:Author>
      <b:Author>
        <b:Corporate>SAS Institute Inc</b:Corporate>
      </b:Author>
    </b:Author>
    <b:InternetSiteTitle>JMP statistical discovery from SAS</b:InternetSiteTitle>
    <b:Month>April</b:Month>
    <b:Day>1</b:Day>
    <b:URL>http://www.jmp.com/</b:URL>
    <b:YearAccessed>2013</b:YearAccessed>
    <b:MonthAccessed>April</b:MonthAccessed>
    <b:DayAccessed>1</b:DayAccessed>
    <b:Medium>website</b:Medium>
    <b:RefOrder>22</b:RefOrder>
  </b:Source>
  <b:Source>
    <b:Tag>SAS131</b:Tag>
    <b:SourceType>InternetSite</b:SourceType>
    <b:Guid>{76FD9CE6-889F-4480-87A9-C5CEA9A01A96}</b:Guid>
    <b:Author>
      <b:Author>
        <b:Corporate>SAS Institute Inc.</b:Corporate>
      </b:Author>
    </b:Author>
    <b:Title>capabilities index-principal components</b:Title>
    <b:InternetSiteTitle>JMP</b:InternetSiteTitle>
    <b:Year>2013</b:Year>
    <b:Month>April</b:Month>
    <b:Day>1</b:Day>
    <b:URL>http://www.jmp.com/capabilities/Principal_Components.shtml</b:URL>
    <b:YearAccessed>2013</b:YearAccessed>
    <b:MonthAccessed>April</b:MonthAccessed>
    <b:DayAccessed>1</b:DayAccessed>
    <b:Medium>website</b:Medium>
    <b:RefOrder>23</b:RefOrder>
  </b:Source>
  <b:Source>
    <b:Tag>McI07</b:Tag>
    <b:SourceType>ConferenceProceedings</b:SourceType>
    <b:Guid>{31097247-BE2D-4875-94C0-1914E7E2129C}</b:Guid>
    <b:Title>Recent Developments in the MANA Agent-based Model</b:Title>
    <b:Year>2007</b:Year>
    <b:Pages>38-39</b:Pages>
    <b:Author>
      <b:Author>
        <b:NameList>
          <b:Person>
            <b:Last>McIntosh</b:Last>
            <b:First>Gregory</b:First>
            <b:Middle>C.</b:Middle>
          </b:Person>
          <b:Person>
            <b:Last>Galligan</b:Last>
            <b:Middle>P</b:Middle>
            <b:First>David</b:First>
          </b:Person>
          <b:Person>
            <b:Last>Anderson</b:Last>
            <b:Middle>A</b:Middle>
            <b:First>Mark</b:First>
          </b:Person>
          <b:Person>
            <b:Last>Lauren</b:Last>
            <b:Middle>K</b:Middle>
            <b:First>Michael</b:First>
          </b:Person>
        </b:NameList>
      </b:Author>
    </b:Author>
    <b:ConferenceName>Scythe - Workshop 13</b:ConferenceName>
    <b:City>Singapore</b:City>
    <b:Publisher> International Data Farming Community</b:Publisher>
    <b:Medium>PDF</b:Medium>
    <b:YearAccessed>2003</b:YearAccessed>
    <b:MonthAccessed>April</b:MonthAccessed>
    <b:DayAccessed>1</b:DayAccessed>
    <b:URL>http://harvest.nps.edu/scythe/Issue1/scythe_1_1.pdf</b:URL>
    <b:RefOrder>15</b:RefOrder>
  </b:Source>
  <b:Source>
    <b:Tag>Ped98</b:Tag>
    <b:SourceType>Report</b:SourceType>
    <b:Guid>{1DA34EAA-5A74-4E90-B029-F25995CDE0CA}</b:Guid>
    <b:Author>
      <b:Author>
        <b:NameList>
          <b:Person>
            <b:Last>Pederson</b:Last>
            <b:First>Robert</b:First>
            <b:Middle>B.</b:Middle>
          </b:Person>
        </b:NameList>
      </b:Author>
    </b:Author>
    <b:Title>A Study of Combined Arms Warfare by Alexander the Great</b:Title>
    <b:Pages>136</b:Pages>
    <b:Year>1998</b:Year>
    <b:City>Fort Leavenworth, KS</b:City>
    <b:Publisher>U.S. Army Command and General Staff College</b:Publisher>
    <b:ThesisType>Thesis</b:ThesisType>
    <b:Medium>PDF</b:Medium>
    <b:YearAccessed>2013</b:YearAccessed>
    <b:MonthAccessed>February</b:MonthAccessed>
    <b:DayAccessed>3</b:DayAccessed>
    <b:URL>http://www.dtic.mil/dtic/tr/fulltext/u2/a350056.pdf</b:URL>
    <b:RefOrder>3</b:RefOrder>
  </b:Source>
  <b:Source>
    <b:Tag>Bla11</b:Tag>
    <b:SourceType>Book</b:SourceType>
    <b:Guid>{AAD36668-6EF9-475E-AAF8-705C804C50A2}</b:Guid>
    <b:Title>Systems Engineering and Analysis</b:Title>
    <b:Pages>789</b:Pages>
    <b:Year>2011</b:Year>
    <b:City>Upper Saddle River</b:City>
    <b:Publisher>Prentice-Hall</b:Publisher>
    <b:Author>
      <b:Author>
        <b:NameList>
          <b:Person>
            <b:Last>Blanchard</b:Last>
            <b:First>Benjamin</b:First>
          </b:Person>
          <b:Person>
            <b:Last>Fabrycky</b:Last>
            <b:First>Wolter</b:First>
          </b:Person>
        </b:NameList>
      </b:Author>
    </b:Author>
    <b:StateProvince>New Jersey</b:StateProvince>
    <b:CountryRegion>USA</b:CountryRegion>
    <b:Edition>5th</b:Edition>
    <b:Medium>hard copy</b:Medium>
    <b:YearAccessed>2012</b:YearAccessed>
    <b:RefOrder>18</b:RefOrder>
  </b:Source>
  <b:Source>
    <b:Tag>ADR12</b:Tag>
    <b:SourceType>Report</b:SourceType>
    <b:Guid>{277CBF95-2483-49FE-A9A7-0C279F532071}</b:Guid>
    <b:Title>ADRP 3-0 Unified Land Operations</b:Title>
    <b:Year>2012</b:Year>
    <b:Publisher>Headquarters, Department of the Army</b:Publisher>
    <b:City>Washington DC</b:City>
    <b:Pages>76</b:Pages>
    <b:Medium>PDF</b:Medium>
    <b:YearAccessed>2013</b:YearAccessed>
    <b:MonthAccessed>January</b:MonthAccessed>
    <b:DayAccessed>11</b:DayAccessed>
    <b:RefOrder>16</b:RefOrder>
  </b:Source>
  <b:Source>
    <b:Tag>Dir08</b:Tag>
    <b:SourceType>Report</b:SourceType>
    <b:Guid>{6D90ACDD-2849-4207-A56D-21F37C73403E}</b:Guid>
    <b:Title>Systems Engineering Guide for Systems of Systems</b:Title>
    <b:Year>2008</b:Year>
    <b:Publisher>Director, Systems and Software Engineering, Office of the Secretary of Defense</b:Publisher>
    <b:City>Washington DC</b:City>
    <b:Department>Office of the Under Secretary of Defense (Acquisition and Technology)</b:Department>
    <b:Institution>Office of the Under Secretary of Defense</b:Institution>
    <b:Pages>148</b:Pages>
    <b:Medium>PDF</b:Medium>
    <b:RefOrder>14</b:RefOrder>
  </b:Source>
  <b:Source>
    <b:Tag>Dep13</b:Tag>
    <b:SourceType>Report</b:SourceType>
    <b:Guid>{52175752-A8B1-481F-BF89-02C916128DDE}</b:Guid>
    <b:Title>Army Equipment Modernization Strategy</b:Title>
    <b:Year>2013</b:Year>
    <b:Pages>44</b:Pages>
    <b:Publisher>Department of the Army Office of the Deputy Chief of Staff, G-8 Future Force Division (FDF)</b:Publisher>
    <b:City>Washington DC</b:City>
    <b:Department>Future Force Division (FDF)</b:Department>
    <b:Medium>PDF</b:Medium>
    <b:RefOrder>8</b:RefOrder>
  </b:Source>
  <b:Source>
    <b:Tag>USA10</b:Tag>
    <b:SourceType>Report</b:SourceType>
    <b:Guid>{36864BAE-3013-4CBF-9016-8E281C571D68}</b:Guid>
    <b:Title>TRADOC Pam 525-3-1 THE ARMY OPERATING CONCEPT</b:Title>
    <b:Year>2010</b:Year>
    <b:City>Fort Monroe VA</b:City>
    <b:Publisher>U. S. Army Training and Doctrine Command, Department of the Army</b:Publisher>
    <b:Department>United States Army Training adn Doctrine Command</b:Department>
    <b:Pages>69</b:Pages>
    <b:Medium>PDF</b:Medium>
    <b:RefOrder>31</b:RefOrder>
  </b:Source>
  <b:Source>
    <b:Tag>FM300</b:Tag>
    <b:SourceType>Book</b:SourceType>
    <b:Guid>{32A8C356-4EFB-489B-91A9-16763D3FC901}</b:Guid>
    <b:Title>FM 3-21.31 The Stryker Brigade Combat Team</b:Title>
    <b:Year>2003</b:Year>
    <b:City>Washington DC</b:City>
    <b:Publisher>US Army Infantry School, Department of the Army</b:Publisher>
    <b:CountryRegion>USA</b:CountryRegion>
    <b:Pages>484</b:Pages>
    <b:Medium>PDF</b:Medium>
    <b:RefOrder>6</b:RefOrder>
  </b:Source>
  <b:Source>
    <b:Tag>FM707</b:Tag>
    <b:SourceType>Report</b:SourceType>
    <b:Guid>{DDD4E5C2-C25A-4BD6-8E48-39906030C982}</b:Guid>
    <b:Title>FM 7– 100.4 OPFOR Opposing Force Organization Guide</b:Title>
    <b:Year>2007</b:Year>
    <b:Publisher>Headquarters Department of the Army</b:Publisher>
    <b:City>Washington DC</b:City>
    <b:RefOrder>19</b:RefOrder>
  </b:Source>
  <b:Source>
    <b:Tag>Placeholder1</b:Tag>
    <b:SourceType>Report</b:SourceType>
    <b:Guid>{7F6F7D85-9116-4381-86FC-7D9DFEB93A47}</b:Guid>
    <b:Author>
      <b:Author>
        <b:Corporate>Department of the Army Office of the Deputy Chief of Staff, G-8 Future Force Division (FDF)</b:Corporate>
      </b:Author>
    </b:Author>
    <b:Title>Army Equipment Modernization Strategy</b:Title>
    <b:Year>2013</b:Year>
    <b:Pages>44</b:Pages>
    <b:Publisher>Department of the Army</b:Publisher>
    <b:City>Washington DC</b:City>
    <b:Department>Future Force Division (FDF)</b:Department>
    <b:Medium>PDF</b:Medium>
    <b:RefOrder>32</b:RefOrder>
  </b:Source>
  <b:Source>
    <b:Tag>Placeholder2</b:Tag>
    <b:SourceType>Report</b:SourceType>
    <b:Guid>{5FA54C51-160B-4D3E-8D91-8DE5A759B371}</b:Guid>
    <b:Author>
      <b:Author>
        <b:Corporate>U. S. Army Training and Doctrine Command</b:Corporate>
      </b:Author>
    </b:Author>
    <b:Title>TRADOC Pam 525-3-1 THE ARMY OPERATING CONCEPT</b:Title>
    <b:Year>2010</b:Year>
    <b:City>Fort Monroe VA</b:City>
    <b:Publisher>Department of the Army</b:Publisher>
    <b:Department>United States Army Training adn Doctrine Command</b:Department>
    <b:Pages>69</b:Pages>
    <b:Medium>PDF</b:Medium>
    <b:RefOrder>33</b:RefOrder>
  </b:Source>
  <b:Source>
    <b:Tag>Placeholder3</b:Tag>
    <b:SourceType>Book</b:SourceType>
    <b:Guid>{5681979F-AFDE-458C-B9BB-F2FD782FD09B}</b:Guid>
    <b:Title>FM 3-21.31 The Stryker Brigade Combat Team</b:Title>
    <b:Year>2003</b:Year>
    <b:Author>
      <b:Author>
        <b:Corporate>US Army Infantry School</b:Corporate>
      </b:Author>
    </b:Author>
    <b:City>Washington DC</b:City>
    <b:Publisher>Department of the Army</b:Publisher>
    <b:CountryRegion>USA</b:CountryRegion>
    <b:Pages>484</b:Pages>
    <b:Medium>PDF</b:Medium>
    <b:RefOrder>34</b:RefOrder>
  </b:Source>
  <b:Source>
    <b:Tag>Off08</b:Tag>
    <b:SourceType>Report</b:SourceType>
    <b:Guid>{B7653939-4C4B-4E25-B248-62795A84261B}</b:Guid>
    <b:Author>
      <b:Author>
        <b:NameList>
          <b:Person>
            <b:Last>Office of the Deputy Under Secretary of Defense for Acquisition and Technology</b:Last>
            <b:First>Systems</b:First>
            <b:Middle>and Software Engineering</b:Middle>
          </b:Person>
        </b:NameList>
      </b:Author>
    </b:Author>
    <b:Title>Office of the Deputy Under Secretary of Defense for Acquisition and Technology, Systems and Software Engineering. Systems Engineering Guide for Systems of Systems, Version 1.0</b:Title>
    <b:Year>2008</b:Year>
    <b:Publisher>ODUSD(A&amp;T)SSE</b:Publisher>
    <b:City>Washington, DC</b:City>
    <b:RefOrder>20</b:RefOrder>
  </b:Source>
  <b:Source>
    <b:Tag>SoSAT</b:Tag>
    <b:SourceType>DocumentFromInternetSite</b:SourceType>
    <b:Guid>{3DA0E59F-1184-437A-951F-D640697231E3}</b:Guid>
    <b:Author>
      <b:Author>
        <b:NameList>
          <b:Person>
            <b:Last>Thompson</b:Last>
            <b:First>Bruce</b:First>
          </b:Person>
        </b:NameList>
      </b:Author>
    </b:Author>
    <b:Title>Sandia National Laboratories</b:Title>
    <b:InternetSiteTitle>http://reliability.sandia.gov/</b:InternetSiteTitle>
    <b:URL>http://reliability.sandia.gov/PDFS/CSR_Tool_SoSAT_Enterprise.pdf</b:URL>
    <b:RefOrder>10</b:RefOrder>
  </b:Source>
  <b:Source>
    <b:Tag>CPAT</b:Tag>
    <b:SourceType>Report</b:SourceType>
    <b:Guid>{B010DA5A-4117-4C40-B210-C005B3A6DD0F}</b:Guid>
    <b:Author>
      <b:Author>
        <b:NameList>
          <b:Person>
            <b:Last>Ewing</b:Last>
            <b:First>Dell,</b:First>
            <b:Middle>MacCalman, Whitney</b:Middle>
          </b:Person>
        </b:NameList>
      </b:Author>
    </b:Author>
    <b:Title>Capability portfolio analysis tool (CPAT) verification and validation report</b:Title>
    <b:Year>2013</b:Year>
    <b:Publisher>Naval Postgraduate School</b:Publisher>
    <b:City>Monterey</b:City>
    <b:RefOrder>11</b:RefOrder>
  </b:Source>
  <b:Source>
    <b:Tag>Dav12</b:Tag>
    <b:SourceType>InternetSite</b:SourceType>
    <b:Guid>{E3587EB3-25F3-48FC-AAD7-35C7F886A35C}</b:Guid>
    <b:Author>
      <b:Author>
        <b:NameList>
          <b:Person>
            <b:Last>Davis</b:Last>
            <b:First>Scott</b:First>
            <b:Middle>J.</b:Middle>
          </b:Person>
        </b:NameList>
      </b:Author>
    </b:Author>
    <b:Title>Q&amp;A: Scott J. Davis</b:Title>
    <b:Year>2012</b:Year>
    <b:InternetSiteTitle>Ground Combat Technology</b:InternetSiteTitle>
    <b:Month>August</b:Month>
    <b:URL>http://www.military-advanced-education.com/gct-home/427-gct-2012-volume-3-issue-4-august/5827-qaa-scott-davis.html</b:URL>
    <b:RefOrder>12</b:RefOrder>
  </b:Source>
  <b:Source>
    <b:Tag>WSTAT</b:Tag>
    <b:SourceType>Report</b:SourceType>
    <b:Guid>{87F4A632-A77E-439B-9D31-3AB3F5F02BD9}</b:Guid>
    <b:Author>
      <b:Author>
        <b:NameList>
          <b:Person>
            <b:Last>PM-GCV</b:Last>
          </b:Person>
        </b:NameList>
      </b:Author>
    </b:Author>
    <b:Title>Whoe System Trades Analysis</b:Title>
    <b:RefOrder>13</b:RefOrder>
  </b:Source>
  <b:Source>
    <b:Tag>Def98</b:Tag>
    <b:SourceType>Misc</b:SourceType>
    <b:Guid>{2D60EC16-5BC4-4134-9DF8-78853E53FB06}</b:Guid>
    <b:Author>
      <b:Author>
        <b:NameList>
          <b:Person>
            <b:Last>Defense</b:Last>
            <b:First>Department</b:First>
            <b:Middle>of</b:Middle>
          </b:Person>
        </b:NameList>
      </b:Author>
    </b:Author>
    <b:Title>DOD 5000.59-M</b:Title>
    <b:Year>1998</b:Year>
    <b:City>Washington</b:City>
    <b:Month>January</b:Month>
    <b:PublicationTitle>DoD Modeling and Simulation (M&amp;S) Glossary</b:PublicationTitle>
    <b:StateProvince>D.C.</b:StateProvince>
    <b:CountryRegion>United States</b:CountryRegion>
    <b:RefOrder>24</b:RefOrder>
  </b:Source>
  <b:Source>
    <b:Tag>Cio03</b:Tag>
    <b:SourceType>Report</b:SourceType>
    <b:Guid>{15FB6460-3CEB-44E2-A957-96E7EF5430E6}</b:Guid>
    <b:Author>
      <b:Author>
        <b:NameList>
          <b:Person>
            <b:Last>Cioppa</b:Last>
            <b:First>Thomas</b:First>
            <b:Middle>M</b:Middle>
          </b:Person>
        </b:NameList>
      </b:Author>
    </b:Author>
    <b:Title>Advanced experimental designs for military simulations</b:Title>
    <b:Year>2003</b:Year>
    <b:City>Monterey, CA</b:City>
    <b:Publisher>US Army TRADOC Analysis Center, Naval Postgraduate School</b:Publisher>
    <b:Pages>35</b:Pages>
    <b:RefOrder>25</b:RefOrder>
  </b:Source>
  <b:Source>
    <b:Tag>Den03</b:Tag>
    <b:SourceType>ConferenceProceedings</b:SourceType>
    <b:Guid>{4FDA5E8F-B69E-41E4-91E5-49F2EE75C0B7}</b:Guid>
    <b:Author>
      <b:Author>
        <b:NameList>
          <b:Person>
            <b:Last>Anderson</b:Last>
            <b:First>Dennis</b:First>
            <b:Middle>J.</b:Middle>
          </b:Person>
        </b:NameList>
      </b:Author>
    </b:Author>
    <b:Title>Evaluating a Complex System of Systems Using State Modeling and Simulation</b:Title>
    <b:Year>2003</b:Year>
    <b:Publisher>Sandia National Laboratories</b:Publisher>
    <b:City>Sand Diego, CA</b:City>
    <b:Pages>31</b:Pages>
    <b:ConferenceName>National Defense Industrial Association Systems Engineering Conference</b:ConferenceName>
    <b:RefOrder>26</b:RefOrder>
  </b:Source>
  <b:Source>
    <b:Tag>Ban92</b:Tag>
    <b:SourceType>ElectronicSource</b:SourceType>
    <b:Guid>{9B9FD8D4-530B-4512-8ECA-4200C4341C1B}</b:Guid>
    <b:Author>
      <b:Author>
        <b:NameList>
          <b:Person>
            <b:Last>Bankes</b:Last>
            <b:First>Steven</b:First>
            <b:Middle>C.</b:Middle>
          </b:Person>
        </b:NameList>
      </b:Author>
    </b:Author>
    <b:Title>Exploratory modeling and the use of simulation for policy analysis</b:Title>
    <b:Year>1992</b:Year>
    <b:City>Santa Monica</b:City>
    <b:StateProvince>CA</b:StateProvince>
    <b:CountryRegion>United States</b:CountryRegion>
    <b:YearAccessed>2013</b:YearAccessed>
    <b:MonthAccessed>April</b:MonthAccessed>
    <b:DayAccessed>16</b:DayAccessed>
    <b:URL>http://www.rand.org/pubs/notes/N3093.html</b:URL>
    <b:RefOrder>27</b:RefOrder>
  </b:Source>
  <b:Source>
    <b:Tag>Cio04</b:Tag>
    <b:SourceType>ConferenceProceedings</b:SourceType>
    <b:Guid>{C3ECEA52-1BBD-43FB-9F89-E2F8A092317C}</b:Guid>
    <b:Author>
      <b:Author>
        <b:NameList>
          <b:Person>
            <b:Last>Cioppa</b:Last>
            <b:First>Thomas</b:First>
            <b:Middle>M.</b:Middle>
          </b:Person>
        </b:NameList>
      </b:Author>
    </b:Author>
    <b:Title>Military Applications of Agent-Based Simulations</b:Title>
    <b:City>Washington, D.C.</b:City>
    <b:Year>2004</b:Year>
    <b:Pages>171-180</b:Pages>
    <b:ConferenceName>Winter Simulation Conference</b:ConferenceName>
    <b:Publisher>Naval Postgraduate School Department of Operations Research</b:Publisher>
    <b:RefOrder>28</b:RefOrder>
  </b:Source>
  <b:Source>
    <b:Tag>Wei99</b:Tag>
    <b:SourceType>Book</b:SourceType>
    <b:Guid>{EF92BD61-CC47-4D99-BD77-0D771BAE698B}</b:Guid>
    <b:Author>
      <b:Author>
        <b:NameList>
          <b:Person>
            <b:Last>Weiss</b:Last>
            <b:First>Gerhard</b:First>
          </b:Person>
        </b:NameList>
      </b:Author>
    </b:Author>
    <b:Title>Multiagent systems: a modern approach to distributed artificial intelligence</b:Title>
    <b:Pages>619</b:Pages>
    <b:Year>1999</b:Year>
    <b:City>Cambridge</b:City>
    <b:Publisher>MIT Press</b:Publisher>
    <b:StateProvince>MA</b:StateProvince>
    <b:RefOrder>29</b:RefOrder>
  </b:Source>
  <b:Source>
    <b:Tag>Tho85</b:Tag>
    <b:SourceType>Book</b:SourceType>
    <b:Guid>{179ECE72-861A-46C7-BC50-8F5B8C3EB946}</b:Guid>
    <b:Title>Roots of Strategy</b:Title>
    <b:Year>1985</b:Year>
    <b:Publisher>Stackpole Books</b:Publisher>
    <b:City>Mechanicsburg</b:City>
    <b:StateProvince>PA</b:StateProvince>
    <b:CountryRegion>USA</b:CountryRegion>
    <b:Author>
      <b:Editor>
        <b:NameList>
          <b:Person>
            <b:Last>Phillips</b:Last>
            <b:First>Thomas</b:First>
            <b:Middle>R</b:Middle>
          </b:Person>
        </b:NameList>
      </b:Editor>
    </b:Author>
    <b:Pages>448</b:Pages>
    <b:Edition>Reprint</b:Edition>
    <b:Medium>Hardcopy</b:Medium>
    <b:RefOrder>1</b:RefOrder>
  </b:Source>
  <b:Source>
    <b:Tag>Int07</b:Tag>
    <b:SourceType>Misc</b:SourceType>
    <b:Guid>{165C453E-2229-41D3-BD92-1B87280FE7DF}</b:Guid>
    <b:Title>Systems Engineering Vision 2020</b:Title>
    <b:Year>2007</b:Year>
    <b:Author>
      <b:Author>
        <b:Corporate>International Council on Systems Engineering</b:Corporate>
      </b:Author>
    </b:Author>
    <b:Month>September</b:Month>
    <b:RefOrder>9</b:RefOrder>
  </b:Source>
</b:Sources>
</file>

<file path=customXml/itemProps1.xml><?xml version="1.0" encoding="utf-8"?>
<ds:datastoreItem xmlns:ds="http://schemas.openxmlformats.org/officeDocument/2006/customXml" ds:itemID="{B337E2C1-E0BC-4C8D-99BE-2CBE7DC80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84</Pages>
  <Words>15991</Words>
  <Characters>91154</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THESIS ORGANIZATION</vt:lpstr>
    </vt:vector>
  </TitlesOfParts>
  <Company>United States Army</Company>
  <LinksUpToDate>false</LinksUpToDate>
  <CharactersWithSpaces>106932</CharactersWithSpaces>
  <SharedDoc>false</SharedDoc>
  <HLinks>
    <vt:vector size="18" baseType="variant">
      <vt:variant>
        <vt:i4>1114165</vt:i4>
      </vt:variant>
      <vt:variant>
        <vt:i4>185</vt:i4>
      </vt:variant>
      <vt:variant>
        <vt:i4>0</vt:i4>
      </vt:variant>
      <vt:variant>
        <vt:i4>5</vt:i4>
      </vt:variant>
      <vt:variant>
        <vt:lpwstr/>
      </vt:variant>
      <vt:variant>
        <vt:lpwstr>_Toc352573357</vt:lpwstr>
      </vt:variant>
      <vt:variant>
        <vt:i4>1114165</vt:i4>
      </vt:variant>
      <vt:variant>
        <vt:i4>179</vt:i4>
      </vt:variant>
      <vt:variant>
        <vt:i4>0</vt:i4>
      </vt:variant>
      <vt:variant>
        <vt:i4>5</vt:i4>
      </vt:variant>
      <vt:variant>
        <vt:lpwstr/>
      </vt:variant>
      <vt:variant>
        <vt:lpwstr>_Toc352573356</vt:lpwstr>
      </vt:variant>
      <vt:variant>
        <vt:i4>1114165</vt:i4>
      </vt:variant>
      <vt:variant>
        <vt:i4>173</vt:i4>
      </vt:variant>
      <vt:variant>
        <vt:i4>0</vt:i4>
      </vt:variant>
      <vt:variant>
        <vt:i4>5</vt:i4>
      </vt:variant>
      <vt:variant>
        <vt:lpwstr/>
      </vt:variant>
      <vt:variant>
        <vt:lpwstr>_Toc352573355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ORGANIZATION</dc:title>
  <dc:creator>Elane</dc:creator>
  <cp:lastModifiedBy>Steve Mazza</cp:lastModifiedBy>
  <cp:revision>14</cp:revision>
  <cp:lastPrinted>2003-05-06T18:59:00Z</cp:lastPrinted>
  <dcterms:created xsi:type="dcterms:W3CDTF">2013-04-30T11:41:00Z</dcterms:created>
  <dcterms:modified xsi:type="dcterms:W3CDTF">2013-04-30T12:39:00Z</dcterms:modified>
</cp:coreProperties>
</file>