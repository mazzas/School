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wmf" ContentType="image/x-wmf"/>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02FBA" w:rsidRPr="00D64725" w:rsidRDefault="00B66EEF" w:rsidP="00070581">
      <w:pPr>
        <w:jc w:val="center"/>
        <w:rPr>
          <w:sz w:val="48"/>
          <w:szCs w:val="48"/>
        </w:rPr>
      </w:pPr>
      <w:bookmarkStart w:id="0" w:name="_Toc158527386"/>
      <w:bookmarkStart w:id="1" w:name="_Toc158527824"/>
      <w:r>
        <w:rPr>
          <w:noProof/>
          <w:lang w:eastAsia="en-US"/>
        </w:rPr>
        <w:drawing>
          <wp:inline distT="0" distB="0" distL="0" distR="0">
            <wp:extent cx="2683510" cy="1938020"/>
            <wp:effectExtent l="0" t="0" r="254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683510" cy="1938020"/>
                    </a:xfrm>
                    <a:prstGeom prst="rect">
                      <a:avLst/>
                    </a:prstGeom>
                    <a:noFill/>
                    <a:ln>
                      <a:noFill/>
                    </a:ln>
                  </pic:spPr>
                </pic:pic>
              </a:graphicData>
            </a:graphic>
          </wp:inline>
        </w:drawing>
      </w:r>
    </w:p>
    <w:p w:rsidR="00702FBA" w:rsidRPr="008D38BB" w:rsidRDefault="00702FBA" w:rsidP="00945AF9">
      <w:pPr>
        <w:jc w:val="center"/>
        <w:outlineLvl w:val="0"/>
        <w:rPr>
          <w:b/>
          <w:sz w:val="48"/>
        </w:rPr>
      </w:pPr>
      <w:r w:rsidRPr="008D38BB">
        <w:rPr>
          <w:b/>
          <w:sz w:val="48"/>
        </w:rPr>
        <w:t>NAVAL</w:t>
      </w:r>
    </w:p>
    <w:p w:rsidR="00702FBA" w:rsidRPr="008D38BB" w:rsidRDefault="00702FBA" w:rsidP="00945AF9">
      <w:pPr>
        <w:jc w:val="center"/>
        <w:outlineLvl w:val="0"/>
        <w:rPr>
          <w:b/>
          <w:sz w:val="48"/>
        </w:rPr>
      </w:pPr>
      <w:r w:rsidRPr="008D38BB">
        <w:rPr>
          <w:b/>
          <w:sz w:val="48"/>
        </w:rPr>
        <w:t>POSTGRADUATE</w:t>
      </w:r>
    </w:p>
    <w:p w:rsidR="00702FBA" w:rsidRPr="008D38BB" w:rsidRDefault="00702FBA" w:rsidP="00945AF9">
      <w:pPr>
        <w:jc w:val="center"/>
        <w:outlineLvl w:val="0"/>
        <w:rPr>
          <w:b/>
          <w:sz w:val="48"/>
        </w:rPr>
      </w:pPr>
      <w:r w:rsidRPr="008D38BB">
        <w:rPr>
          <w:b/>
          <w:sz w:val="48"/>
        </w:rPr>
        <w:t>SCHOOL</w:t>
      </w:r>
    </w:p>
    <w:p w:rsidR="00702FBA" w:rsidRDefault="00702FBA" w:rsidP="00945AF9">
      <w:pPr>
        <w:jc w:val="center"/>
      </w:pPr>
    </w:p>
    <w:p w:rsidR="00702FBA" w:rsidRPr="001F537E" w:rsidRDefault="00702FBA" w:rsidP="00945AF9">
      <w:pPr>
        <w:jc w:val="center"/>
        <w:rPr>
          <w:b/>
          <w:bCs/>
          <w:sz w:val="28"/>
          <w:szCs w:val="28"/>
        </w:rPr>
      </w:pPr>
      <w:r w:rsidRPr="001F537E">
        <w:rPr>
          <w:b/>
          <w:bCs/>
          <w:sz w:val="28"/>
          <w:szCs w:val="28"/>
        </w:rPr>
        <w:t>MONTEREY, CALIFORNIA</w:t>
      </w:r>
    </w:p>
    <w:p w:rsidR="00702FBA" w:rsidRDefault="00702FBA" w:rsidP="00945AF9">
      <w:pPr>
        <w:jc w:val="center"/>
        <w:outlineLvl w:val="0"/>
        <w:rPr>
          <w:b/>
        </w:rPr>
      </w:pPr>
    </w:p>
    <w:p w:rsidR="00702FBA" w:rsidRDefault="005B00DF" w:rsidP="0014477A">
      <w:pPr>
        <w:framePr w:w="6480" w:h="3370" w:hRule="exact" w:hSpace="187" w:vSpace="187" w:wrap="notBeside" w:vAnchor="page" w:hAnchor="page" w:x="2809" w:y="9361" w:anchorLock="1"/>
        <w:pBdr>
          <w:top w:val="single" w:sz="6" w:space="1" w:color="auto"/>
          <w:left w:val="single" w:sz="6" w:space="1" w:color="auto"/>
          <w:bottom w:val="single" w:sz="6" w:space="1" w:color="auto"/>
          <w:right w:val="single" w:sz="6" w:space="1" w:color="auto"/>
        </w:pBdr>
        <w:jc w:val="center"/>
        <w:rPr>
          <w:b/>
        </w:rPr>
      </w:pPr>
      <w:r w:rsidRPr="005B00DF">
        <w:rPr>
          <w:b/>
        </w:rPr>
        <w:t>G</w:t>
      </w:r>
      <w:r>
        <w:rPr>
          <w:b/>
        </w:rPr>
        <w:t>ROUND</w:t>
      </w:r>
      <w:r w:rsidRPr="005B00DF">
        <w:rPr>
          <w:b/>
        </w:rPr>
        <w:t xml:space="preserve"> C</w:t>
      </w:r>
      <w:r>
        <w:rPr>
          <w:b/>
        </w:rPr>
        <w:t>OMBAT</w:t>
      </w:r>
      <w:r w:rsidRPr="005B00DF">
        <w:rPr>
          <w:b/>
        </w:rPr>
        <w:t xml:space="preserve"> V</w:t>
      </w:r>
      <w:r>
        <w:rPr>
          <w:b/>
        </w:rPr>
        <w:t>EHICLE SURVIVABILITY ROBUSTNESS</w:t>
      </w:r>
      <w:r w:rsidRPr="005B00DF">
        <w:rPr>
          <w:b/>
        </w:rPr>
        <w:t xml:space="preserve"> A</w:t>
      </w:r>
      <w:r>
        <w:rPr>
          <w:b/>
        </w:rPr>
        <w:t>NALYSIS THROUGH</w:t>
      </w:r>
      <w:r w:rsidRPr="005B00DF">
        <w:rPr>
          <w:b/>
        </w:rPr>
        <w:t xml:space="preserve"> M</w:t>
      </w:r>
      <w:r>
        <w:rPr>
          <w:b/>
        </w:rPr>
        <w:t>ODEL BASED SYSTEMS ENGINEERING</w:t>
      </w:r>
      <w:r w:rsidRPr="005B00DF">
        <w:rPr>
          <w:b/>
        </w:rPr>
        <w:t xml:space="preserve"> (MBSE)</w:t>
      </w:r>
    </w:p>
    <w:p w:rsidR="00702FBA" w:rsidRPr="0014477A" w:rsidRDefault="00702FBA" w:rsidP="0014477A">
      <w:pPr>
        <w:framePr w:w="6480" w:h="3370" w:hRule="exact" w:hSpace="187" w:vSpace="187" w:wrap="notBeside" w:vAnchor="page" w:hAnchor="page" w:x="2809" w:y="9361" w:anchorLock="1"/>
        <w:pBdr>
          <w:top w:val="single" w:sz="6" w:space="1" w:color="auto"/>
          <w:left w:val="single" w:sz="6" w:space="1" w:color="auto"/>
          <w:bottom w:val="single" w:sz="6" w:space="1" w:color="auto"/>
          <w:right w:val="single" w:sz="6" w:space="1" w:color="auto"/>
        </w:pBdr>
        <w:jc w:val="center"/>
        <w:rPr>
          <w:b/>
          <w:sz w:val="22"/>
        </w:rPr>
      </w:pPr>
    </w:p>
    <w:p w:rsidR="00702FBA" w:rsidRDefault="00702FBA" w:rsidP="0014477A">
      <w:pPr>
        <w:framePr w:w="6480" w:h="3370" w:hRule="exact" w:hSpace="187" w:vSpace="187" w:wrap="notBeside" w:vAnchor="page" w:hAnchor="page" w:x="2809" w:y="9361" w:anchorLock="1"/>
        <w:pBdr>
          <w:top w:val="single" w:sz="6" w:space="1" w:color="auto"/>
          <w:left w:val="single" w:sz="6" w:space="1" w:color="auto"/>
          <w:bottom w:val="single" w:sz="6" w:space="1" w:color="auto"/>
          <w:right w:val="single" w:sz="6" w:space="1" w:color="auto"/>
        </w:pBdr>
        <w:jc w:val="center"/>
      </w:pPr>
      <w:r>
        <w:t>by</w:t>
      </w:r>
    </w:p>
    <w:p w:rsidR="00702FBA" w:rsidRPr="0014477A" w:rsidRDefault="00702FBA" w:rsidP="0014477A">
      <w:pPr>
        <w:framePr w:w="6480" w:h="3370" w:hRule="exact" w:hSpace="187" w:vSpace="187" w:wrap="notBeside" w:vAnchor="page" w:hAnchor="page" w:x="2809" w:y="9361" w:anchorLock="1"/>
        <w:pBdr>
          <w:top w:val="single" w:sz="6" w:space="1" w:color="auto"/>
          <w:left w:val="single" w:sz="6" w:space="1" w:color="auto"/>
          <w:bottom w:val="single" w:sz="6" w:space="1" w:color="auto"/>
          <w:right w:val="single" w:sz="6" w:space="1" w:color="auto"/>
        </w:pBdr>
        <w:jc w:val="center"/>
        <w:rPr>
          <w:sz w:val="22"/>
        </w:rPr>
      </w:pPr>
    </w:p>
    <w:p w:rsidR="00702FBA" w:rsidRDefault="009E105C" w:rsidP="0014477A">
      <w:pPr>
        <w:framePr w:w="6480" w:h="3370" w:hRule="exact" w:hSpace="187" w:vSpace="187" w:wrap="notBeside" w:vAnchor="page" w:hAnchor="page" w:x="2809" w:y="9361" w:anchorLock="1"/>
        <w:pBdr>
          <w:top w:val="single" w:sz="6" w:space="1" w:color="auto"/>
          <w:left w:val="single" w:sz="6" w:space="1" w:color="auto"/>
          <w:bottom w:val="single" w:sz="6" w:space="1" w:color="auto"/>
          <w:right w:val="single" w:sz="6" w:space="1" w:color="auto"/>
        </w:pBdr>
        <w:jc w:val="center"/>
      </w:pPr>
      <w:r>
        <w:t>SE311-114G Vehicle Survivability</w:t>
      </w:r>
    </w:p>
    <w:p w:rsidR="00702FBA" w:rsidRPr="0014477A" w:rsidRDefault="00702FBA" w:rsidP="0014477A">
      <w:pPr>
        <w:framePr w:w="6480" w:h="3370" w:hRule="exact" w:hSpace="187" w:vSpace="187" w:wrap="notBeside" w:vAnchor="page" w:hAnchor="page" w:x="2809" w:y="9361" w:anchorLock="1"/>
        <w:pBdr>
          <w:top w:val="single" w:sz="6" w:space="1" w:color="auto"/>
          <w:left w:val="single" w:sz="6" w:space="1" w:color="auto"/>
          <w:bottom w:val="single" w:sz="6" w:space="1" w:color="auto"/>
          <w:right w:val="single" w:sz="6" w:space="1" w:color="auto"/>
        </w:pBdr>
        <w:jc w:val="center"/>
        <w:rPr>
          <w:sz w:val="22"/>
        </w:rPr>
      </w:pPr>
    </w:p>
    <w:p w:rsidR="00702FBA" w:rsidRDefault="005B00DF" w:rsidP="0014477A">
      <w:pPr>
        <w:framePr w:w="6480" w:h="3370" w:hRule="exact" w:hSpace="187" w:vSpace="187" w:wrap="notBeside" w:vAnchor="page" w:hAnchor="page" w:x="2809" w:y="9361" w:anchorLock="1"/>
        <w:pBdr>
          <w:top w:val="single" w:sz="6" w:space="1" w:color="auto"/>
          <w:left w:val="single" w:sz="6" w:space="1" w:color="auto"/>
          <w:bottom w:val="single" w:sz="6" w:space="1" w:color="auto"/>
          <w:right w:val="single" w:sz="6" w:space="1" w:color="auto"/>
        </w:pBdr>
        <w:jc w:val="center"/>
      </w:pPr>
      <w:r>
        <w:t>June 2013</w:t>
      </w:r>
    </w:p>
    <w:p w:rsidR="00702FBA" w:rsidRPr="0014477A" w:rsidRDefault="00702FBA" w:rsidP="0014477A">
      <w:pPr>
        <w:framePr w:w="6480" w:h="3370" w:hRule="exact" w:hSpace="187" w:vSpace="187" w:wrap="notBeside" w:vAnchor="page" w:hAnchor="page" w:x="2809" w:y="9361" w:anchorLock="1"/>
        <w:pBdr>
          <w:top w:val="single" w:sz="6" w:space="1" w:color="auto"/>
          <w:left w:val="single" w:sz="6" w:space="1" w:color="auto"/>
          <w:bottom w:val="single" w:sz="6" w:space="1" w:color="auto"/>
          <w:right w:val="single" w:sz="6" w:space="1" w:color="auto"/>
        </w:pBdr>
        <w:jc w:val="center"/>
        <w:rPr>
          <w:sz w:val="22"/>
        </w:rPr>
      </w:pPr>
    </w:p>
    <w:p w:rsidR="00702FBA" w:rsidRDefault="009E105C" w:rsidP="0014477A">
      <w:pPr>
        <w:framePr w:w="6480" w:h="3370" w:hRule="exact" w:hSpace="187" w:vSpace="187" w:wrap="notBeside" w:vAnchor="page" w:hAnchor="page" w:x="2809" w:y="9361" w:anchorLock="1"/>
        <w:pBdr>
          <w:top w:val="single" w:sz="6" w:space="1" w:color="auto"/>
          <w:left w:val="single" w:sz="6" w:space="1" w:color="auto"/>
          <w:bottom w:val="single" w:sz="6" w:space="1" w:color="auto"/>
          <w:right w:val="single" w:sz="6" w:space="1" w:color="auto"/>
        </w:pBdr>
        <w:tabs>
          <w:tab w:val="left" w:pos="180"/>
          <w:tab w:val="left" w:pos="4680"/>
        </w:tabs>
        <w:jc w:val="left"/>
      </w:pPr>
      <w:r>
        <w:tab/>
        <w:t xml:space="preserve">Capstone Project Advisors:       </w:t>
      </w:r>
      <w:r w:rsidR="005331A9">
        <w:t xml:space="preserve">               </w:t>
      </w:r>
      <w:r>
        <w:t>Dr. Douglas W. Nelson</w:t>
      </w:r>
    </w:p>
    <w:p w:rsidR="009E105C" w:rsidRDefault="005331A9" w:rsidP="0014477A">
      <w:pPr>
        <w:framePr w:w="6480" w:h="3370" w:hRule="exact" w:hSpace="187" w:vSpace="187" w:wrap="notBeside" w:vAnchor="page" w:hAnchor="page" w:x="2809" w:y="9361" w:anchorLock="1"/>
        <w:pBdr>
          <w:top w:val="single" w:sz="6" w:space="1" w:color="auto"/>
          <w:left w:val="single" w:sz="6" w:space="1" w:color="auto"/>
          <w:bottom w:val="single" w:sz="6" w:space="1" w:color="auto"/>
          <w:right w:val="single" w:sz="6" w:space="1" w:color="auto"/>
        </w:pBdr>
        <w:tabs>
          <w:tab w:val="left" w:pos="180"/>
          <w:tab w:val="left" w:pos="4680"/>
        </w:tabs>
        <w:jc w:val="left"/>
      </w:pPr>
      <w:r>
        <w:tab/>
        <w:t xml:space="preserve">                                                                  Dr. </w:t>
      </w:r>
      <w:r w:rsidRPr="005331A9">
        <w:rPr>
          <w:bCs/>
        </w:rPr>
        <w:t>Eugene P. Paulo</w:t>
      </w:r>
    </w:p>
    <w:p w:rsidR="00702FBA" w:rsidRDefault="00702FBA" w:rsidP="00945AF9">
      <w:pPr>
        <w:jc w:val="center"/>
        <w:outlineLvl w:val="0"/>
        <w:rPr>
          <w:b/>
          <w:sz w:val="48"/>
        </w:rPr>
      </w:pPr>
    </w:p>
    <w:p w:rsidR="00702FBA" w:rsidRDefault="00702FBA" w:rsidP="00945AF9">
      <w:pPr>
        <w:jc w:val="center"/>
        <w:outlineLvl w:val="0"/>
        <w:rPr>
          <w:b/>
          <w:sz w:val="48"/>
        </w:rPr>
      </w:pPr>
    </w:p>
    <w:p w:rsidR="00702FBA" w:rsidRDefault="00702FBA" w:rsidP="00945AF9">
      <w:pPr>
        <w:jc w:val="center"/>
        <w:outlineLvl w:val="0"/>
        <w:rPr>
          <w:b/>
          <w:sz w:val="48"/>
        </w:rPr>
      </w:pPr>
      <w:r>
        <w:rPr>
          <w:b/>
          <w:sz w:val="48"/>
        </w:rPr>
        <w:t>CAPSTONE PROJECT REPORT</w:t>
      </w:r>
    </w:p>
    <w:p w:rsidR="00702FBA" w:rsidRDefault="00702FBA" w:rsidP="00945AF9">
      <w:pPr>
        <w:jc w:val="center"/>
      </w:pPr>
    </w:p>
    <w:p w:rsidR="005B00DF" w:rsidRDefault="005B00DF" w:rsidP="005331A9">
      <w:pPr>
        <w:autoSpaceDE w:val="0"/>
        <w:autoSpaceDN w:val="0"/>
        <w:adjustRightInd w:val="0"/>
        <w:rPr>
          <w:rFonts w:eastAsia="Times New Roman"/>
          <w:b/>
          <w:bCs/>
          <w:color w:val="auto"/>
          <w:sz w:val="20"/>
          <w:szCs w:val="20"/>
          <w:lang w:eastAsia="en-US"/>
        </w:rPr>
      </w:pPr>
      <w:r>
        <w:rPr>
          <w:rFonts w:eastAsia="Times New Roman"/>
          <w:b/>
          <w:bCs/>
          <w:color w:val="auto"/>
          <w:sz w:val="20"/>
          <w:szCs w:val="20"/>
          <w:lang w:eastAsia="en-US"/>
        </w:rPr>
        <w:t>Distribution authorized to U.S. Government Agencies and their Contractors (Administrative or</w:t>
      </w:r>
    </w:p>
    <w:p w:rsidR="005B00DF" w:rsidRDefault="005B00DF" w:rsidP="005331A9">
      <w:pPr>
        <w:autoSpaceDE w:val="0"/>
        <w:autoSpaceDN w:val="0"/>
        <w:adjustRightInd w:val="0"/>
        <w:rPr>
          <w:rFonts w:eastAsia="Times New Roman"/>
          <w:b/>
          <w:bCs/>
          <w:color w:val="auto"/>
          <w:sz w:val="20"/>
          <w:szCs w:val="20"/>
          <w:lang w:eastAsia="en-US"/>
        </w:rPr>
      </w:pPr>
      <w:r>
        <w:rPr>
          <w:rFonts w:eastAsia="Times New Roman"/>
          <w:b/>
          <w:bCs/>
          <w:color w:val="auto"/>
          <w:sz w:val="20"/>
          <w:szCs w:val="20"/>
          <w:lang w:eastAsia="en-US"/>
        </w:rPr>
        <w:t>Operational Use) (1 June 2012). Other requests for this document must be referred to President,</w:t>
      </w:r>
    </w:p>
    <w:p w:rsidR="005B00DF" w:rsidRDefault="005B00DF" w:rsidP="005331A9">
      <w:pPr>
        <w:autoSpaceDE w:val="0"/>
        <w:autoSpaceDN w:val="0"/>
        <w:adjustRightInd w:val="0"/>
        <w:rPr>
          <w:rFonts w:eastAsia="Times New Roman"/>
          <w:b/>
          <w:bCs/>
          <w:color w:val="auto"/>
          <w:sz w:val="20"/>
          <w:szCs w:val="20"/>
          <w:lang w:eastAsia="en-US"/>
        </w:rPr>
      </w:pPr>
      <w:r>
        <w:rPr>
          <w:rFonts w:eastAsia="Times New Roman"/>
          <w:b/>
          <w:bCs/>
          <w:color w:val="auto"/>
          <w:sz w:val="20"/>
          <w:szCs w:val="20"/>
          <w:lang w:eastAsia="en-US"/>
        </w:rPr>
        <w:t>Code 261, Naval Postgraduate School, Monterey, CA 93943-5000 or RDECOM, Aberdeen Proving</w:t>
      </w:r>
    </w:p>
    <w:p w:rsidR="005B00DF" w:rsidRDefault="005B00DF" w:rsidP="009E105C">
      <w:pPr>
        <w:autoSpaceDE w:val="0"/>
        <w:autoSpaceDN w:val="0"/>
        <w:adjustRightInd w:val="0"/>
        <w:rPr>
          <w:rFonts w:eastAsia="Times New Roman"/>
          <w:b/>
          <w:bCs/>
          <w:color w:val="auto"/>
          <w:sz w:val="20"/>
          <w:szCs w:val="20"/>
          <w:lang w:eastAsia="en-US"/>
        </w:rPr>
      </w:pPr>
      <w:r>
        <w:rPr>
          <w:rFonts w:eastAsia="Times New Roman"/>
          <w:b/>
          <w:bCs/>
          <w:color w:val="auto"/>
          <w:sz w:val="20"/>
          <w:szCs w:val="20"/>
          <w:lang w:eastAsia="en-US"/>
        </w:rPr>
        <w:t>Ground, Aberdeen, Maryland via the Defense Technical Information Center, 8725 John J. Kingman</w:t>
      </w:r>
    </w:p>
    <w:p w:rsidR="005B00DF" w:rsidRPr="0081492F" w:rsidRDefault="005B00DF" w:rsidP="009E105C">
      <w:pPr>
        <w:rPr>
          <w:b/>
        </w:rPr>
      </w:pPr>
      <w:r>
        <w:rPr>
          <w:rFonts w:eastAsia="Times New Roman"/>
          <w:b/>
          <w:bCs/>
          <w:color w:val="auto"/>
          <w:sz w:val="20"/>
          <w:szCs w:val="20"/>
          <w:lang w:eastAsia="en-US"/>
        </w:rPr>
        <w:t>Rd., STE 0944, Ft. Belvoir, VA 22060-6218.</w:t>
      </w:r>
    </w:p>
    <w:p w:rsidR="00702FBA" w:rsidRDefault="00702FBA" w:rsidP="00654BCB">
      <w:pPr>
        <w:pStyle w:val="BLANKPAGE"/>
      </w:pPr>
      <w:r>
        <w:br w:type="page"/>
      </w:r>
      <w:r>
        <w:lastRenderedPageBreak/>
        <w:t>THIS PAGE INTENTIONALLY LEFT BLANK</w:t>
      </w:r>
    </w:p>
    <w:p w:rsidR="00702FBA" w:rsidRDefault="00702FBA">
      <w:pPr>
        <w:jc w:val="left"/>
        <w:rPr>
          <w:rFonts w:eastAsia="Times New Roman"/>
          <w:lang w:eastAsia="en-US"/>
        </w:rPr>
      </w:pPr>
    </w:p>
    <w:p w:rsidR="00702FBA" w:rsidRPr="00D24D69" w:rsidRDefault="00702FBA" w:rsidP="00945AF9">
      <w:pPr>
        <w:pStyle w:val="BLANKPAGE"/>
        <w:sectPr w:rsidR="00702FBA" w:rsidRPr="00D24D69">
          <w:footerReference w:type="even" r:id="rId9"/>
          <w:footerReference w:type="first" r:id="rId10"/>
          <w:pgSz w:w="12240" w:h="15840" w:code="1"/>
          <w:pgMar w:top="1440" w:right="1800" w:bottom="1440" w:left="1800" w:header="0" w:footer="1440" w:gutter="0"/>
          <w:pgNumType w:fmt="lowerRoman" w:start="0"/>
          <w:cols w:space="720"/>
          <w:titlePg/>
          <w:rtlGutter/>
        </w:sectPr>
      </w:pPr>
    </w:p>
    <w:tbl>
      <w:tblPr>
        <w:tblW w:w="9720" w:type="dxa"/>
        <w:tblInd w:w="-150" w:type="dxa"/>
        <w:tblBorders>
          <w:top w:val="single" w:sz="18" w:space="0" w:color="auto"/>
          <w:left w:val="single" w:sz="18" w:space="0" w:color="auto"/>
          <w:bottom w:val="single" w:sz="18" w:space="0" w:color="auto"/>
          <w:right w:val="single" w:sz="18" w:space="0" w:color="auto"/>
        </w:tblBorders>
        <w:tblLayout w:type="fixed"/>
        <w:tblCellMar>
          <w:left w:w="120" w:type="dxa"/>
          <w:right w:w="120" w:type="dxa"/>
        </w:tblCellMar>
        <w:tblLook w:val="0000"/>
      </w:tblPr>
      <w:tblGrid>
        <w:gridCol w:w="2610"/>
        <w:gridCol w:w="1260"/>
        <w:gridCol w:w="1620"/>
        <w:gridCol w:w="270"/>
        <w:gridCol w:w="630"/>
        <w:gridCol w:w="1260"/>
        <w:gridCol w:w="2070"/>
      </w:tblGrid>
      <w:tr w:rsidR="00702FBA" w:rsidTr="004A29BF">
        <w:tc>
          <w:tcPr>
            <w:tcW w:w="6390" w:type="dxa"/>
            <w:gridSpan w:val="5"/>
            <w:tcBorders>
              <w:top w:val="single" w:sz="18" w:space="0" w:color="000000"/>
              <w:left w:val="single" w:sz="18" w:space="0" w:color="000000"/>
              <w:bottom w:val="single" w:sz="18" w:space="0" w:color="000000"/>
              <w:right w:val="single" w:sz="18" w:space="0" w:color="000000"/>
            </w:tcBorders>
            <w:vAlign w:val="center"/>
          </w:tcPr>
          <w:p w:rsidR="00702FBA" w:rsidRDefault="00702FBA" w:rsidP="00927F1A">
            <w:pPr>
              <w:keepNext/>
              <w:keepLines/>
              <w:tabs>
                <w:tab w:val="left" w:pos="600"/>
                <w:tab w:val="left" w:pos="1320"/>
                <w:tab w:val="left" w:pos="2040"/>
                <w:tab w:val="left" w:pos="2760"/>
                <w:tab w:val="left" w:pos="3480"/>
                <w:tab w:val="left" w:pos="4200"/>
                <w:tab w:val="left" w:pos="4920"/>
                <w:tab w:val="left" w:pos="5640"/>
                <w:tab w:val="left" w:pos="6360"/>
              </w:tabs>
              <w:suppressAutoHyphens/>
              <w:spacing w:after="54"/>
              <w:jc w:val="center"/>
              <w:rPr>
                <w:sz w:val="20"/>
              </w:rPr>
            </w:pPr>
            <w:r>
              <w:rPr>
                <w:b/>
                <w:sz w:val="20"/>
              </w:rPr>
              <w:lastRenderedPageBreak/>
              <w:br w:type="page"/>
              <w:t>REPORT DOCUMENTATION PAGE</w:t>
            </w:r>
          </w:p>
        </w:tc>
        <w:tc>
          <w:tcPr>
            <w:tcW w:w="3330" w:type="dxa"/>
            <w:gridSpan w:val="2"/>
            <w:tcBorders>
              <w:top w:val="single" w:sz="18" w:space="0" w:color="000000"/>
              <w:left w:val="single" w:sz="18" w:space="0" w:color="000000"/>
              <w:bottom w:val="single" w:sz="18" w:space="0" w:color="000000"/>
              <w:right w:val="single" w:sz="18" w:space="0" w:color="000000"/>
            </w:tcBorders>
            <w:vAlign w:val="center"/>
          </w:tcPr>
          <w:p w:rsidR="00702FBA" w:rsidRDefault="00702FBA" w:rsidP="00927F1A">
            <w:pPr>
              <w:keepNext/>
              <w:keepLines/>
              <w:tabs>
                <w:tab w:val="center" w:pos="1476"/>
              </w:tabs>
              <w:suppressAutoHyphens/>
              <w:spacing w:before="90"/>
              <w:jc w:val="center"/>
            </w:pPr>
            <w:r>
              <w:rPr>
                <w:i/>
                <w:sz w:val="18"/>
              </w:rPr>
              <w:t>Form Approved OMB No. 0704-0188</w:t>
            </w:r>
          </w:p>
        </w:tc>
      </w:tr>
      <w:tr w:rsidR="00702FBA" w:rsidTr="004A29BF">
        <w:tc>
          <w:tcPr>
            <w:tcW w:w="9720" w:type="dxa"/>
            <w:gridSpan w:val="7"/>
            <w:tcBorders>
              <w:top w:val="single" w:sz="18" w:space="0" w:color="000000"/>
              <w:left w:val="single" w:sz="18" w:space="0" w:color="000000"/>
              <w:bottom w:val="single" w:sz="18" w:space="0" w:color="000000"/>
              <w:right w:val="single" w:sz="18" w:space="0" w:color="000000"/>
            </w:tcBorders>
          </w:tcPr>
          <w:p w:rsidR="00702FBA" w:rsidRDefault="00702FBA" w:rsidP="00927F1A">
            <w:pPr>
              <w:keepNext/>
              <w:keepLines/>
              <w:tabs>
                <w:tab w:val="left" w:pos="600"/>
                <w:tab w:val="left" w:pos="1320"/>
                <w:tab w:val="left" w:pos="2040"/>
                <w:tab w:val="left" w:pos="2760"/>
                <w:tab w:val="left" w:pos="3480"/>
                <w:tab w:val="left" w:pos="4200"/>
                <w:tab w:val="left" w:pos="4920"/>
                <w:tab w:val="left" w:pos="5640"/>
                <w:tab w:val="left" w:pos="6360"/>
                <w:tab w:val="left" w:pos="7080"/>
                <w:tab w:val="left" w:pos="7800"/>
                <w:tab w:val="left" w:pos="8520"/>
                <w:tab w:val="left" w:pos="9240"/>
                <w:tab w:val="left" w:pos="9960"/>
              </w:tabs>
              <w:suppressAutoHyphens/>
              <w:ind w:left="-30"/>
              <w:rPr>
                <w:sz w:val="18"/>
              </w:rPr>
            </w:pPr>
            <w:r w:rsidRPr="005200FF">
              <w:rPr>
                <w:sz w:val="16"/>
              </w:rPr>
              <w:t>Publ</w:t>
            </w:r>
            <w:r>
              <w:rPr>
                <w:sz w:val="16"/>
              </w:rPr>
              <w:t>ic reporting burden for this collection of information is estimated to average 1 hour per response, including the time for reviewing instruction, searching existing data sources, gathering and maintaining the data needed, and completing and reviewing the collection of information. Send comments regarding this burden estimate or any other aspect of this collection of information, including suggestions for reducing this burden, to Washington headquarters Services, Directorate for Information Operations and Reports, 1215 Jefferson Davis Highway, Suite 1204, Arlington, VA 22202-4302, and to the Office of Management and Budget, Paperwork Reduction Project (0704-0188) Washington DC 20503.</w:t>
            </w:r>
          </w:p>
        </w:tc>
      </w:tr>
      <w:tr w:rsidR="00702FBA" w:rsidTr="004A29BF">
        <w:tc>
          <w:tcPr>
            <w:tcW w:w="3870" w:type="dxa"/>
            <w:gridSpan w:val="2"/>
            <w:tcBorders>
              <w:top w:val="single" w:sz="18" w:space="0" w:color="000000"/>
              <w:left w:val="single" w:sz="18" w:space="0" w:color="000000"/>
              <w:bottom w:val="single" w:sz="18" w:space="0" w:color="000000"/>
              <w:right w:val="single" w:sz="18" w:space="0" w:color="000000"/>
            </w:tcBorders>
          </w:tcPr>
          <w:p w:rsidR="00702FBA" w:rsidRDefault="00702FBA" w:rsidP="00927F1A">
            <w:pPr>
              <w:keepNext/>
              <w:keepLines/>
              <w:tabs>
                <w:tab w:val="left" w:pos="510"/>
                <w:tab w:val="left" w:pos="1320"/>
                <w:tab w:val="left" w:pos="2040"/>
                <w:tab w:val="left" w:pos="2760"/>
              </w:tabs>
              <w:suppressAutoHyphens/>
              <w:ind w:left="-30"/>
              <w:rPr>
                <w:i/>
                <w:sz w:val="18"/>
              </w:rPr>
            </w:pPr>
            <w:r>
              <w:rPr>
                <w:b/>
                <w:sz w:val="18"/>
              </w:rPr>
              <w:t xml:space="preserve">1. AGENCY USE ONLY </w:t>
            </w:r>
            <w:r>
              <w:rPr>
                <w:b/>
                <w:i/>
                <w:sz w:val="18"/>
              </w:rPr>
              <w:t>(Leave blank)</w:t>
            </w:r>
          </w:p>
          <w:p w:rsidR="00702FBA" w:rsidRDefault="00702FBA" w:rsidP="00927F1A">
            <w:pPr>
              <w:keepNext/>
              <w:keepLines/>
              <w:tabs>
                <w:tab w:val="left" w:pos="600"/>
                <w:tab w:val="left" w:pos="1320"/>
                <w:tab w:val="left" w:pos="2040"/>
                <w:tab w:val="left" w:pos="2760"/>
              </w:tabs>
              <w:suppressAutoHyphens/>
              <w:rPr>
                <w:sz w:val="18"/>
              </w:rPr>
            </w:pPr>
          </w:p>
        </w:tc>
        <w:tc>
          <w:tcPr>
            <w:tcW w:w="1890" w:type="dxa"/>
            <w:gridSpan w:val="2"/>
            <w:tcBorders>
              <w:top w:val="single" w:sz="18" w:space="0" w:color="000000"/>
              <w:left w:val="single" w:sz="18" w:space="0" w:color="000000"/>
              <w:bottom w:val="single" w:sz="18" w:space="0" w:color="000000"/>
              <w:right w:val="single" w:sz="18" w:space="0" w:color="000000"/>
            </w:tcBorders>
          </w:tcPr>
          <w:p w:rsidR="00702FBA" w:rsidRDefault="00702FBA" w:rsidP="00927F1A">
            <w:pPr>
              <w:keepNext/>
              <w:keepLines/>
              <w:tabs>
                <w:tab w:val="left" w:pos="600"/>
                <w:tab w:val="left" w:pos="1320"/>
                <w:tab w:val="left" w:pos="2040"/>
                <w:tab w:val="left" w:pos="2760"/>
              </w:tabs>
              <w:suppressAutoHyphens/>
              <w:ind w:left="15"/>
              <w:rPr>
                <w:sz w:val="18"/>
              </w:rPr>
            </w:pPr>
            <w:r>
              <w:rPr>
                <w:b/>
                <w:sz w:val="18"/>
              </w:rPr>
              <w:t>2. REPORT DATE</w:t>
            </w:r>
            <w:r>
              <w:rPr>
                <w:sz w:val="18"/>
              </w:rPr>
              <w:t xml:space="preserve">  </w:t>
            </w:r>
          </w:p>
          <w:p w:rsidR="00702FBA" w:rsidRPr="00BB7785" w:rsidRDefault="0014477A" w:rsidP="00927F1A">
            <w:pPr>
              <w:keepNext/>
              <w:keepLines/>
              <w:tabs>
                <w:tab w:val="left" w:pos="600"/>
                <w:tab w:val="left" w:pos="1320"/>
                <w:tab w:val="left" w:pos="2040"/>
                <w:tab w:val="left" w:pos="2760"/>
                <w:tab w:val="left" w:pos="3480"/>
                <w:tab w:val="left" w:pos="4200"/>
                <w:tab w:val="left" w:pos="4920"/>
                <w:tab w:val="left" w:pos="5640"/>
                <w:tab w:val="left" w:pos="6360"/>
                <w:tab w:val="left" w:pos="7080"/>
                <w:tab w:val="left" w:pos="7800"/>
                <w:tab w:val="left" w:pos="8520"/>
                <w:tab w:val="left" w:pos="9240"/>
                <w:tab w:val="left" w:pos="9960"/>
              </w:tabs>
              <w:suppressAutoHyphens/>
              <w:ind w:left="-30"/>
              <w:jc w:val="center"/>
              <w:rPr>
                <w:sz w:val="18"/>
                <w:szCs w:val="18"/>
              </w:rPr>
            </w:pPr>
            <w:r>
              <w:rPr>
                <w:sz w:val="18"/>
                <w:szCs w:val="18"/>
              </w:rPr>
              <w:t>June 2013</w:t>
            </w:r>
          </w:p>
        </w:tc>
        <w:tc>
          <w:tcPr>
            <w:tcW w:w="3960" w:type="dxa"/>
            <w:gridSpan w:val="3"/>
            <w:tcBorders>
              <w:top w:val="single" w:sz="18" w:space="0" w:color="000000"/>
              <w:left w:val="single" w:sz="18" w:space="0" w:color="000000"/>
              <w:bottom w:val="single" w:sz="18" w:space="0" w:color="000000"/>
              <w:right w:val="single" w:sz="18" w:space="0" w:color="000000"/>
            </w:tcBorders>
          </w:tcPr>
          <w:p w:rsidR="00702FBA" w:rsidRDefault="00702FBA" w:rsidP="00927F1A">
            <w:pPr>
              <w:keepNext/>
              <w:keepLines/>
              <w:tabs>
                <w:tab w:val="left" w:pos="-3630"/>
                <w:tab w:val="left" w:pos="-2910"/>
                <w:tab w:val="left" w:pos="-2190"/>
                <w:tab w:val="left" w:pos="-1470"/>
                <w:tab w:val="left" w:pos="-750"/>
                <w:tab w:val="left" w:pos="150"/>
                <w:tab w:val="left" w:pos="1410"/>
                <w:tab w:val="left" w:pos="2130"/>
                <w:tab w:val="left" w:pos="2850"/>
                <w:tab w:val="left" w:pos="3570"/>
                <w:tab w:val="left" w:pos="4290"/>
                <w:tab w:val="left" w:pos="5010"/>
                <w:tab w:val="left" w:pos="5730"/>
              </w:tabs>
              <w:suppressAutoHyphens/>
              <w:ind w:left="60"/>
              <w:jc w:val="left"/>
              <w:rPr>
                <w:sz w:val="18"/>
              </w:rPr>
            </w:pPr>
            <w:r>
              <w:rPr>
                <w:b/>
                <w:sz w:val="18"/>
              </w:rPr>
              <w:t>3. REPORT TYPE AND DATES COVERED</w:t>
            </w:r>
          </w:p>
          <w:p w:rsidR="00702FBA" w:rsidRPr="00BB7785" w:rsidRDefault="00702FBA" w:rsidP="00927F1A">
            <w:pPr>
              <w:keepNext/>
              <w:keepLines/>
              <w:tabs>
                <w:tab w:val="left" w:pos="600"/>
                <w:tab w:val="left" w:pos="1320"/>
                <w:tab w:val="left" w:pos="2040"/>
                <w:tab w:val="left" w:pos="2760"/>
                <w:tab w:val="left" w:pos="3480"/>
                <w:tab w:val="left" w:pos="4200"/>
                <w:tab w:val="left" w:pos="4920"/>
                <w:tab w:val="left" w:pos="5640"/>
                <w:tab w:val="left" w:pos="6360"/>
                <w:tab w:val="left" w:pos="7080"/>
                <w:tab w:val="left" w:pos="7800"/>
                <w:tab w:val="left" w:pos="8520"/>
                <w:tab w:val="left" w:pos="9240"/>
                <w:tab w:val="left" w:pos="9960"/>
              </w:tabs>
              <w:suppressAutoHyphens/>
              <w:ind w:left="-30"/>
              <w:jc w:val="center"/>
              <w:rPr>
                <w:sz w:val="18"/>
                <w:szCs w:val="18"/>
              </w:rPr>
            </w:pPr>
            <w:r>
              <w:rPr>
                <w:sz w:val="18"/>
                <w:szCs w:val="18"/>
              </w:rPr>
              <w:t>Capstone Project Report</w:t>
            </w:r>
          </w:p>
        </w:tc>
      </w:tr>
      <w:tr w:rsidR="00702FBA" w:rsidTr="004A29BF">
        <w:trPr>
          <w:cantSplit/>
        </w:trPr>
        <w:tc>
          <w:tcPr>
            <w:tcW w:w="6390" w:type="dxa"/>
            <w:gridSpan w:val="5"/>
            <w:tcBorders>
              <w:top w:val="single" w:sz="18" w:space="0" w:color="000000"/>
              <w:left w:val="single" w:sz="18" w:space="0" w:color="000000"/>
              <w:bottom w:val="single" w:sz="18" w:space="0" w:color="000000"/>
              <w:right w:val="single" w:sz="18" w:space="0" w:color="000000"/>
            </w:tcBorders>
          </w:tcPr>
          <w:p w:rsidR="00702FBA" w:rsidRDefault="00702FBA" w:rsidP="00927F1A">
            <w:pPr>
              <w:keepNext/>
              <w:keepLines/>
              <w:tabs>
                <w:tab w:val="left" w:pos="510"/>
                <w:tab w:val="left" w:pos="1320"/>
                <w:tab w:val="left" w:pos="2040"/>
                <w:tab w:val="left" w:pos="2760"/>
              </w:tabs>
              <w:suppressAutoHyphens/>
              <w:ind w:left="-30"/>
              <w:jc w:val="left"/>
              <w:rPr>
                <w:sz w:val="18"/>
              </w:rPr>
            </w:pPr>
            <w:bookmarkStart w:id="2" w:name="_Ref457893270"/>
            <w:r>
              <w:rPr>
                <w:b/>
                <w:sz w:val="18"/>
              </w:rPr>
              <w:t>4. TITLE AND SUBTITLE</w:t>
            </w:r>
            <w:bookmarkEnd w:id="2"/>
            <w:r>
              <w:rPr>
                <w:b/>
                <w:sz w:val="18"/>
              </w:rPr>
              <w:t xml:space="preserve">  </w:t>
            </w:r>
            <w:bookmarkStart w:id="3" w:name="OLE_LINK2"/>
            <w:bookmarkStart w:id="4" w:name="OLE_LINK16"/>
            <w:r w:rsidR="0014477A" w:rsidRPr="0014477A">
              <w:rPr>
                <w:b/>
                <w:sz w:val="18"/>
              </w:rPr>
              <w:t>Ground Combat Vehicle Survivability Robustness Analysis through Model Based Systems Engineering (MBSE)</w:t>
            </w:r>
            <w:bookmarkEnd w:id="3"/>
            <w:bookmarkEnd w:id="4"/>
          </w:p>
        </w:tc>
        <w:tc>
          <w:tcPr>
            <w:tcW w:w="3330" w:type="dxa"/>
            <w:gridSpan w:val="2"/>
            <w:vMerge w:val="restart"/>
            <w:tcBorders>
              <w:top w:val="single" w:sz="18" w:space="0" w:color="000000"/>
              <w:left w:val="single" w:sz="18" w:space="0" w:color="000000"/>
              <w:bottom w:val="single" w:sz="18" w:space="0" w:color="000000"/>
              <w:right w:val="single" w:sz="18" w:space="0" w:color="000000"/>
            </w:tcBorders>
          </w:tcPr>
          <w:p w:rsidR="00702FBA" w:rsidRDefault="00702FBA" w:rsidP="00927F1A">
            <w:pPr>
              <w:keepNext/>
              <w:keepLines/>
              <w:tabs>
                <w:tab w:val="left" w:pos="600"/>
                <w:tab w:val="left" w:pos="1320"/>
                <w:tab w:val="left" w:pos="2040"/>
                <w:tab w:val="left" w:pos="2760"/>
                <w:tab w:val="left" w:pos="3480"/>
                <w:tab w:val="left" w:pos="4200"/>
                <w:tab w:val="left" w:pos="4920"/>
                <w:tab w:val="left" w:pos="5640"/>
                <w:tab w:val="left" w:pos="6360"/>
              </w:tabs>
              <w:suppressAutoHyphens/>
              <w:ind w:left="-30"/>
              <w:jc w:val="left"/>
              <w:rPr>
                <w:b/>
                <w:sz w:val="18"/>
              </w:rPr>
            </w:pPr>
            <w:r>
              <w:rPr>
                <w:b/>
                <w:sz w:val="18"/>
              </w:rPr>
              <w:t>5. FUNDING NUMBERS</w:t>
            </w:r>
          </w:p>
          <w:p w:rsidR="00702FBA" w:rsidRDefault="00702FBA" w:rsidP="00927F1A">
            <w:pPr>
              <w:keepNext/>
              <w:keepLines/>
              <w:tabs>
                <w:tab w:val="left" w:pos="600"/>
                <w:tab w:val="left" w:pos="1320"/>
                <w:tab w:val="left" w:pos="2040"/>
                <w:tab w:val="left" w:pos="2760"/>
                <w:tab w:val="left" w:pos="3480"/>
                <w:tab w:val="left" w:pos="4200"/>
                <w:tab w:val="left" w:pos="4920"/>
                <w:tab w:val="left" w:pos="5640"/>
                <w:tab w:val="left" w:pos="6360"/>
              </w:tabs>
              <w:suppressAutoHyphens/>
              <w:ind w:left="-120"/>
              <w:rPr>
                <w:b/>
                <w:sz w:val="18"/>
              </w:rPr>
            </w:pPr>
          </w:p>
        </w:tc>
      </w:tr>
      <w:tr w:rsidR="00702FBA" w:rsidTr="004A29BF">
        <w:trPr>
          <w:cantSplit/>
        </w:trPr>
        <w:tc>
          <w:tcPr>
            <w:tcW w:w="6390" w:type="dxa"/>
            <w:gridSpan w:val="5"/>
            <w:tcBorders>
              <w:top w:val="single" w:sz="18" w:space="0" w:color="000000"/>
              <w:left w:val="single" w:sz="18" w:space="0" w:color="000000"/>
              <w:bottom w:val="single" w:sz="18" w:space="0" w:color="000000"/>
              <w:right w:val="single" w:sz="18" w:space="0" w:color="000000"/>
            </w:tcBorders>
          </w:tcPr>
          <w:p w:rsidR="00702FBA" w:rsidRPr="00541F59" w:rsidRDefault="00702FBA" w:rsidP="00927F1A">
            <w:pPr>
              <w:keepNext/>
              <w:keepLines/>
              <w:tabs>
                <w:tab w:val="left" w:pos="600"/>
                <w:tab w:val="left" w:pos="1320"/>
                <w:tab w:val="left" w:pos="2040"/>
                <w:tab w:val="left" w:pos="2760"/>
                <w:tab w:val="left" w:pos="3480"/>
                <w:tab w:val="left" w:pos="4200"/>
                <w:tab w:val="left" w:pos="4920"/>
                <w:tab w:val="left" w:pos="5640"/>
                <w:tab w:val="left" w:pos="6360"/>
              </w:tabs>
              <w:suppressAutoHyphens/>
              <w:ind w:left="-30"/>
              <w:jc w:val="left"/>
              <w:rPr>
                <w:bCs/>
                <w:sz w:val="18"/>
              </w:rPr>
            </w:pPr>
            <w:r>
              <w:rPr>
                <w:b/>
                <w:sz w:val="18"/>
              </w:rPr>
              <w:t>6. AUTHOR(S)</w:t>
            </w:r>
            <w:r w:rsidRPr="0024079C">
              <w:rPr>
                <w:sz w:val="18"/>
              </w:rPr>
              <w:t xml:space="preserve"> </w:t>
            </w:r>
            <w:r>
              <w:rPr>
                <w:sz w:val="18"/>
              </w:rPr>
              <w:t xml:space="preserve"> </w:t>
            </w:r>
            <w:r w:rsidR="00632961">
              <w:rPr>
                <w:sz w:val="18"/>
              </w:rPr>
              <w:t>David L. Basala,</w:t>
            </w:r>
            <w:r w:rsidR="0014477A">
              <w:rPr>
                <w:sz w:val="18"/>
              </w:rPr>
              <w:t xml:space="preserve"> Louis W. Berklich, Christine K. Brennan, Steven </w:t>
            </w:r>
            <w:r w:rsidR="00E4410E">
              <w:rPr>
                <w:sz w:val="18"/>
              </w:rPr>
              <w:t xml:space="preserve">P. </w:t>
            </w:r>
            <w:r w:rsidR="0014477A">
              <w:rPr>
                <w:sz w:val="18"/>
              </w:rPr>
              <w:t xml:space="preserve">Mazza, </w:t>
            </w:r>
            <w:r w:rsidR="00E4410E">
              <w:rPr>
                <w:sz w:val="18"/>
              </w:rPr>
              <w:t xml:space="preserve">Joseph J. </w:t>
            </w:r>
            <w:r w:rsidR="00E4410E" w:rsidRPr="00E4410E">
              <w:rPr>
                <w:sz w:val="18"/>
              </w:rPr>
              <w:t>Rambousek</w:t>
            </w:r>
            <w:r w:rsidR="00E4410E">
              <w:rPr>
                <w:sz w:val="18"/>
              </w:rPr>
              <w:t>, Donna A. Ray, Daniel Torres</w:t>
            </w:r>
          </w:p>
        </w:tc>
        <w:tc>
          <w:tcPr>
            <w:tcW w:w="3330" w:type="dxa"/>
            <w:gridSpan w:val="2"/>
            <w:vMerge/>
            <w:tcBorders>
              <w:top w:val="single" w:sz="18" w:space="0" w:color="000000"/>
              <w:left w:val="single" w:sz="18" w:space="0" w:color="000000"/>
              <w:bottom w:val="single" w:sz="18" w:space="0" w:color="000000"/>
              <w:right w:val="single" w:sz="18" w:space="0" w:color="000000"/>
            </w:tcBorders>
          </w:tcPr>
          <w:p w:rsidR="00702FBA" w:rsidRDefault="00702FBA" w:rsidP="00927F1A">
            <w:pPr>
              <w:keepNext/>
              <w:keepLines/>
              <w:tabs>
                <w:tab w:val="left" w:pos="600"/>
                <w:tab w:val="left" w:pos="1320"/>
                <w:tab w:val="left" w:pos="2040"/>
                <w:tab w:val="left" w:pos="2760"/>
                <w:tab w:val="left" w:pos="3480"/>
                <w:tab w:val="left" w:pos="4200"/>
                <w:tab w:val="left" w:pos="4920"/>
                <w:tab w:val="left" w:pos="5640"/>
                <w:tab w:val="left" w:pos="6360"/>
              </w:tabs>
              <w:suppressAutoHyphens/>
              <w:ind w:left="-120"/>
              <w:rPr>
                <w:sz w:val="18"/>
              </w:rPr>
            </w:pPr>
          </w:p>
        </w:tc>
      </w:tr>
      <w:tr w:rsidR="00702FBA" w:rsidTr="004A29BF">
        <w:tc>
          <w:tcPr>
            <w:tcW w:w="6390" w:type="dxa"/>
            <w:gridSpan w:val="5"/>
            <w:tcBorders>
              <w:top w:val="single" w:sz="18" w:space="0" w:color="000000"/>
              <w:left w:val="single" w:sz="18" w:space="0" w:color="000000"/>
              <w:bottom w:val="single" w:sz="18" w:space="0" w:color="000000"/>
              <w:right w:val="single" w:sz="18" w:space="0" w:color="000000"/>
            </w:tcBorders>
          </w:tcPr>
          <w:p w:rsidR="00702FBA" w:rsidRDefault="00702FBA" w:rsidP="00927F1A">
            <w:pPr>
              <w:keepNext/>
              <w:keepLines/>
              <w:tabs>
                <w:tab w:val="left" w:pos="600"/>
                <w:tab w:val="left" w:pos="1320"/>
                <w:tab w:val="left" w:pos="2040"/>
                <w:tab w:val="left" w:pos="2760"/>
                <w:tab w:val="left" w:pos="3480"/>
                <w:tab w:val="left" w:pos="4200"/>
                <w:tab w:val="left" w:pos="4920"/>
                <w:tab w:val="left" w:pos="5640"/>
                <w:tab w:val="left" w:pos="6360"/>
              </w:tabs>
              <w:suppressAutoHyphens/>
              <w:ind w:left="-30"/>
              <w:jc w:val="left"/>
              <w:rPr>
                <w:b/>
                <w:sz w:val="18"/>
              </w:rPr>
            </w:pPr>
            <w:r>
              <w:rPr>
                <w:b/>
                <w:sz w:val="18"/>
              </w:rPr>
              <w:t>7. PERFORMING ORGANIZATION NAME(S) AND ADDRESS(ES)</w:t>
            </w:r>
          </w:p>
          <w:p w:rsidR="00702FBA" w:rsidRDefault="00702FBA" w:rsidP="00927F1A">
            <w:pPr>
              <w:keepNext/>
              <w:keepLines/>
              <w:tabs>
                <w:tab w:val="left" w:pos="600"/>
                <w:tab w:val="left" w:pos="1320"/>
                <w:tab w:val="left" w:pos="2040"/>
                <w:tab w:val="left" w:pos="2760"/>
                <w:tab w:val="left" w:pos="3480"/>
                <w:tab w:val="left" w:pos="4200"/>
                <w:tab w:val="left" w:pos="4920"/>
                <w:tab w:val="left" w:pos="5640"/>
                <w:tab w:val="left" w:pos="6360"/>
              </w:tabs>
              <w:suppressAutoHyphens/>
              <w:ind w:left="330"/>
              <w:rPr>
                <w:sz w:val="18"/>
              </w:rPr>
            </w:pPr>
            <w:r>
              <w:rPr>
                <w:sz w:val="18"/>
              </w:rPr>
              <w:t>Naval Postgraduate School</w:t>
            </w:r>
          </w:p>
          <w:p w:rsidR="00702FBA" w:rsidRDefault="00702FBA" w:rsidP="00927F1A">
            <w:pPr>
              <w:keepNext/>
              <w:keepLines/>
              <w:tabs>
                <w:tab w:val="left" w:pos="600"/>
                <w:tab w:val="left" w:pos="1320"/>
                <w:tab w:val="left" w:pos="2040"/>
                <w:tab w:val="left" w:pos="2760"/>
                <w:tab w:val="left" w:pos="3480"/>
                <w:tab w:val="left" w:pos="4200"/>
                <w:tab w:val="left" w:pos="4920"/>
                <w:tab w:val="left" w:pos="5640"/>
                <w:tab w:val="left" w:pos="6360"/>
              </w:tabs>
              <w:suppressAutoHyphens/>
              <w:ind w:left="330"/>
              <w:rPr>
                <w:sz w:val="18"/>
              </w:rPr>
            </w:pPr>
            <w:r>
              <w:rPr>
                <w:sz w:val="18"/>
              </w:rPr>
              <w:t>Monterey, CA  93943-5000</w:t>
            </w:r>
          </w:p>
        </w:tc>
        <w:tc>
          <w:tcPr>
            <w:tcW w:w="3330" w:type="dxa"/>
            <w:gridSpan w:val="2"/>
            <w:tcBorders>
              <w:top w:val="single" w:sz="18" w:space="0" w:color="000000"/>
              <w:left w:val="single" w:sz="18" w:space="0" w:color="000000"/>
              <w:bottom w:val="single" w:sz="18" w:space="0" w:color="000000"/>
              <w:right w:val="single" w:sz="18" w:space="0" w:color="000000"/>
            </w:tcBorders>
          </w:tcPr>
          <w:p w:rsidR="00702FBA" w:rsidRDefault="00702FBA" w:rsidP="00927F1A">
            <w:pPr>
              <w:keepNext/>
              <w:keepLines/>
              <w:tabs>
                <w:tab w:val="left" w:pos="600"/>
                <w:tab w:val="left" w:pos="1320"/>
                <w:tab w:val="left" w:pos="2040"/>
                <w:tab w:val="left" w:pos="2760"/>
                <w:tab w:val="left" w:pos="3480"/>
                <w:tab w:val="left" w:pos="4200"/>
                <w:tab w:val="left" w:pos="4920"/>
                <w:tab w:val="left" w:pos="5640"/>
                <w:tab w:val="left" w:pos="6360"/>
              </w:tabs>
              <w:suppressAutoHyphens/>
              <w:ind w:left="-30"/>
              <w:jc w:val="left"/>
              <w:rPr>
                <w:sz w:val="18"/>
              </w:rPr>
            </w:pPr>
            <w:r>
              <w:rPr>
                <w:b/>
                <w:sz w:val="18"/>
              </w:rPr>
              <w:t>8. PERFORMING ORGANIZATION REPORT NUMBER</w:t>
            </w:r>
            <w:r>
              <w:rPr>
                <w:sz w:val="18"/>
              </w:rPr>
              <w:t xml:space="preserve">  </w:t>
            </w:r>
            <w:r w:rsidR="00632961">
              <w:rPr>
                <w:sz w:val="18"/>
              </w:rPr>
              <w:t>NPS-SE-13</w:t>
            </w:r>
            <w:r w:rsidR="00C546B7">
              <w:rPr>
                <w:sz w:val="18"/>
              </w:rPr>
              <w:t>-XX</w:t>
            </w:r>
            <w:r>
              <w:rPr>
                <w:sz w:val="18"/>
              </w:rPr>
              <w:t xml:space="preserve">  </w:t>
            </w:r>
          </w:p>
        </w:tc>
      </w:tr>
      <w:tr w:rsidR="00702FBA" w:rsidTr="004A29BF">
        <w:trPr>
          <w:trHeight w:val="729"/>
        </w:trPr>
        <w:tc>
          <w:tcPr>
            <w:tcW w:w="6390" w:type="dxa"/>
            <w:gridSpan w:val="5"/>
            <w:tcBorders>
              <w:top w:val="single" w:sz="18" w:space="0" w:color="000000"/>
              <w:left w:val="single" w:sz="18" w:space="0" w:color="000000"/>
              <w:bottom w:val="single" w:sz="18" w:space="0" w:color="000000"/>
              <w:right w:val="single" w:sz="18" w:space="0" w:color="000000"/>
            </w:tcBorders>
          </w:tcPr>
          <w:p w:rsidR="00702FBA" w:rsidRDefault="00702FBA" w:rsidP="00927F1A">
            <w:pPr>
              <w:keepNext/>
              <w:keepLines/>
              <w:tabs>
                <w:tab w:val="left" w:pos="600"/>
                <w:tab w:val="left" w:pos="1320"/>
                <w:tab w:val="left" w:pos="2040"/>
                <w:tab w:val="left" w:pos="2760"/>
                <w:tab w:val="left" w:pos="3480"/>
                <w:tab w:val="left" w:pos="4200"/>
                <w:tab w:val="left" w:pos="4920"/>
                <w:tab w:val="left" w:pos="5640"/>
                <w:tab w:val="left" w:pos="6360"/>
              </w:tabs>
              <w:suppressAutoHyphens/>
              <w:ind w:left="-30"/>
              <w:jc w:val="left"/>
              <w:rPr>
                <w:b/>
                <w:sz w:val="18"/>
              </w:rPr>
            </w:pPr>
            <w:r>
              <w:rPr>
                <w:b/>
                <w:sz w:val="18"/>
              </w:rPr>
              <w:t>9. SPONSORING /MONITORING AGENCY NAME(S) AND ADDRESS(ES)</w:t>
            </w:r>
          </w:p>
          <w:p w:rsidR="00E4410E" w:rsidRDefault="00E4410E" w:rsidP="00E4410E">
            <w:pPr>
              <w:autoSpaceDE w:val="0"/>
              <w:autoSpaceDN w:val="0"/>
              <w:adjustRightInd w:val="0"/>
              <w:jc w:val="left"/>
              <w:rPr>
                <w:rFonts w:ascii="TimesNewRomanPSMT" w:eastAsia="Times New Roman" w:hAnsi="TimesNewRomanPSMT" w:cs="TimesNewRomanPSMT"/>
                <w:color w:val="auto"/>
                <w:sz w:val="18"/>
                <w:szCs w:val="18"/>
                <w:lang w:eastAsia="en-US"/>
              </w:rPr>
            </w:pPr>
            <w:r>
              <w:rPr>
                <w:rFonts w:ascii="TimesNewRomanPSMT" w:eastAsia="Times New Roman" w:hAnsi="TimesNewRomanPSMT" w:cs="TimesNewRomanPSMT"/>
                <w:color w:val="auto"/>
                <w:sz w:val="18"/>
                <w:szCs w:val="18"/>
                <w:lang w:eastAsia="en-US"/>
              </w:rPr>
              <w:t>Department of the Army</w:t>
            </w:r>
          </w:p>
          <w:p w:rsidR="00E4410E" w:rsidRDefault="00E4410E" w:rsidP="00E4410E">
            <w:pPr>
              <w:autoSpaceDE w:val="0"/>
              <w:autoSpaceDN w:val="0"/>
              <w:adjustRightInd w:val="0"/>
              <w:jc w:val="left"/>
              <w:rPr>
                <w:rFonts w:ascii="TimesNewRomanPSMT" w:eastAsia="Times New Roman" w:hAnsi="TimesNewRomanPSMT" w:cs="TimesNewRomanPSMT"/>
                <w:color w:val="auto"/>
                <w:sz w:val="18"/>
                <w:szCs w:val="18"/>
                <w:lang w:eastAsia="en-US"/>
              </w:rPr>
            </w:pPr>
            <w:r>
              <w:rPr>
                <w:rFonts w:ascii="TimesNewRomanPSMT" w:eastAsia="Times New Roman" w:hAnsi="TimesNewRomanPSMT" w:cs="TimesNewRomanPSMT"/>
                <w:color w:val="auto"/>
                <w:sz w:val="18"/>
                <w:szCs w:val="18"/>
                <w:lang w:eastAsia="en-US"/>
              </w:rPr>
              <w:t>U.S. Army Research, Development, and Engineering Command</w:t>
            </w:r>
          </w:p>
          <w:p w:rsidR="00E4410E" w:rsidRDefault="00E4410E" w:rsidP="00E4410E">
            <w:pPr>
              <w:autoSpaceDE w:val="0"/>
              <w:autoSpaceDN w:val="0"/>
              <w:adjustRightInd w:val="0"/>
              <w:jc w:val="left"/>
              <w:rPr>
                <w:rFonts w:ascii="TimesNewRomanPSMT" w:eastAsia="Times New Roman" w:hAnsi="TimesNewRomanPSMT" w:cs="TimesNewRomanPSMT"/>
                <w:color w:val="auto"/>
                <w:sz w:val="18"/>
                <w:szCs w:val="18"/>
                <w:lang w:eastAsia="en-US"/>
              </w:rPr>
            </w:pPr>
            <w:r>
              <w:rPr>
                <w:rFonts w:ascii="TimesNewRomanPSMT" w:eastAsia="Times New Roman" w:hAnsi="TimesNewRomanPSMT" w:cs="TimesNewRomanPSMT"/>
                <w:color w:val="auto"/>
                <w:sz w:val="18"/>
                <w:szCs w:val="18"/>
                <w:lang w:eastAsia="en-US"/>
              </w:rPr>
              <w:t>3071 Aberdeen Blvd.</w:t>
            </w:r>
          </w:p>
          <w:p w:rsidR="00702FBA" w:rsidRPr="00E4410E" w:rsidRDefault="00E4410E" w:rsidP="00E4410E">
            <w:pPr>
              <w:autoSpaceDE w:val="0"/>
              <w:autoSpaceDN w:val="0"/>
              <w:adjustRightInd w:val="0"/>
              <w:jc w:val="left"/>
              <w:rPr>
                <w:rFonts w:ascii="TimesNewRomanPSMT" w:eastAsia="Times New Roman" w:hAnsi="TimesNewRomanPSMT" w:cs="TimesNewRomanPSMT"/>
                <w:color w:val="auto"/>
                <w:sz w:val="18"/>
                <w:szCs w:val="18"/>
                <w:lang w:eastAsia="en-US"/>
              </w:rPr>
            </w:pPr>
            <w:r>
              <w:rPr>
                <w:rFonts w:ascii="TimesNewRomanPSMT" w:eastAsia="Times New Roman" w:hAnsi="TimesNewRomanPSMT" w:cs="TimesNewRomanPSMT"/>
                <w:color w:val="auto"/>
                <w:sz w:val="18"/>
                <w:szCs w:val="18"/>
                <w:lang w:eastAsia="en-US"/>
              </w:rPr>
              <w:t>Aberdeen Proving Ground, MD 21005</w:t>
            </w:r>
          </w:p>
        </w:tc>
        <w:tc>
          <w:tcPr>
            <w:tcW w:w="3330" w:type="dxa"/>
            <w:gridSpan w:val="2"/>
            <w:tcBorders>
              <w:top w:val="single" w:sz="18" w:space="0" w:color="000000"/>
              <w:left w:val="single" w:sz="18" w:space="0" w:color="000000"/>
              <w:bottom w:val="single" w:sz="18" w:space="0" w:color="000000"/>
              <w:right w:val="single" w:sz="18" w:space="0" w:color="000000"/>
            </w:tcBorders>
          </w:tcPr>
          <w:p w:rsidR="00702FBA" w:rsidRDefault="00702FBA" w:rsidP="00927F1A">
            <w:pPr>
              <w:keepNext/>
              <w:keepLines/>
              <w:tabs>
                <w:tab w:val="left" w:pos="600"/>
                <w:tab w:val="left" w:pos="1320"/>
                <w:tab w:val="left" w:pos="2040"/>
                <w:tab w:val="left" w:pos="2760"/>
                <w:tab w:val="left" w:pos="3480"/>
                <w:tab w:val="left" w:pos="4200"/>
                <w:tab w:val="left" w:pos="4920"/>
                <w:tab w:val="left" w:pos="5640"/>
                <w:tab w:val="left" w:pos="6360"/>
              </w:tabs>
              <w:suppressAutoHyphens/>
              <w:ind w:left="-30"/>
              <w:jc w:val="left"/>
              <w:rPr>
                <w:b/>
                <w:sz w:val="18"/>
              </w:rPr>
            </w:pPr>
            <w:r>
              <w:rPr>
                <w:b/>
                <w:sz w:val="18"/>
              </w:rPr>
              <w:t>10. SPONSORING/MONITORING</w:t>
            </w:r>
          </w:p>
          <w:p w:rsidR="00702FBA" w:rsidRDefault="00702FBA" w:rsidP="00927F1A">
            <w:pPr>
              <w:keepNext/>
              <w:keepLines/>
              <w:tabs>
                <w:tab w:val="left" w:pos="600"/>
                <w:tab w:val="left" w:pos="1320"/>
                <w:tab w:val="left" w:pos="2040"/>
                <w:tab w:val="left" w:pos="2760"/>
                <w:tab w:val="left" w:pos="3480"/>
                <w:tab w:val="left" w:pos="4200"/>
                <w:tab w:val="left" w:pos="4920"/>
                <w:tab w:val="left" w:pos="5640"/>
                <w:tab w:val="left" w:pos="6360"/>
              </w:tabs>
              <w:suppressAutoHyphens/>
              <w:ind w:left="-30"/>
              <w:jc w:val="left"/>
              <w:rPr>
                <w:sz w:val="18"/>
              </w:rPr>
            </w:pPr>
            <w:r>
              <w:rPr>
                <w:b/>
                <w:sz w:val="18"/>
              </w:rPr>
              <w:t xml:space="preserve">    AGENCY REPORT NUMBER</w:t>
            </w:r>
          </w:p>
        </w:tc>
      </w:tr>
      <w:tr w:rsidR="00702FBA" w:rsidTr="00B250BF">
        <w:trPr>
          <w:trHeight w:val="477"/>
        </w:trPr>
        <w:tc>
          <w:tcPr>
            <w:tcW w:w="9720" w:type="dxa"/>
            <w:gridSpan w:val="7"/>
            <w:tcBorders>
              <w:top w:val="single" w:sz="18" w:space="0" w:color="000000"/>
              <w:left w:val="single" w:sz="18" w:space="0" w:color="000000"/>
              <w:bottom w:val="single" w:sz="18" w:space="0" w:color="000000"/>
              <w:right w:val="single" w:sz="18" w:space="0" w:color="000000"/>
            </w:tcBorders>
          </w:tcPr>
          <w:p w:rsidR="00702FBA" w:rsidRDefault="00702FBA" w:rsidP="00927F1A">
            <w:pPr>
              <w:keepNext/>
              <w:keepLines/>
              <w:tabs>
                <w:tab w:val="left" w:pos="600"/>
                <w:tab w:val="left" w:pos="1320"/>
                <w:tab w:val="left" w:pos="2040"/>
                <w:tab w:val="left" w:pos="2760"/>
                <w:tab w:val="left" w:pos="3480"/>
                <w:tab w:val="left" w:pos="4200"/>
                <w:tab w:val="left" w:pos="4920"/>
                <w:tab w:val="left" w:pos="5640"/>
                <w:tab w:val="left" w:pos="6360"/>
                <w:tab w:val="left" w:pos="7080"/>
                <w:tab w:val="left" w:pos="7800"/>
                <w:tab w:val="left" w:pos="8520"/>
                <w:tab w:val="left" w:pos="9240"/>
                <w:tab w:val="left" w:pos="9960"/>
              </w:tabs>
              <w:suppressAutoHyphens/>
              <w:ind w:left="-30"/>
              <w:rPr>
                <w:sz w:val="18"/>
              </w:rPr>
            </w:pPr>
            <w:r>
              <w:rPr>
                <w:b/>
                <w:sz w:val="18"/>
              </w:rPr>
              <w:t>11. SUPPLEMENTARY NOTES</w:t>
            </w:r>
            <w:r>
              <w:rPr>
                <w:sz w:val="18"/>
              </w:rPr>
              <w:t xml:space="preserve">  </w:t>
            </w:r>
            <w:r w:rsidRPr="003F5752">
              <w:rPr>
                <w:sz w:val="18"/>
                <w:szCs w:val="18"/>
              </w:rPr>
              <w:t>The views expressed in this thesis are those of the author and do not reflect the official policy or position of the Department of Defense or the U.S. Government.</w:t>
            </w:r>
            <w:r>
              <w:rPr>
                <w:sz w:val="18"/>
                <w:szCs w:val="18"/>
              </w:rPr>
              <w:t xml:space="preserve">  </w:t>
            </w:r>
            <w:r w:rsidRPr="0054022B">
              <w:rPr>
                <w:sz w:val="18"/>
                <w:szCs w:val="18"/>
              </w:rPr>
              <w:t>IRB Protocol number ______</w:t>
            </w:r>
            <w:r>
              <w:rPr>
                <w:sz w:val="18"/>
                <w:szCs w:val="18"/>
              </w:rPr>
              <w:t>N/A______</w:t>
            </w:r>
            <w:r w:rsidRPr="0054022B">
              <w:rPr>
                <w:sz w:val="18"/>
                <w:szCs w:val="18"/>
              </w:rPr>
              <w:t>.</w:t>
            </w:r>
            <w:r>
              <w:rPr>
                <w:sz w:val="18"/>
                <w:szCs w:val="18"/>
              </w:rPr>
              <w:t xml:space="preserve"> </w:t>
            </w:r>
          </w:p>
        </w:tc>
      </w:tr>
      <w:tr w:rsidR="00702FBA" w:rsidTr="004A29BF">
        <w:tc>
          <w:tcPr>
            <w:tcW w:w="6390" w:type="dxa"/>
            <w:gridSpan w:val="5"/>
            <w:tcBorders>
              <w:top w:val="single" w:sz="18" w:space="0" w:color="000000"/>
              <w:left w:val="single" w:sz="18" w:space="0" w:color="000000"/>
              <w:bottom w:val="single" w:sz="18" w:space="0" w:color="000000"/>
              <w:right w:val="single" w:sz="18" w:space="0" w:color="000000"/>
            </w:tcBorders>
          </w:tcPr>
          <w:p w:rsidR="00702FBA" w:rsidRDefault="00702FBA" w:rsidP="00927F1A">
            <w:pPr>
              <w:keepNext/>
              <w:keepLines/>
              <w:tabs>
                <w:tab w:val="left" w:pos="600"/>
                <w:tab w:val="left" w:pos="1320"/>
                <w:tab w:val="left" w:pos="2040"/>
                <w:tab w:val="left" w:pos="2760"/>
                <w:tab w:val="left" w:pos="3480"/>
                <w:tab w:val="left" w:pos="4200"/>
                <w:tab w:val="left" w:pos="4920"/>
                <w:tab w:val="left" w:pos="5640"/>
                <w:tab w:val="left" w:pos="6360"/>
              </w:tabs>
              <w:suppressAutoHyphens/>
              <w:ind w:left="-30"/>
              <w:jc w:val="left"/>
              <w:rPr>
                <w:sz w:val="18"/>
              </w:rPr>
            </w:pPr>
            <w:r>
              <w:rPr>
                <w:b/>
                <w:sz w:val="18"/>
              </w:rPr>
              <w:t>12a. DISTRIBUTION / AVAILABILITY STATEMENT</w:t>
            </w:r>
            <w:r>
              <w:rPr>
                <w:sz w:val="18"/>
              </w:rPr>
              <w:t xml:space="preserve">  </w:t>
            </w:r>
          </w:p>
          <w:p w:rsidR="00C546B7" w:rsidRDefault="00C546B7" w:rsidP="00C546B7">
            <w:pPr>
              <w:autoSpaceDE w:val="0"/>
              <w:autoSpaceDN w:val="0"/>
              <w:adjustRightInd w:val="0"/>
              <w:jc w:val="left"/>
              <w:rPr>
                <w:rFonts w:ascii="TimesNewRomanPSMT" w:eastAsia="Times New Roman" w:hAnsi="TimesNewRomanPSMT" w:cs="TimesNewRomanPSMT"/>
                <w:color w:val="auto"/>
                <w:sz w:val="18"/>
                <w:szCs w:val="18"/>
                <w:lang w:eastAsia="en-US"/>
              </w:rPr>
            </w:pPr>
            <w:r>
              <w:rPr>
                <w:rFonts w:ascii="TimesNewRomanPSMT" w:eastAsia="Times New Roman" w:hAnsi="TimesNewRomanPSMT" w:cs="TimesNewRomanPSMT"/>
                <w:color w:val="auto"/>
                <w:sz w:val="18"/>
                <w:szCs w:val="18"/>
                <w:lang w:eastAsia="en-US"/>
              </w:rPr>
              <w:t>Distribution authorized to U.S. Government Agencies and their Contractors</w:t>
            </w:r>
          </w:p>
          <w:p w:rsidR="00C546B7" w:rsidRDefault="00C546B7" w:rsidP="00C546B7">
            <w:pPr>
              <w:autoSpaceDE w:val="0"/>
              <w:autoSpaceDN w:val="0"/>
              <w:adjustRightInd w:val="0"/>
              <w:jc w:val="left"/>
              <w:rPr>
                <w:rFonts w:ascii="TimesNewRomanPSMT" w:eastAsia="Times New Roman" w:hAnsi="TimesNewRomanPSMT" w:cs="TimesNewRomanPSMT"/>
                <w:color w:val="auto"/>
                <w:sz w:val="18"/>
                <w:szCs w:val="18"/>
                <w:lang w:eastAsia="en-US"/>
              </w:rPr>
            </w:pPr>
            <w:r>
              <w:rPr>
                <w:rFonts w:ascii="TimesNewRomanPSMT" w:eastAsia="Times New Roman" w:hAnsi="TimesNewRomanPSMT" w:cs="TimesNewRomanPSMT"/>
                <w:color w:val="auto"/>
                <w:sz w:val="18"/>
                <w:szCs w:val="18"/>
                <w:lang w:eastAsia="en-US"/>
              </w:rPr>
              <w:t>(Administrative or Operational Use) (1 June 2012). Other requests for this document</w:t>
            </w:r>
          </w:p>
          <w:p w:rsidR="00C546B7" w:rsidRDefault="00C546B7" w:rsidP="00C546B7">
            <w:pPr>
              <w:autoSpaceDE w:val="0"/>
              <w:autoSpaceDN w:val="0"/>
              <w:adjustRightInd w:val="0"/>
              <w:jc w:val="left"/>
              <w:rPr>
                <w:rFonts w:ascii="TimesNewRomanPSMT" w:eastAsia="Times New Roman" w:hAnsi="TimesNewRomanPSMT" w:cs="TimesNewRomanPSMT"/>
                <w:color w:val="auto"/>
                <w:sz w:val="18"/>
                <w:szCs w:val="18"/>
                <w:lang w:eastAsia="en-US"/>
              </w:rPr>
            </w:pPr>
            <w:r>
              <w:rPr>
                <w:rFonts w:ascii="TimesNewRomanPSMT" w:eastAsia="Times New Roman" w:hAnsi="TimesNewRomanPSMT" w:cs="TimesNewRomanPSMT"/>
                <w:color w:val="auto"/>
                <w:sz w:val="18"/>
                <w:szCs w:val="18"/>
                <w:lang w:eastAsia="en-US"/>
              </w:rPr>
              <w:t>must be referred to President, Code 261, Naval Postgraduate School, Monterey, CA</w:t>
            </w:r>
          </w:p>
          <w:p w:rsidR="00C546B7" w:rsidRDefault="00C546B7" w:rsidP="00C546B7">
            <w:pPr>
              <w:autoSpaceDE w:val="0"/>
              <w:autoSpaceDN w:val="0"/>
              <w:adjustRightInd w:val="0"/>
              <w:jc w:val="left"/>
              <w:rPr>
                <w:rFonts w:ascii="TimesNewRomanPSMT" w:eastAsia="Times New Roman" w:hAnsi="TimesNewRomanPSMT" w:cs="TimesNewRomanPSMT"/>
                <w:color w:val="auto"/>
                <w:sz w:val="18"/>
                <w:szCs w:val="18"/>
                <w:lang w:eastAsia="en-US"/>
              </w:rPr>
            </w:pPr>
            <w:r>
              <w:rPr>
                <w:rFonts w:ascii="TimesNewRomanPSMT" w:eastAsia="Times New Roman" w:hAnsi="TimesNewRomanPSMT" w:cs="TimesNewRomanPSMT"/>
                <w:color w:val="auto"/>
                <w:sz w:val="18"/>
                <w:szCs w:val="18"/>
                <w:lang w:eastAsia="en-US"/>
              </w:rPr>
              <w:t>93943-5000 or RDECOM, Aberdeen Proving Ground, Aberdeen, Maryland via the</w:t>
            </w:r>
          </w:p>
          <w:p w:rsidR="00C546B7" w:rsidRDefault="00C546B7" w:rsidP="00C546B7">
            <w:pPr>
              <w:autoSpaceDE w:val="0"/>
              <w:autoSpaceDN w:val="0"/>
              <w:adjustRightInd w:val="0"/>
              <w:jc w:val="left"/>
              <w:rPr>
                <w:rFonts w:ascii="TimesNewRomanPSMT" w:eastAsia="Times New Roman" w:hAnsi="TimesNewRomanPSMT" w:cs="TimesNewRomanPSMT"/>
                <w:color w:val="auto"/>
                <w:sz w:val="18"/>
                <w:szCs w:val="18"/>
                <w:lang w:eastAsia="en-US"/>
              </w:rPr>
            </w:pPr>
            <w:r>
              <w:rPr>
                <w:rFonts w:ascii="TimesNewRomanPSMT" w:eastAsia="Times New Roman" w:hAnsi="TimesNewRomanPSMT" w:cs="TimesNewRomanPSMT"/>
                <w:color w:val="auto"/>
                <w:sz w:val="18"/>
                <w:szCs w:val="18"/>
                <w:lang w:eastAsia="en-US"/>
              </w:rPr>
              <w:t>Defense Technical Information Center, 8725 John J. Kingman Rd., STE 0944, Ft.</w:t>
            </w:r>
          </w:p>
          <w:p w:rsidR="00702FBA" w:rsidRPr="003F5752" w:rsidRDefault="00C546B7" w:rsidP="00C546B7">
            <w:pPr>
              <w:keepNext/>
              <w:keepLines/>
              <w:tabs>
                <w:tab w:val="left" w:pos="600"/>
                <w:tab w:val="left" w:pos="1320"/>
                <w:tab w:val="left" w:pos="2040"/>
                <w:tab w:val="left" w:pos="2760"/>
                <w:tab w:val="left" w:pos="3480"/>
                <w:tab w:val="left" w:pos="4200"/>
                <w:tab w:val="left" w:pos="4920"/>
                <w:tab w:val="left" w:pos="5640"/>
                <w:tab w:val="left" w:pos="6360"/>
                <w:tab w:val="left" w:pos="7080"/>
                <w:tab w:val="left" w:pos="7800"/>
                <w:tab w:val="left" w:pos="8520"/>
                <w:tab w:val="left" w:pos="9240"/>
                <w:tab w:val="left" w:pos="9960"/>
              </w:tabs>
              <w:suppressAutoHyphens/>
              <w:ind w:left="-30"/>
              <w:jc w:val="left"/>
              <w:rPr>
                <w:sz w:val="18"/>
                <w:szCs w:val="18"/>
              </w:rPr>
            </w:pPr>
            <w:r>
              <w:rPr>
                <w:rFonts w:ascii="TimesNewRomanPSMT" w:eastAsia="Times New Roman" w:hAnsi="TimesNewRomanPSMT" w:cs="TimesNewRomanPSMT"/>
                <w:color w:val="auto"/>
                <w:sz w:val="18"/>
                <w:szCs w:val="18"/>
                <w:lang w:eastAsia="en-US"/>
              </w:rPr>
              <w:t>Belvoir, VA 22060-6218</w:t>
            </w:r>
          </w:p>
        </w:tc>
        <w:tc>
          <w:tcPr>
            <w:tcW w:w="3330" w:type="dxa"/>
            <w:gridSpan w:val="2"/>
            <w:tcBorders>
              <w:top w:val="single" w:sz="18" w:space="0" w:color="000000"/>
              <w:left w:val="single" w:sz="18" w:space="0" w:color="000000"/>
              <w:bottom w:val="single" w:sz="18" w:space="0" w:color="000000"/>
              <w:right w:val="single" w:sz="18" w:space="0" w:color="000000"/>
            </w:tcBorders>
          </w:tcPr>
          <w:p w:rsidR="00702FBA" w:rsidRDefault="00702FBA" w:rsidP="00927F1A">
            <w:pPr>
              <w:keepNext/>
              <w:keepLines/>
              <w:tabs>
                <w:tab w:val="left" w:pos="600"/>
                <w:tab w:val="left" w:pos="1320"/>
                <w:tab w:val="left" w:pos="2040"/>
                <w:tab w:val="left" w:pos="2760"/>
                <w:tab w:val="left" w:pos="3480"/>
                <w:tab w:val="left" w:pos="4200"/>
                <w:tab w:val="left" w:pos="4920"/>
                <w:tab w:val="left" w:pos="5640"/>
                <w:tab w:val="left" w:pos="6360"/>
              </w:tabs>
              <w:suppressAutoHyphens/>
              <w:ind w:left="-30"/>
              <w:jc w:val="left"/>
              <w:rPr>
                <w:sz w:val="18"/>
              </w:rPr>
            </w:pPr>
            <w:r>
              <w:rPr>
                <w:b/>
                <w:sz w:val="18"/>
              </w:rPr>
              <w:t>12b. DISTRIBUTION CODE</w:t>
            </w:r>
          </w:p>
          <w:p w:rsidR="00702FBA" w:rsidRDefault="00C546B7" w:rsidP="00CC0EFC">
            <w:pPr>
              <w:keepNext/>
              <w:keepLines/>
              <w:tabs>
                <w:tab w:val="left" w:pos="600"/>
                <w:tab w:val="left" w:pos="1320"/>
                <w:tab w:val="left" w:pos="2040"/>
                <w:tab w:val="left" w:pos="2760"/>
                <w:tab w:val="left" w:pos="3480"/>
                <w:tab w:val="left" w:pos="4200"/>
                <w:tab w:val="left" w:pos="4920"/>
                <w:tab w:val="left" w:pos="5640"/>
                <w:tab w:val="left" w:pos="6360"/>
              </w:tabs>
              <w:suppressAutoHyphens/>
              <w:ind w:left="1140"/>
              <w:rPr>
                <w:sz w:val="18"/>
              </w:rPr>
            </w:pPr>
            <w:r>
              <w:rPr>
                <w:sz w:val="18"/>
              </w:rPr>
              <w:t>C</w:t>
            </w:r>
          </w:p>
        </w:tc>
      </w:tr>
      <w:tr w:rsidR="00702FBA" w:rsidTr="004A29BF">
        <w:tc>
          <w:tcPr>
            <w:tcW w:w="9720" w:type="dxa"/>
            <w:gridSpan w:val="7"/>
            <w:tcBorders>
              <w:top w:val="single" w:sz="18" w:space="0" w:color="000000"/>
              <w:left w:val="single" w:sz="18" w:space="0" w:color="000000"/>
              <w:bottom w:val="single" w:sz="18" w:space="0" w:color="000000"/>
              <w:right w:val="single" w:sz="18" w:space="0" w:color="000000"/>
            </w:tcBorders>
          </w:tcPr>
          <w:p w:rsidR="00702FBA" w:rsidRDefault="00702FBA" w:rsidP="00927F1A">
            <w:pPr>
              <w:keepNext/>
              <w:keepLines/>
              <w:tabs>
                <w:tab w:val="left" w:pos="600"/>
                <w:tab w:val="left" w:pos="1320"/>
                <w:tab w:val="left" w:pos="2040"/>
                <w:tab w:val="left" w:pos="2760"/>
                <w:tab w:val="left" w:pos="3480"/>
                <w:tab w:val="left" w:pos="4200"/>
                <w:tab w:val="left" w:pos="4920"/>
                <w:tab w:val="left" w:pos="5640"/>
                <w:tab w:val="left" w:pos="6360"/>
              </w:tabs>
              <w:suppressAutoHyphens/>
              <w:ind w:left="-30"/>
              <w:jc w:val="left"/>
              <w:rPr>
                <w:b/>
                <w:bCs/>
                <w:sz w:val="18"/>
              </w:rPr>
            </w:pPr>
            <w:r>
              <w:rPr>
                <w:b/>
                <w:bCs/>
                <w:sz w:val="18"/>
              </w:rPr>
              <w:t xml:space="preserve">13. ABSTRACT (maximum </w:t>
            </w:r>
            <w:r w:rsidRPr="00795413">
              <w:rPr>
                <w:b/>
                <w:sz w:val="18"/>
              </w:rPr>
              <w:t>200</w:t>
            </w:r>
            <w:r>
              <w:rPr>
                <w:b/>
                <w:bCs/>
                <w:sz w:val="18"/>
              </w:rPr>
              <w:t xml:space="preserve"> </w:t>
            </w:r>
            <w:r w:rsidRPr="00795413">
              <w:rPr>
                <w:b/>
                <w:sz w:val="18"/>
              </w:rPr>
              <w:t>words</w:t>
            </w:r>
            <w:r>
              <w:rPr>
                <w:b/>
                <w:bCs/>
                <w:sz w:val="18"/>
              </w:rPr>
              <w:t xml:space="preserve">) </w:t>
            </w:r>
          </w:p>
          <w:p w:rsidR="00702FBA" w:rsidRPr="008F37F4" w:rsidRDefault="00702FBA" w:rsidP="00927F1A">
            <w:pPr>
              <w:keepNext/>
              <w:keepLines/>
              <w:rPr>
                <w:bCs/>
                <w:sz w:val="20"/>
                <w:szCs w:val="20"/>
              </w:rPr>
            </w:pPr>
            <w:r w:rsidRPr="008F37F4">
              <w:rPr>
                <w:bCs/>
                <w:sz w:val="20"/>
                <w:szCs w:val="20"/>
              </w:rPr>
              <w:t>Insert abstract here.</w:t>
            </w:r>
          </w:p>
          <w:p w:rsidR="00702FBA" w:rsidRPr="008F37F4" w:rsidRDefault="00702FBA" w:rsidP="00927F1A">
            <w:pPr>
              <w:keepNext/>
              <w:keepLines/>
              <w:ind w:firstLine="720"/>
              <w:rPr>
                <w:bCs/>
                <w:sz w:val="20"/>
                <w:szCs w:val="20"/>
              </w:rPr>
            </w:pPr>
          </w:p>
          <w:p w:rsidR="00702FBA" w:rsidRPr="008F37F4" w:rsidRDefault="00702FBA" w:rsidP="00927F1A">
            <w:pPr>
              <w:keepNext/>
              <w:keepLines/>
              <w:ind w:firstLine="720"/>
              <w:rPr>
                <w:bCs/>
                <w:sz w:val="20"/>
                <w:szCs w:val="20"/>
              </w:rPr>
            </w:pPr>
          </w:p>
          <w:p w:rsidR="00702FBA" w:rsidRPr="008F37F4" w:rsidRDefault="00702FBA" w:rsidP="00927F1A">
            <w:pPr>
              <w:keepNext/>
              <w:keepLines/>
              <w:ind w:firstLine="720"/>
              <w:rPr>
                <w:bCs/>
                <w:sz w:val="20"/>
                <w:szCs w:val="20"/>
              </w:rPr>
            </w:pPr>
          </w:p>
          <w:p w:rsidR="00702FBA" w:rsidRPr="008F37F4" w:rsidRDefault="00702FBA" w:rsidP="00927F1A">
            <w:pPr>
              <w:keepNext/>
              <w:keepLines/>
              <w:ind w:firstLine="720"/>
              <w:rPr>
                <w:bCs/>
                <w:sz w:val="20"/>
                <w:szCs w:val="20"/>
              </w:rPr>
            </w:pPr>
          </w:p>
          <w:p w:rsidR="00702FBA" w:rsidRPr="008F37F4" w:rsidRDefault="00702FBA" w:rsidP="00927F1A">
            <w:pPr>
              <w:keepNext/>
              <w:keepLines/>
              <w:ind w:firstLine="720"/>
              <w:rPr>
                <w:bCs/>
                <w:sz w:val="20"/>
                <w:szCs w:val="20"/>
              </w:rPr>
            </w:pPr>
          </w:p>
          <w:p w:rsidR="00702FBA" w:rsidRPr="008F37F4" w:rsidRDefault="00702FBA" w:rsidP="00927F1A">
            <w:pPr>
              <w:keepNext/>
              <w:keepLines/>
              <w:ind w:firstLine="720"/>
              <w:rPr>
                <w:bCs/>
                <w:sz w:val="20"/>
                <w:szCs w:val="20"/>
              </w:rPr>
            </w:pPr>
          </w:p>
          <w:p w:rsidR="00702FBA" w:rsidRPr="008F37F4" w:rsidRDefault="00702FBA" w:rsidP="00927F1A">
            <w:pPr>
              <w:keepNext/>
              <w:keepLines/>
              <w:ind w:firstLine="720"/>
              <w:rPr>
                <w:bCs/>
                <w:sz w:val="20"/>
                <w:szCs w:val="20"/>
              </w:rPr>
            </w:pPr>
          </w:p>
          <w:p w:rsidR="00702FBA" w:rsidRPr="008F37F4" w:rsidRDefault="00702FBA" w:rsidP="00927F1A">
            <w:pPr>
              <w:keepNext/>
              <w:keepLines/>
              <w:ind w:firstLine="720"/>
              <w:rPr>
                <w:bCs/>
                <w:sz w:val="20"/>
                <w:szCs w:val="20"/>
              </w:rPr>
            </w:pPr>
          </w:p>
          <w:p w:rsidR="00702FBA" w:rsidRPr="008F37F4" w:rsidRDefault="00702FBA" w:rsidP="00927F1A">
            <w:pPr>
              <w:keepNext/>
              <w:keepLines/>
              <w:ind w:firstLine="720"/>
              <w:rPr>
                <w:bCs/>
                <w:sz w:val="20"/>
                <w:szCs w:val="20"/>
              </w:rPr>
            </w:pPr>
          </w:p>
          <w:p w:rsidR="00702FBA" w:rsidRPr="008F37F4" w:rsidRDefault="00702FBA" w:rsidP="00927F1A">
            <w:pPr>
              <w:keepNext/>
              <w:keepLines/>
              <w:ind w:firstLine="720"/>
              <w:rPr>
                <w:bCs/>
                <w:sz w:val="20"/>
                <w:szCs w:val="20"/>
              </w:rPr>
            </w:pPr>
          </w:p>
          <w:p w:rsidR="00702FBA" w:rsidRPr="008F37F4" w:rsidRDefault="00702FBA" w:rsidP="00927F1A">
            <w:pPr>
              <w:keepNext/>
              <w:keepLines/>
              <w:ind w:firstLine="720"/>
              <w:rPr>
                <w:bCs/>
                <w:sz w:val="20"/>
                <w:szCs w:val="20"/>
              </w:rPr>
            </w:pPr>
          </w:p>
          <w:p w:rsidR="00702FBA" w:rsidRPr="008F37F4" w:rsidRDefault="00702FBA" w:rsidP="00927F1A">
            <w:pPr>
              <w:keepNext/>
              <w:keepLines/>
              <w:ind w:firstLine="720"/>
              <w:rPr>
                <w:bCs/>
                <w:sz w:val="20"/>
                <w:szCs w:val="20"/>
              </w:rPr>
            </w:pPr>
          </w:p>
          <w:p w:rsidR="00702FBA" w:rsidRDefault="00702FBA" w:rsidP="00927F1A">
            <w:pPr>
              <w:keepNext/>
              <w:keepLines/>
              <w:ind w:firstLine="720"/>
              <w:rPr>
                <w:bCs/>
                <w:sz w:val="18"/>
              </w:rPr>
            </w:pPr>
          </w:p>
          <w:p w:rsidR="00702FBA" w:rsidRDefault="00702FBA" w:rsidP="00927F1A">
            <w:pPr>
              <w:keepNext/>
              <w:keepLines/>
              <w:rPr>
                <w:sz w:val="20"/>
              </w:rPr>
            </w:pPr>
          </w:p>
        </w:tc>
      </w:tr>
      <w:tr w:rsidR="00702FBA" w:rsidTr="004A29BF">
        <w:trPr>
          <w:cantSplit/>
          <w:trHeight w:val="468"/>
        </w:trPr>
        <w:tc>
          <w:tcPr>
            <w:tcW w:w="7650" w:type="dxa"/>
            <w:gridSpan w:val="6"/>
            <w:vMerge w:val="restart"/>
            <w:tcBorders>
              <w:top w:val="single" w:sz="18" w:space="0" w:color="000000"/>
              <w:left w:val="single" w:sz="18" w:space="0" w:color="000000"/>
              <w:bottom w:val="single" w:sz="18" w:space="0" w:color="000000"/>
              <w:right w:val="single" w:sz="18" w:space="0" w:color="000000"/>
            </w:tcBorders>
          </w:tcPr>
          <w:p w:rsidR="00702FBA" w:rsidRDefault="00702FBA" w:rsidP="00FB5C56">
            <w:pPr>
              <w:keepNext/>
              <w:keepLines/>
              <w:tabs>
                <w:tab w:val="left" w:pos="600"/>
                <w:tab w:val="left" w:pos="1320"/>
                <w:tab w:val="left" w:pos="2040"/>
                <w:tab w:val="left" w:pos="2760"/>
                <w:tab w:val="left" w:pos="3480"/>
                <w:tab w:val="left" w:pos="4200"/>
                <w:tab w:val="left" w:pos="4920"/>
                <w:tab w:val="left" w:pos="5640"/>
                <w:tab w:val="left" w:pos="6360"/>
              </w:tabs>
              <w:suppressAutoHyphens/>
              <w:ind w:left="-30"/>
              <w:jc w:val="left"/>
              <w:rPr>
                <w:sz w:val="18"/>
              </w:rPr>
            </w:pPr>
            <w:r>
              <w:rPr>
                <w:b/>
                <w:sz w:val="18"/>
              </w:rPr>
              <w:t>14. SUBJECT TERMS</w:t>
            </w:r>
            <w:r>
              <w:rPr>
                <w:sz w:val="18"/>
              </w:rPr>
              <w:t xml:space="preserve"> </w:t>
            </w:r>
            <w:r w:rsidR="00FB5C56">
              <w:rPr>
                <w:sz w:val="18"/>
              </w:rPr>
              <w:t xml:space="preserve">Model Based Systems Engineering, MBSE, Survivability, </w:t>
            </w:r>
            <w:r>
              <w:rPr>
                <w:sz w:val="18"/>
              </w:rPr>
              <w:t xml:space="preserve"> </w:t>
            </w:r>
            <w:r w:rsidR="00393C86">
              <w:rPr>
                <w:sz w:val="18"/>
              </w:rPr>
              <w:t xml:space="preserve">Ground Vehicle, Combat Vehicle, </w:t>
            </w:r>
          </w:p>
        </w:tc>
        <w:tc>
          <w:tcPr>
            <w:tcW w:w="2070" w:type="dxa"/>
            <w:tcBorders>
              <w:top w:val="single" w:sz="18" w:space="0" w:color="000000"/>
              <w:left w:val="single" w:sz="18" w:space="0" w:color="000000"/>
              <w:bottom w:val="single" w:sz="18" w:space="0" w:color="000000"/>
              <w:right w:val="single" w:sz="18" w:space="0" w:color="000000"/>
            </w:tcBorders>
          </w:tcPr>
          <w:p w:rsidR="00702FBA" w:rsidRDefault="00702FBA" w:rsidP="00927F1A">
            <w:pPr>
              <w:keepNext/>
              <w:keepLines/>
              <w:tabs>
                <w:tab w:val="left" w:pos="600"/>
                <w:tab w:val="left" w:pos="1320"/>
                <w:tab w:val="left" w:pos="2040"/>
                <w:tab w:val="left" w:pos="2760"/>
                <w:tab w:val="left" w:pos="3480"/>
                <w:tab w:val="left" w:pos="4200"/>
                <w:tab w:val="left" w:pos="4920"/>
                <w:tab w:val="left" w:pos="5640"/>
                <w:tab w:val="left" w:pos="6360"/>
              </w:tabs>
              <w:suppressAutoHyphens/>
              <w:ind w:left="-30"/>
              <w:jc w:val="left"/>
              <w:rPr>
                <w:sz w:val="18"/>
              </w:rPr>
            </w:pPr>
            <w:r>
              <w:rPr>
                <w:b/>
                <w:sz w:val="18"/>
              </w:rPr>
              <w:t>15. NUMBER OF PAGES</w:t>
            </w:r>
            <w:r>
              <w:rPr>
                <w:sz w:val="18"/>
              </w:rPr>
              <w:t xml:space="preserve"> </w:t>
            </w:r>
          </w:p>
          <w:p w:rsidR="00702FBA" w:rsidRDefault="00FB5C56" w:rsidP="00927F1A">
            <w:pPr>
              <w:keepNext/>
              <w:keepLines/>
              <w:tabs>
                <w:tab w:val="left" w:pos="600"/>
                <w:tab w:val="left" w:pos="1320"/>
                <w:tab w:val="left" w:pos="2040"/>
                <w:tab w:val="left" w:pos="2760"/>
                <w:tab w:val="left" w:pos="3480"/>
                <w:tab w:val="left" w:pos="4200"/>
                <w:tab w:val="left" w:pos="4920"/>
                <w:tab w:val="left" w:pos="5640"/>
                <w:tab w:val="left" w:pos="6360"/>
                <w:tab w:val="left" w:pos="7080"/>
                <w:tab w:val="left" w:pos="7800"/>
              </w:tabs>
              <w:suppressAutoHyphens/>
              <w:jc w:val="center"/>
              <w:rPr>
                <w:sz w:val="18"/>
              </w:rPr>
            </w:pPr>
            <w:r>
              <w:rPr>
                <w:sz w:val="18"/>
              </w:rPr>
              <w:t>XXX</w:t>
            </w:r>
          </w:p>
        </w:tc>
      </w:tr>
      <w:tr w:rsidR="00702FBA" w:rsidTr="004A29BF">
        <w:trPr>
          <w:cantSplit/>
          <w:trHeight w:val="279"/>
        </w:trPr>
        <w:tc>
          <w:tcPr>
            <w:tcW w:w="7650" w:type="dxa"/>
            <w:gridSpan w:val="6"/>
            <w:vMerge/>
            <w:tcBorders>
              <w:top w:val="single" w:sz="18" w:space="0" w:color="000000"/>
              <w:left w:val="single" w:sz="18" w:space="0" w:color="000000"/>
              <w:bottom w:val="single" w:sz="18" w:space="0" w:color="000000"/>
              <w:right w:val="single" w:sz="18" w:space="0" w:color="000000"/>
            </w:tcBorders>
          </w:tcPr>
          <w:p w:rsidR="00702FBA" w:rsidRDefault="00702FBA" w:rsidP="00927F1A">
            <w:pPr>
              <w:keepNext/>
              <w:keepLines/>
              <w:tabs>
                <w:tab w:val="left" w:pos="600"/>
                <w:tab w:val="left" w:pos="1320"/>
                <w:tab w:val="left" w:pos="2040"/>
                <w:tab w:val="left" w:pos="2760"/>
                <w:tab w:val="left" w:pos="3480"/>
                <w:tab w:val="left" w:pos="4200"/>
                <w:tab w:val="left" w:pos="4920"/>
                <w:tab w:val="left" w:pos="5640"/>
                <w:tab w:val="left" w:pos="6360"/>
                <w:tab w:val="left" w:pos="7080"/>
                <w:tab w:val="left" w:pos="7800"/>
              </w:tabs>
              <w:suppressAutoHyphens/>
              <w:rPr>
                <w:sz w:val="18"/>
              </w:rPr>
            </w:pPr>
          </w:p>
        </w:tc>
        <w:tc>
          <w:tcPr>
            <w:tcW w:w="2070" w:type="dxa"/>
            <w:tcBorders>
              <w:top w:val="single" w:sz="18" w:space="0" w:color="000000"/>
              <w:left w:val="single" w:sz="18" w:space="0" w:color="000000"/>
              <w:bottom w:val="single" w:sz="18" w:space="0" w:color="000000"/>
              <w:right w:val="single" w:sz="18" w:space="0" w:color="000000"/>
            </w:tcBorders>
          </w:tcPr>
          <w:p w:rsidR="00702FBA" w:rsidRDefault="00702FBA" w:rsidP="00927F1A">
            <w:pPr>
              <w:keepNext/>
              <w:keepLines/>
              <w:tabs>
                <w:tab w:val="left" w:pos="600"/>
                <w:tab w:val="left" w:pos="1320"/>
                <w:tab w:val="left" w:pos="2040"/>
                <w:tab w:val="left" w:pos="2760"/>
                <w:tab w:val="left" w:pos="3480"/>
                <w:tab w:val="left" w:pos="4200"/>
                <w:tab w:val="left" w:pos="4920"/>
                <w:tab w:val="left" w:pos="5640"/>
                <w:tab w:val="left" w:pos="6360"/>
              </w:tabs>
              <w:suppressAutoHyphens/>
              <w:ind w:left="-30"/>
              <w:jc w:val="left"/>
              <w:rPr>
                <w:sz w:val="18"/>
              </w:rPr>
            </w:pPr>
            <w:r>
              <w:rPr>
                <w:b/>
                <w:sz w:val="18"/>
              </w:rPr>
              <w:t>16. PRICE CODE</w:t>
            </w:r>
          </w:p>
        </w:tc>
      </w:tr>
      <w:tr w:rsidR="00702FBA" w:rsidTr="004A29BF">
        <w:trPr>
          <w:trHeight w:val="306"/>
        </w:trPr>
        <w:tc>
          <w:tcPr>
            <w:tcW w:w="2610" w:type="dxa"/>
            <w:tcBorders>
              <w:top w:val="single" w:sz="18" w:space="0" w:color="000000"/>
              <w:left w:val="single" w:sz="18" w:space="0" w:color="000000"/>
              <w:bottom w:val="single" w:sz="18" w:space="0" w:color="000000"/>
              <w:right w:val="single" w:sz="18" w:space="0" w:color="000000"/>
            </w:tcBorders>
          </w:tcPr>
          <w:p w:rsidR="00702FBA" w:rsidRDefault="00702FBA" w:rsidP="00927F1A">
            <w:pPr>
              <w:keepNext/>
              <w:keepLines/>
              <w:tabs>
                <w:tab w:val="left" w:pos="600"/>
                <w:tab w:val="left" w:pos="1320"/>
                <w:tab w:val="left" w:pos="2040"/>
                <w:tab w:val="left" w:pos="2760"/>
                <w:tab w:val="left" w:pos="3480"/>
                <w:tab w:val="left" w:pos="4200"/>
                <w:tab w:val="left" w:pos="4920"/>
                <w:tab w:val="left" w:pos="5640"/>
                <w:tab w:val="left" w:pos="6360"/>
              </w:tabs>
              <w:suppressAutoHyphens/>
              <w:ind w:left="-30"/>
              <w:jc w:val="left"/>
              <w:rPr>
                <w:sz w:val="18"/>
              </w:rPr>
            </w:pPr>
            <w:r>
              <w:rPr>
                <w:b/>
                <w:sz w:val="18"/>
              </w:rPr>
              <w:t>17. SECURITY CLASSIFICATION OF REPORT</w:t>
            </w:r>
          </w:p>
          <w:p w:rsidR="00702FBA" w:rsidRDefault="00702FBA" w:rsidP="00927F1A">
            <w:pPr>
              <w:keepNext/>
              <w:keepLines/>
              <w:ind w:left="60"/>
              <w:jc w:val="center"/>
              <w:rPr>
                <w:sz w:val="18"/>
              </w:rPr>
            </w:pPr>
            <w:r>
              <w:rPr>
                <w:sz w:val="18"/>
              </w:rPr>
              <w:t>Unclassified</w:t>
            </w:r>
          </w:p>
        </w:tc>
        <w:tc>
          <w:tcPr>
            <w:tcW w:w="2880" w:type="dxa"/>
            <w:gridSpan w:val="2"/>
            <w:tcBorders>
              <w:top w:val="single" w:sz="18" w:space="0" w:color="000000"/>
              <w:left w:val="single" w:sz="18" w:space="0" w:color="000000"/>
              <w:bottom w:val="single" w:sz="18" w:space="0" w:color="000000"/>
              <w:right w:val="single" w:sz="18" w:space="0" w:color="000000"/>
            </w:tcBorders>
          </w:tcPr>
          <w:p w:rsidR="00702FBA" w:rsidRDefault="00702FBA" w:rsidP="00927F1A">
            <w:pPr>
              <w:keepNext/>
              <w:keepLines/>
              <w:tabs>
                <w:tab w:val="left" w:pos="600"/>
                <w:tab w:val="left" w:pos="1320"/>
                <w:tab w:val="left" w:pos="2040"/>
                <w:tab w:val="left" w:pos="2760"/>
                <w:tab w:val="left" w:pos="3480"/>
                <w:tab w:val="left" w:pos="4200"/>
                <w:tab w:val="left" w:pos="4920"/>
                <w:tab w:val="left" w:pos="5640"/>
                <w:tab w:val="left" w:pos="6360"/>
              </w:tabs>
              <w:suppressAutoHyphens/>
              <w:ind w:left="-30"/>
              <w:jc w:val="left"/>
              <w:rPr>
                <w:b/>
                <w:sz w:val="18"/>
              </w:rPr>
            </w:pPr>
            <w:r>
              <w:rPr>
                <w:b/>
                <w:sz w:val="18"/>
              </w:rPr>
              <w:t>18. SECURITY CLASSIFICATION OF THIS PAGE</w:t>
            </w:r>
          </w:p>
          <w:p w:rsidR="00702FBA" w:rsidRDefault="00702FBA" w:rsidP="00927F1A">
            <w:pPr>
              <w:keepNext/>
              <w:keepLines/>
              <w:jc w:val="center"/>
              <w:rPr>
                <w:sz w:val="18"/>
              </w:rPr>
            </w:pPr>
            <w:r>
              <w:rPr>
                <w:sz w:val="18"/>
              </w:rPr>
              <w:t>Unclassified</w:t>
            </w:r>
          </w:p>
        </w:tc>
        <w:tc>
          <w:tcPr>
            <w:tcW w:w="2160" w:type="dxa"/>
            <w:gridSpan w:val="3"/>
            <w:tcBorders>
              <w:top w:val="single" w:sz="18" w:space="0" w:color="000000"/>
              <w:left w:val="single" w:sz="18" w:space="0" w:color="000000"/>
              <w:bottom w:val="single" w:sz="18" w:space="0" w:color="000000"/>
              <w:right w:val="single" w:sz="18" w:space="0" w:color="000000"/>
            </w:tcBorders>
          </w:tcPr>
          <w:p w:rsidR="00702FBA" w:rsidRDefault="00702FBA" w:rsidP="00927F1A">
            <w:pPr>
              <w:keepNext/>
              <w:keepLines/>
              <w:tabs>
                <w:tab w:val="left" w:pos="600"/>
                <w:tab w:val="left" w:pos="1320"/>
                <w:tab w:val="left" w:pos="2040"/>
                <w:tab w:val="left" w:pos="2760"/>
                <w:tab w:val="left" w:pos="3480"/>
                <w:tab w:val="left" w:pos="4200"/>
                <w:tab w:val="left" w:pos="4920"/>
                <w:tab w:val="left" w:pos="5640"/>
                <w:tab w:val="left" w:pos="6360"/>
              </w:tabs>
              <w:suppressAutoHyphens/>
              <w:ind w:left="-30"/>
              <w:jc w:val="left"/>
              <w:rPr>
                <w:b/>
                <w:sz w:val="18"/>
              </w:rPr>
            </w:pPr>
            <w:r>
              <w:rPr>
                <w:b/>
                <w:sz w:val="18"/>
              </w:rPr>
              <w:t>19. SECURITY CLASSIFICATION OF ABSTRACT</w:t>
            </w:r>
          </w:p>
          <w:p w:rsidR="00702FBA" w:rsidRDefault="00702FBA" w:rsidP="00927F1A">
            <w:pPr>
              <w:keepNext/>
              <w:keepLines/>
              <w:jc w:val="center"/>
              <w:rPr>
                <w:sz w:val="18"/>
              </w:rPr>
            </w:pPr>
            <w:r>
              <w:rPr>
                <w:sz w:val="18"/>
              </w:rPr>
              <w:t>Unclassified</w:t>
            </w:r>
          </w:p>
        </w:tc>
        <w:tc>
          <w:tcPr>
            <w:tcW w:w="2070" w:type="dxa"/>
            <w:tcBorders>
              <w:top w:val="single" w:sz="18" w:space="0" w:color="000000"/>
              <w:left w:val="single" w:sz="18" w:space="0" w:color="000000"/>
              <w:bottom w:val="single" w:sz="18" w:space="0" w:color="000000"/>
              <w:right w:val="single" w:sz="18" w:space="0" w:color="000000"/>
            </w:tcBorders>
          </w:tcPr>
          <w:p w:rsidR="00702FBA" w:rsidRDefault="00702FBA" w:rsidP="00927F1A">
            <w:pPr>
              <w:keepNext/>
              <w:keepLines/>
              <w:tabs>
                <w:tab w:val="left" w:pos="600"/>
                <w:tab w:val="left" w:pos="1320"/>
                <w:tab w:val="left" w:pos="2040"/>
                <w:tab w:val="left" w:pos="2760"/>
                <w:tab w:val="left" w:pos="3480"/>
                <w:tab w:val="left" w:pos="4200"/>
                <w:tab w:val="left" w:pos="4920"/>
                <w:tab w:val="left" w:pos="5640"/>
                <w:tab w:val="left" w:pos="6360"/>
              </w:tabs>
              <w:suppressAutoHyphens/>
              <w:ind w:left="-30"/>
              <w:jc w:val="left"/>
              <w:rPr>
                <w:b/>
                <w:sz w:val="18"/>
              </w:rPr>
            </w:pPr>
            <w:r>
              <w:rPr>
                <w:b/>
                <w:sz w:val="18"/>
              </w:rPr>
              <w:t>20. LIMITATION OF ABSTRACT</w:t>
            </w:r>
          </w:p>
          <w:p w:rsidR="00702FBA" w:rsidRDefault="00702FBA" w:rsidP="00927F1A">
            <w:pPr>
              <w:keepNext/>
              <w:keepLines/>
              <w:jc w:val="left"/>
              <w:rPr>
                <w:b/>
                <w:sz w:val="18"/>
              </w:rPr>
            </w:pPr>
          </w:p>
          <w:p w:rsidR="00702FBA" w:rsidRDefault="00702FBA" w:rsidP="00927F1A">
            <w:pPr>
              <w:keepNext/>
              <w:keepLines/>
              <w:jc w:val="center"/>
              <w:rPr>
                <w:sz w:val="18"/>
              </w:rPr>
            </w:pPr>
            <w:r>
              <w:rPr>
                <w:sz w:val="18"/>
              </w:rPr>
              <w:t>UU</w:t>
            </w:r>
          </w:p>
        </w:tc>
      </w:tr>
    </w:tbl>
    <w:p w:rsidR="00702FBA" w:rsidRDefault="00702FBA" w:rsidP="00927F1A">
      <w:pPr>
        <w:keepNext/>
        <w:keepLines/>
        <w:tabs>
          <w:tab w:val="left" w:pos="7020"/>
        </w:tabs>
        <w:suppressAutoHyphens/>
        <w:ind w:left="-270" w:right="-810"/>
        <w:rPr>
          <w:sz w:val="16"/>
        </w:rPr>
      </w:pPr>
      <w:r>
        <w:rPr>
          <w:sz w:val="16"/>
        </w:rPr>
        <w:t>NSN 7540-01-280-5500</w:t>
      </w:r>
      <w:r>
        <w:rPr>
          <w:sz w:val="16"/>
        </w:rPr>
        <w:tab/>
      </w:r>
      <w:r>
        <w:rPr>
          <w:sz w:val="18"/>
        </w:rPr>
        <w:t>S</w:t>
      </w:r>
      <w:r>
        <w:rPr>
          <w:sz w:val="16"/>
        </w:rPr>
        <w:t xml:space="preserve">tandard Form 298 (Rev. 2-89) </w:t>
      </w:r>
    </w:p>
    <w:p w:rsidR="00702FBA" w:rsidRDefault="00702FBA" w:rsidP="00927F1A">
      <w:pPr>
        <w:keepNext/>
        <w:keepLines/>
        <w:tabs>
          <w:tab w:val="left" w:pos="7020"/>
        </w:tabs>
        <w:suppressAutoHyphens/>
        <w:ind w:left="-270" w:right="-810"/>
      </w:pPr>
      <w:r>
        <w:rPr>
          <w:sz w:val="16"/>
        </w:rPr>
        <w:tab/>
        <w:t>Prescribed by ANSI Std. 239-18</w:t>
      </w:r>
    </w:p>
    <w:p w:rsidR="00702FBA" w:rsidRPr="00F81A22" w:rsidRDefault="00702FBA" w:rsidP="00945AF9">
      <w:pPr>
        <w:pStyle w:val="BLANKPAGE"/>
      </w:pPr>
      <w:r>
        <w:br w:type="page"/>
      </w:r>
      <w:r w:rsidRPr="00F81A22">
        <w:lastRenderedPageBreak/>
        <w:t>THIS PAGE INTENTIONALLY LEFT BLANK</w:t>
      </w:r>
    </w:p>
    <w:p w:rsidR="00702FBA" w:rsidRPr="001D4377" w:rsidRDefault="00702FBA" w:rsidP="00C02F1D">
      <w:pPr>
        <w:jc w:val="center"/>
        <w:rPr>
          <w:b/>
        </w:rPr>
      </w:pPr>
      <w:r>
        <w:br w:type="page"/>
      </w:r>
      <w:r w:rsidR="00C02F1D" w:rsidRPr="001D4377">
        <w:rPr>
          <w:b/>
        </w:rPr>
        <w:lastRenderedPageBreak/>
        <w:t>Distribution authorized to U.S. Government Agencies and their Contractors (Administrative or Operational Use) (1 June 2012). Other requests for this document must be referred to President, Code 261, Naval Postgraduate School, Monterey, CA 93943-5000 or RDECOM, Aberdeen Proving Ground, Aberdeen, Maryland via the Defense Technical Information Center, 8725 John J. Kingman Rd., STE 0944, Ft. Belvoir, VA 22060-6218</w:t>
      </w:r>
    </w:p>
    <w:p w:rsidR="00702FBA" w:rsidRDefault="00702FBA" w:rsidP="00C944B6">
      <w:pPr>
        <w:jc w:val="center"/>
      </w:pPr>
    </w:p>
    <w:p w:rsidR="00C02F1D" w:rsidRPr="00C944B6" w:rsidRDefault="00C02F1D" w:rsidP="00C944B6">
      <w:pPr>
        <w:jc w:val="center"/>
      </w:pPr>
    </w:p>
    <w:p w:rsidR="00C02F1D" w:rsidRDefault="00C02F1D" w:rsidP="00C02F1D">
      <w:pPr>
        <w:jc w:val="center"/>
        <w:rPr>
          <w:b/>
        </w:rPr>
      </w:pPr>
      <w:r w:rsidRPr="005B00DF">
        <w:rPr>
          <w:b/>
        </w:rPr>
        <w:t>G</w:t>
      </w:r>
      <w:r>
        <w:rPr>
          <w:b/>
        </w:rPr>
        <w:t>ROUND</w:t>
      </w:r>
      <w:r w:rsidRPr="005B00DF">
        <w:rPr>
          <w:b/>
        </w:rPr>
        <w:t xml:space="preserve"> C</w:t>
      </w:r>
      <w:r>
        <w:rPr>
          <w:b/>
        </w:rPr>
        <w:t>OMBAT</w:t>
      </w:r>
      <w:r w:rsidRPr="005B00DF">
        <w:rPr>
          <w:b/>
        </w:rPr>
        <w:t xml:space="preserve"> V</w:t>
      </w:r>
      <w:r>
        <w:rPr>
          <w:b/>
        </w:rPr>
        <w:t>EHICLE SURVIVABILITY ROBUSTNESS</w:t>
      </w:r>
      <w:r w:rsidRPr="005B00DF">
        <w:rPr>
          <w:b/>
        </w:rPr>
        <w:t xml:space="preserve"> A</w:t>
      </w:r>
      <w:r>
        <w:rPr>
          <w:b/>
        </w:rPr>
        <w:t>NALYSIS THROUGH</w:t>
      </w:r>
      <w:r w:rsidRPr="005B00DF">
        <w:rPr>
          <w:b/>
        </w:rPr>
        <w:t xml:space="preserve"> M</w:t>
      </w:r>
      <w:r>
        <w:rPr>
          <w:b/>
        </w:rPr>
        <w:t>ODEL BASED SYSTEMS ENGINEERING</w:t>
      </w:r>
      <w:r w:rsidRPr="005B00DF">
        <w:rPr>
          <w:b/>
        </w:rPr>
        <w:t xml:space="preserve"> (MBSE)</w:t>
      </w:r>
    </w:p>
    <w:p w:rsidR="00702FBA" w:rsidRPr="00C944B6" w:rsidRDefault="00702FBA" w:rsidP="00C944B6">
      <w:pPr>
        <w:jc w:val="center"/>
        <w:rPr>
          <w:b/>
        </w:rPr>
      </w:pPr>
    </w:p>
    <w:p w:rsidR="00702FBA" w:rsidRPr="00C944B6" w:rsidRDefault="00702FBA" w:rsidP="00C944B6">
      <w:pPr>
        <w:jc w:val="center"/>
      </w:pPr>
    </w:p>
    <w:p w:rsidR="00702FBA" w:rsidRPr="00C944B6" w:rsidRDefault="00C02F1D" w:rsidP="00C944B6">
      <w:pPr>
        <w:jc w:val="center"/>
      </w:pPr>
      <w:r>
        <w:t>SE311-114G Vehicle Survivability</w:t>
      </w:r>
    </w:p>
    <w:p w:rsidR="00702FBA" w:rsidRPr="00C944B6" w:rsidRDefault="00702FBA" w:rsidP="00C944B6">
      <w:pPr>
        <w:jc w:val="center"/>
      </w:pPr>
    </w:p>
    <w:p w:rsidR="00702FBA" w:rsidRPr="00C944B6" w:rsidRDefault="00702FBA" w:rsidP="00C944B6">
      <w:pPr>
        <w:jc w:val="center"/>
      </w:pPr>
    </w:p>
    <w:p w:rsidR="00C02F1D" w:rsidRPr="00C02F1D" w:rsidRDefault="00C02F1D" w:rsidP="00C02F1D">
      <w:pPr>
        <w:jc w:val="center"/>
      </w:pPr>
      <w:r w:rsidRPr="00C02F1D">
        <w:t>David L. Basala;</w:t>
      </w:r>
      <w:r w:rsidRPr="00C02F1D">
        <w:tab/>
      </w:r>
      <w:r>
        <w:tab/>
      </w:r>
      <w:bookmarkStart w:id="5" w:name="OLE_LINK17"/>
      <w:bookmarkStart w:id="6" w:name="OLE_LINK18"/>
      <w:r>
        <w:t>Louis W. Berklich</w:t>
      </w:r>
      <w:bookmarkEnd w:id="5"/>
      <w:bookmarkEnd w:id="6"/>
      <w:r w:rsidRPr="00C02F1D">
        <w:tab/>
      </w:r>
      <w:r>
        <w:tab/>
        <w:t>Christine K. Brennan</w:t>
      </w:r>
    </w:p>
    <w:p w:rsidR="00C02F1D" w:rsidRDefault="00C02F1D" w:rsidP="00C02F1D">
      <w:pPr>
        <w:jc w:val="center"/>
      </w:pPr>
      <w:r w:rsidRPr="00C02F1D">
        <w:t>Steven P. Mazza</w:t>
      </w:r>
      <w:r w:rsidRPr="00C02F1D">
        <w:tab/>
      </w:r>
      <w:r>
        <w:tab/>
      </w:r>
      <w:r w:rsidRPr="00C02F1D">
        <w:t>Joseph J. Rambousek</w:t>
      </w:r>
      <w:r>
        <w:tab/>
      </w:r>
      <w:r>
        <w:tab/>
      </w:r>
      <w:r w:rsidR="000325E9">
        <w:t xml:space="preserve"> </w:t>
      </w:r>
      <w:r w:rsidRPr="00C02F1D">
        <w:t xml:space="preserve">Donna A. </w:t>
      </w:r>
      <w:r>
        <w:t>Ray</w:t>
      </w:r>
      <w:r>
        <w:tab/>
      </w:r>
      <w:r>
        <w:tab/>
      </w:r>
    </w:p>
    <w:p w:rsidR="00C02F1D" w:rsidRPr="00C02F1D" w:rsidRDefault="00C02F1D" w:rsidP="00C02F1D">
      <w:pPr>
        <w:jc w:val="center"/>
      </w:pPr>
      <w:r w:rsidRPr="00C02F1D">
        <w:t>Daniel Torres</w:t>
      </w:r>
    </w:p>
    <w:p w:rsidR="00702FBA" w:rsidRPr="00C02F1D" w:rsidRDefault="00702FBA" w:rsidP="00C944B6">
      <w:pPr>
        <w:jc w:val="center"/>
      </w:pPr>
    </w:p>
    <w:p w:rsidR="00702FBA" w:rsidRPr="00C944B6" w:rsidRDefault="00702FBA" w:rsidP="00C944B6">
      <w:pPr>
        <w:jc w:val="center"/>
      </w:pPr>
    </w:p>
    <w:p w:rsidR="00702FBA" w:rsidRPr="00C944B6" w:rsidRDefault="00702FBA" w:rsidP="00C944B6">
      <w:pPr>
        <w:jc w:val="center"/>
      </w:pPr>
      <w:r w:rsidRPr="00C944B6">
        <w:t>Submitted in partial fulfillment of the</w:t>
      </w:r>
    </w:p>
    <w:p w:rsidR="00702FBA" w:rsidRPr="00C944B6" w:rsidRDefault="00702FBA" w:rsidP="00C944B6">
      <w:pPr>
        <w:jc w:val="center"/>
      </w:pPr>
      <w:r w:rsidRPr="00C944B6">
        <w:t>requirements for the degree of</w:t>
      </w:r>
    </w:p>
    <w:p w:rsidR="00702FBA" w:rsidRPr="00C944B6" w:rsidRDefault="00702FBA" w:rsidP="00C944B6">
      <w:pPr>
        <w:jc w:val="center"/>
      </w:pPr>
    </w:p>
    <w:p w:rsidR="00702FBA" w:rsidRDefault="00702FBA" w:rsidP="00C944B6">
      <w:pPr>
        <w:jc w:val="center"/>
      </w:pPr>
    </w:p>
    <w:p w:rsidR="00702FBA" w:rsidRPr="008D38BB" w:rsidRDefault="007B0414" w:rsidP="00C944B6">
      <w:pPr>
        <w:jc w:val="center"/>
        <w:rPr>
          <w:b/>
        </w:rPr>
      </w:pPr>
      <w:r>
        <w:rPr>
          <w:b/>
        </w:rPr>
        <w:t>MASTER OF</w:t>
      </w:r>
      <w:r w:rsidR="00702FBA" w:rsidRPr="008D38BB">
        <w:rPr>
          <w:b/>
        </w:rPr>
        <w:t xml:space="preserve"> SCIENCE IN</w:t>
      </w:r>
      <w:r w:rsidR="00702FBA">
        <w:rPr>
          <w:b/>
        </w:rPr>
        <w:t xml:space="preserve"> </w:t>
      </w:r>
      <w:r>
        <w:rPr>
          <w:b/>
        </w:rPr>
        <w:t>SYSTEMS ENGINEERING</w:t>
      </w:r>
    </w:p>
    <w:p w:rsidR="00702FBA" w:rsidRPr="00C944B6" w:rsidRDefault="00702FBA" w:rsidP="00C944B6">
      <w:pPr>
        <w:jc w:val="center"/>
      </w:pPr>
    </w:p>
    <w:p w:rsidR="00702FBA" w:rsidRPr="00C944B6" w:rsidRDefault="00702FBA" w:rsidP="00C944B6">
      <w:pPr>
        <w:jc w:val="center"/>
      </w:pPr>
      <w:r w:rsidRPr="00C944B6">
        <w:t>from the</w:t>
      </w:r>
    </w:p>
    <w:p w:rsidR="00702FBA" w:rsidRPr="00C944B6" w:rsidRDefault="00702FBA" w:rsidP="00C944B6">
      <w:pPr>
        <w:jc w:val="center"/>
      </w:pPr>
    </w:p>
    <w:p w:rsidR="00702FBA" w:rsidRPr="00C944B6" w:rsidRDefault="00702FBA" w:rsidP="00C944B6">
      <w:pPr>
        <w:jc w:val="center"/>
        <w:rPr>
          <w:b/>
        </w:rPr>
      </w:pPr>
      <w:r w:rsidRPr="00C944B6">
        <w:rPr>
          <w:b/>
        </w:rPr>
        <w:t>NAVAL POSTGRADUATE SCHOOL</w:t>
      </w:r>
    </w:p>
    <w:p w:rsidR="00702FBA" w:rsidRPr="00C944B6" w:rsidRDefault="007B0414" w:rsidP="00C944B6">
      <w:pPr>
        <w:jc w:val="center"/>
        <w:rPr>
          <w:b/>
        </w:rPr>
      </w:pPr>
      <w:r>
        <w:rPr>
          <w:b/>
        </w:rPr>
        <w:t>JUNE 2013</w:t>
      </w:r>
    </w:p>
    <w:p w:rsidR="004E3CD0" w:rsidRDefault="004E3CD0" w:rsidP="004E3CD0"/>
    <w:p w:rsidR="004E3CD0" w:rsidRDefault="007B0414" w:rsidP="004E3CD0">
      <w:r>
        <w:t xml:space="preserve">Lead Editor: </w:t>
      </w:r>
      <w:r w:rsidRPr="007B0414">
        <w:t xml:space="preserve"> </w:t>
      </w:r>
      <w:r>
        <w:t>Louis W. Berklich</w:t>
      </w:r>
    </w:p>
    <w:p w:rsidR="004E3CD0" w:rsidRDefault="004E3CD0" w:rsidP="004E3CD0"/>
    <w:p w:rsidR="004E3CD0" w:rsidRDefault="004E3CD0" w:rsidP="004E3CD0">
      <w:r>
        <w:t>Reviewed By:</w:t>
      </w:r>
    </w:p>
    <w:p w:rsidR="004E3CD0" w:rsidRDefault="004E3CD0" w:rsidP="004E3CD0"/>
    <w:p w:rsidR="004E3CD0" w:rsidRDefault="004E3CD0" w:rsidP="004E3CD0">
      <w:r>
        <w:t>____________________</w:t>
      </w:r>
      <w:r>
        <w:tab/>
        <w:t>____________________</w:t>
      </w:r>
      <w:r>
        <w:tab/>
      </w:r>
    </w:p>
    <w:p w:rsidR="004E3CD0" w:rsidRDefault="00632961" w:rsidP="004E3CD0">
      <w:r>
        <w:t>Dr. Douglas W. Nelson</w:t>
      </w:r>
      <w:r w:rsidR="004E3CD0">
        <w:tab/>
      </w:r>
      <w:r>
        <w:t xml:space="preserve">Dr. </w:t>
      </w:r>
      <w:r w:rsidRPr="005331A9">
        <w:rPr>
          <w:bCs/>
        </w:rPr>
        <w:t>Eugene P. Paulo</w:t>
      </w:r>
      <w:r w:rsidR="004E3CD0">
        <w:tab/>
      </w:r>
      <w:r w:rsidR="004E3CD0">
        <w:tab/>
      </w:r>
      <w:r w:rsidR="004E3CD0">
        <w:tab/>
      </w:r>
    </w:p>
    <w:p w:rsidR="004E3CD0" w:rsidRDefault="004E3CD0" w:rsidP="004E3CD0">
      <w:r>
        <w:t>Capstone Project Advisor</w:t>
      </w:r>
      <w:r>
        <w:tab/>
        <w:t>Project Advisor</w:t>
      </w:r>
      <w:r>
        <w:tab/>
      </w:r>
      <w:r>
        <w:tab/>
      </w:r>
    </w:p>
    <w:p w:rsidR="004E3CD0" w:rsidRDefault="004E3CD0" w:rsidP="004E3CD0"/>
    <w:p w:rsidR="004E3CD0" w:rsidRDefault="004E3CD0" w:rsidP="004E3CD0">
      <w:r>
        <w:t>Accepted By:</w:t>
      </w:r>
    </w:p>
    <w:p w:rsidR="004E3CD0" w:rsidRDefault="004E3CD0" w:rsidP="004E3CD0"/>
    <w:p w:rsidR="004E3CD0" w:rsidRDefault="00632961" w:rsidP="004E3CD0">
      <w:r>
        <w:t>____________________</w:t>
      </w:r>
      <w:r>
        <w:tab/>
      </w:r>
      <w:r>
        <w:tab/>
      </w:r>
    </w:p>
    <w:p w:rsidR="004E3CD0" w:rsidRDefault="004E3CD0" w:rsidP="004E3CD0">
      <w:r>
        <w:t>Cliff Whitcomb</w:t>
      </w:r>
      <w:r>
        <w:tab/>
      </w:r>
      <w:r>
        <w:tab/>
      </w:r>
      <w:r>
        <w:tab/>
      </w:r>
      <w:r>
        <w:tab/>
      </w:r>
      <w:r>
        <w:tab/>
      </w:r>
    </w:p>
    <w:p w:rsidR="004E3CD0" w:rsidRDefault="004E3CD0" w:rsidP="004E3CD0">
      <w:r>
        <w:t>Systems Engineering Department</w:t>
      </w:r>
      <w:r>
        <w:tab/>
      </w:r>
      <w:r>
        <w:tab/>
      </w:r>
      <w:r>
        <w:tab/>
      </w:r>
    </w:p>
    <w:bookmarkEnd w:id="0"/>
    <w:bookmarkEnd w:id="1"/>
    <w:p w:rsidR="00702FBA" w:rsidRDefault="00702FBA" w:rsidP="00173488">
      <w:pPr>
        <w:pStyle w:val="BLANKPAGE"/>
      </w:pPr>
      <w:r>
        <w:br w:type="page"/>
      </w:r>
      <w:r>
        <w:lastRenderedPageBreak/>
        <w:t>THIS PAGE INTENTIONALLY LEFT BLANK</w:t>
      </w:r>
    </w:p>
    <w:p w:rsidR="00702FBA" w:rsidRDefault="00702FBA" w:rsidP="008234A2">
      <w:pPr>
        <w:pStyle w:val="CoverPageHeading"/>
      </w:pPr>
      <w:r>
        <w:br w:type="page"/>
      </w:r>
      <w:r>
        <w:lastRenderedPageBreak/>
        <w:t>ABSTRACT</w:t>
      </w:r>
    </w:p>
    <w:p w:rsidR="001D4377" w:rsidRDefault="00C94135" w:rsidP="001D4377">
      <w:pPr>
        <w:jc w:val="center"/>
        <w:rPr>
          <w:b/>
        </w:rPr>
      </w:pPr>
      <w:r>
        <w:rPr>
          <w:b/>
        </w:rPr>
        <w:t>G</w:t>
      </w:r>
      <w:r w:rsidR="001D4377">
        <w:rPr>
          <w:b/>
        </w:rPr>
        <w:t>ROUND</w:t>
      </w:r>
      <w:r w:rsidR="001D4377" w:rsidRPr="005B00DF">
        <w:rPr>
          <w:b/>
        </w:rPr>
        <w:t xml:space="preserve"> C</w:t>
      </w:r>
      <w:r w:rsidR="001D4377">
        <w:rPr>
          <w:b/>
        </w:rPr>
        <w:t>OMBAT</w:t>
      </w:r>
      <w:r w:rsidR="001D4377" w:rsidRPr="005B00DF">
        <w:rPr>
          <w:b/>
        </w:rPr>
        <w:t xml:space="preserve"> V</w:t>
      </w:r>
      <w:r w:rsidR="001D4377">
        <w:rPr>
          <w:b/>
        </w:rPr>
        <w:t>EHICLE SURVIVABILITY ROBUSTNESS</w:t>
      </w:r>
      <w:r w:rsidR="001D4377" w:rsidRPr="005B00DF">
        <w:rPr>
          <w:b/>
        </w:rPr>
        <w:t xml:space="preserve"> A</w:t>
      </w:r>
      <w:r w:rsidR="001D4377">
        <w:rPr>
          <w:b/>
        </w:rPr>
        <w:t>NALYSIS THROUGH</w:t>
      </w:r>
      <w:r w:rsidR="001D4377" w:rsidRPr="005B00DF">
        <w:rPr>
          <w:b/>
        </w:rPr>
        <w:t xml:space="preserve"> M</w:t>
      </w:r>
      <w:r w:rsidR="001D4377">
        <w:rPr>
          <w:b/>
        </w:rPr>
        <w:t>ODEL BASED SYSTEMS ENGINEERING</w:t>
      </w:r>
      <w:r w:rsidR="001D4377" w:rsidRPr="005B00DF">
        <w:rPr>
          <w:b/>
        </w:rPr>
        <w:t xml:space="preserve"> (MBSE)</w:t>
      </w:r>
    </w:p>
    <w:p w:rsidR="001D4377" w:rsidRPr="001D4377" w:rsidRDefault="001D4377" w:rsidP="001D4377">
      <w:pPr>
        <w:jc w:val="center"/>
        <w:rPr>
          <w:b/>
        </w:rPr>
      </w:pPr>
      <w:r w:rsidRPr="001D4377">
        <w:rPr>
          <w:b/>
        </w:rPr>
        <w:t>SE311-114G Vehicle Survivability–June 2013</w:t>
      </w:r>
    </w:p>
    <w:p w:rsidR="001D4377" w:rsidRPr="001D4377" w:rsidRDefault="001D4377" w:rsidP="001D4377">
      <w:pPr>
        <w:jc w:val="center"/>
        <w:rPr>
          <w:b/>
        </w:rPr>
      </w:pPr>
      <w:r w:rsidRPr="001D4377">
        <w:rPr>
          <w:b/>
        </w:rPr>
        <w:t>Masters of Science in Systems Engineering</w:t>
      </w:r>
    </w:p>
    <w:p w:rsidR="001D4377" w:rsidRPr="005903F9" w:rsidRDefault="001D4377" w:rsidP="00C94135">
      <w:pPr>
        <w:pStyle w:val="Default"/>
        <w:rPr>
          <w:b/>
        </w:rPr>
      </w:pPr>
      <w:r w:rsidRPr="005903F9">
        <w:rPr>
          <w:b/>
        </w:rPr>
        <w:t xml:space="preserve">Advisor:  </w:t>
      </w:r>
      <w:r w:rsidR="00C94135" w:rsidRPr="005903F9">
        <w:rPr>
          <w:b/>
        </w:rPr>
        <w:t xml:space="preserve">Dr. </w:t>
      </w:r>
      <w:r w:rsidRPr="005903F9">
        <w:rPr>
          <w:b/>
        </w:rPr>
        <w:t>Douglas W. Nelson</w:t>
      </w:r>
      <w:r w:rsidR="00C94135" w:rsidRPr="005903F9">
        <w:rPr>
          <w:b/>
        </w:rPr>
        <w:t xml:space="preserve">   </w:t>
      </w:r>
      <w:r w:rsidR="005903F9" w:rsidRPr="005903F9">
        <w:rPr>
          <w:b/>
        </w:rPr>
        <w:t xml:space="preserve">        </w:t>
      </w:r>
      <w:r w:rsidR="00C94135" w:rsidRPr="005903F9">
        <w:rPr>
          <w:b/>
        </w:rPr>
        <w:t>Systems Engineering Department</w:t>
      </w:r>
      <w:r w:rsidR="005903F9" w:rsidRPr="005903F9">
        <w:rPr>
          <w:b/>
        </w:rPr>
        <w:t xml:space="preserve">, naval </w:t>
      </w:r>
      <w:r w:rsidR="005903F9" w:rsidRPr="005903F9">
        <w:rPr>
          <w:b/>
        </w:rPr>
        <w:tab/>
      </w:r>
      <w:r w:rsidR="005903F9" w:rsidRPr="005903F9">
        <w:rPr>
          <w:b/>
        </w:rPr>
        <w:tab/>
      </w:r>
      <w:r w:rsidR="005903F9" w:rsidRPr="005903F9">
        <w:rPr>
          <w:b/>
        </w:rPr>
        <w:tab/>
      </w:r>
      <w:r w:rsidR="005903F9" w:rsidRPr="005903F9">
        <w:rPr>
          <w:b/>
        </w:rPr>
        <w:tab/>
      </w:r>
      <w:r w:rsidR="005903F9" w:rsidRPr="005903F9">
        <w:rPr>
          <w:b/>
        </w:rPr>
        <w:tab/>
      </w:r>
      <w:r w:rsidR="005903F9" w:rsidRPr="005903F9">
        <w:rPr>
          <w:b/>
        </w:rPr>
        <w:tab/>
      </w:r>
      <w:r w:rsidR="005903F9" w:rsidRPr="005903F9">
        <w:rPr>
          <w:b/>
        </w:rPr>
        <w:tab/>
      </w:r>
      <w:r w:rsidR="005903F9" w:rsidRPr="005903F9">
        <w:rPr>
          <w:b/>
        </w:rPr>
        <w:tab/>
        <w:t>Postgraduate School</w:t>
      </w:r>
    </w:p>
    <w:p w:rsidR="001D4377" w:rsidRPr="005903F9" w:rsidRDefault="001D4377" w:rsidP="00C94135">
      <w:pPr>
        <w:pStyle w:val="Default"/>
        <w:rPr>
          <w:b/>
        </w:rPr>
      </w:pPr>
      <w:r w:rsidRPr="005903F9">
        <w:rPr>
          <w:b/>
        </w:rPr>
        <w:t xml:space="preserve">Second Reader: </w:t>
      </w:r>
      <w:r w:rsidR="00C94135" w:rsidRPr="005903F9">
        <w:rPr>
          <w:b/>
        </w:rPr>
        <w:t xml:space="preserve"> </w:t>
      </w:r>
      <w:r w:rsidRPr="005903F9">
        <w:rPr>
          <w:b/>
        </w:rPr>
        <w:t xml:space="preserve">Dr. </w:t>
      </w:r>
      <w:r w:rsidR="005903F9" w:rsidRPr="005903F9">
        <w:rPr>
          <w:b/>
          <w:bCs/>
        </w:rPr>
        <w:t xml:space="preserve">Eugene P. Paulo    </w:t>
      </w:r>
      <w:r w:rsidR="005903F9" w:rsidRPr="005903F9">
        <w:rPr>
          <w:b/>
        </w:rPr>
        <w:t xml:space="preserve">Systems Engineering Department, Naval </w:t>
      </w:r>
      <w:r w:rsidR="005903F9" w:rsidRPr="005903F9">
        <w:rPr>
          <w:b/>
        </w:rPr>
        <w:tab/>
      </w:r>
      <w:r w:rsidR="005903F9" w:rsidRPr="005903F9">
        <w:rPr>
          <w:b/>
        </w:rPr>
        <w:tab/>
      </w:r>
      <w:r w:rsidR="005903F9" w:rsidRPr="005903F9">
        <w:rPr>
          <w:b/>
        </w:rPr>
        <w:tab/>
      </w:r>
      <w:r w:rsidR="005903F9" w:rsidRPr="005903F9">
        <w:rPr>
          <w:b/>
        </w:rPr>
        <w:tab/>
      </w:r>
      <w:r w:rsidR="005903F9" w:rsidRPr="005903F9">
        <w:rPr>
          <w:b/>
        </w:rPr>
        <w:tab/>
      </w:r>
      <w:r w:rsidR="005903F9" w:rsidRPr="005903F9">
        <w:rPr>
          <w:b/>
        </w:rPr>
        <w:tab/>
      </w:r>
      <w:r w:rsidR="005903F9" w:rsidRPr="005903F9">
        <w:rPr>
          <w:b/>
        </w:rPr>
        <w:tab/>
        <w:t>Postgraduate School</w:t>
      </w:r>
    </w:p>
    <w:p w:rsidR="001D4377" w:rsidRPr="005903F9" w:rsidRDefault="001D4377" w:rsidP="008234A2">
      <w:pPr>
        <w:pStyle w:val="2nd3rdOrderPara"/>
      </w:pPr>
    </w:p>
    <w:p w:rsidR="001D4377" w:rsidRDefault="001D4377" w:rsidP="008234A2">
      <w:pPr>
        <w:pStyle w:val="2nd3rdOrderPara"/>
      </w:pPr>
    </w:p>
    <w:p w:rsidR="00702FBA" w:rsidRDefault="00702FBA" w:rsidP="008234A2">
      <w:pPr>
        <w:pStyle w:val="BLANKPAGE"/>
      </w:pPr>
      <w:r>
        <w:br w:type="page"/>
      </w:r>
      <w:r>
        <w:lastRenderedPageBreak/>
        <w:t>THIS PAGE INTENTIONALLY LEFT BLANK</w:t>
      </w:r>
    </w:p>
    <w:p w:rsidR="00702FBA" w:rsidRDefault="00702FBA" w:rsidP="008234A2">
      <w:pPr>
        <w:pStyle w:val="CoverPageHeading"/>
      </w:pPr>
      <w:r>
        <w:br w:type="page"/>
      </w:r>
      <w:r>
        <w:lastRenderedPageBreak/>
        <w:t>TABLE OF CONTENTS</w:t>
      </w:r>
    </w:p>
    <w:p w:rsidR="00F16D36" w:rsidRDefault="00176B1F">
      <w:pPr>
        <w:pStyle w:val="TOC1"/>
        <w:rPr>
          <w:rFonts w:asciiTheme="minorHAnsi" w:eastAsiaTheme="minorEastAsia" w:hAnsiTheme="minorHAnsi" w:cstheme="minorBidi"/>
          <w:b w:val="0"/>
          <w:caps w:val="0"/>
          <w:color w:val="auto"/>
          <w:sz w:val="22"/>
          <w:szCs w:val="22"/>
          <w:lang w:eastAsia="en-US"/>
        </w:rPr>
      </w:pPr>
      <w:r>
        <w:rPr>
          <w:b w:val="0"/>
          <w:caps w:val="0"/>
          <w:sz w:val="28"/>
        </w:rPr>
        <w:fldChar w:fldCharType="begin"/>
      </w:r>
      <w:r w:rsidR="00702FBA">
        <w:rPr>
          <w:b w:val="0"/>
          <w:caps w:val="0"/>
          <w:sz w:val="28"/>
        </w:rPr>
        <w:instrText xml:space="preserve"> TOC \o "1-4" </w:instrText>
      </w:r>
      <w:r>
        <w:rPr>
          <w:b w:val="0"/>
          <w:caps w:val="0"/>
          <w:sz w:val="28"/>
        </w:rPr>
        <w:fldChar w:fldCharType="separate"/>
      </w:r>
      <w:r w:rsidR="00F16D36" w:rsidRPr="009F5561">
        <w:rPr>
          <w:caps w:val="0"/>
        </w:rPr>
        <w:t>I.</w:t>
      </w:r>
      <w:r w:rsidR="00F16D36">
        <w:rPr>
          <w:rFonts w:asciiTheme="minorHAnsi" w:eastAsiaTheme="minorEastAsia" w:hAnsiTheme="minorHAnsi" w:cstheme="minorBidi"/>
          <w:b w:val="0"/>
          <w:caps w:val="0"/>
          <w:color w:val="auto"/>
          <w:sz w:val="22"/>
          <w:szCs w:val="22"/>
          <w:lang w:eastAsia="en-US"/>
        </w:rPr>
        <w:tab/>
      </w:r>
      <w:r w:rsidR="00F16D36" w:rsidRPr="009F5561">
        <w:rPr>
          <w:caps w:val="0"/>
        </w:rPr>
        <w:t>INTRODUCTION</w:t>
      </w:r>
      <w:r w:rsidR="00F16D36">
        <w:tab/>
      </w:r>
      <w:r>
        <w:fldChar w:fldCharType="begin"/>
      </w:r>
      <w:r w:rsidR="00F16D36">
        <w:instrText xml:space="preserve"> PAGEREF _Toc353052968 \h </w:instrText>
      </w:r>
      <w:r>
        <w:fldChar w:fldCharType="separate"/>
      </w:r>
      <w:r w:rsidR="00F16D36">
        <w:t>1</w:t>
      </w:r>
      <w:r>
        <w:fldChar w:fldCharType="end"/>
      </w:r>
    </w:p>
    <w:p w:rsidR="00F16D36" w:rsidRDefault="00F16D36">
      <w:pPr>
        <w:pStyle w:val="TOC1"/>
        <w:rPr>
          <w:rFonts w:asciiTheme="minorHAnsi" w:eastAsiaTheme="minorEastAsia" w:hAnsiTheme="minorHAnsi" w:cstheme="minorBidi"/>
          <w:b w:val="0"/>
          <w:caps w:val="0"/>
          <w:color w:val="auto"/>
          <w:sz w:val="22"/>
          <w:szCs w:val="22"/>
          <w:lang w:eastAsia="en-US"/>
        </w:rPr>
      </w:pPr>
      <w:r w:rsidRPr="009F5561">
        <w:rPr>
          <w:caps w:val="0"/>
        </w:rPr>
        <w:t>II.</w:t>
      </w:r>
      <w:r>
        <w:rPr>
          <w:rFonts w:asciiTheme="minorHAnsi" w:eastAsiaTheme="minorEastAsia" w:hAnsiTheme="minorHAnsi" w:cstheme="minorBidi"/>
          <w:b w:val="0"/>
          <w:caps w:val="0"/>
          <w:color w:val="auto"/>
          <w:sz w:val="22"/>
          <w:szCs w:val="22"/>
          <w:lang w:eastAsia="en-US"/>
        </w:rPr>
        <w:tab/>
      </w:r>
      <w:r w:rsidRPr="009F5561">
        <w:rPr>
          <w:caps w:val="0"/>
        </w:rPr>
        <w:t>PROBLEM DEFINITION</w:t>
      </w:r>
      <w:r>
        <w:tab/>
      </w:r>
      <w:r w:rsidR="00176B1F">
        <w:fldChar w:fldCharType="begin"/>
      </w:r>
      <w:r>
        <w:instrText xml:space="preserve"> PAGEREF _Toc353052969 \h </w:instrText>
      </w:r>
      <w:r w:rsidR="00176B1F">
        <w:fldChar w:fldCharType="separate"/>
      </w:r>
      <w:r>
        <w:t>4</w:t>
      </w:r>
      <w:r w:rsidR="00176B1F">
        <w:fldChar w:fldCharType="end"/>
      </w:r>
    </w:p>
    <w:p w:rsidR="00F16D36" w:rsidRDefault="00F16D36">
      <w:pPr>
        <w:pStyle w:val="TOC2"/>
        <w:rPr>
          <w:rFonts w:asciiTheme="minorHAnsi" w:eastAsiaTheme="minorEastAsia" w:hAnsiTheme="minorHAnsi" w:cstheme="minorBidi"/>
          <w:b w:val="0"/>
          <w:caps w:val="0"/>
          <w:color w:val="auto"/>
          <w:sz w:val="22"/>
          <w:szCs w:val="22"/>
          <w:lang w:eastAsia="en-US"/>
        </w:rPr>
      </w:pPr>
      <w:r>
        <w:t>A.</w:t>
      </w:r>
      <w:r>
        <w:rPr>
          <w:rFonts w:asciiTheme="minorHAnsi" w:eastAsiaTheme="minorEastAsia" w:hAnsiTheme="minorHAnsi" w:cstheme="minorBidi"/>
          <w:b w:val="0"/>
          <w:caps w:val="0"/>
          <w:color w:val="auto"/>
          <w:sz w:val="22"/>
          <w:szCs w:val="22"/>
          <w:lang w:eastAsia="en-US"/>
        </w:rPr>
        <w:tab/>
      </w:r>
      <w:r>
        <w:t>BACKGROUND</w:t>
      </w:r>
      <w:r>
        <w:tab/>
      </w:r>
      <w:r w:rsidR="00176B1F">
        <w:fldChar w:fldCharType="begin"/>
      </w:r>
      <w:r>
        <w:instrText xml:space="preserve"> PAGEREF _Toc353052970 \h </w:instrText>
      </w:r>
      <w:r w:rsidR="00176B1F">
        <w:fldChar w:fldCharType="separate"/>
      </w:r>
      <w:r>
        <w:t>4</w:t>
      </w:r>
      <w:r w:rsidR="00176B1F">
        <w:fldChar w:fldCharType="end"/>
      </w:r>
    </w:p>
    <w:p w:rsidR="00F16D36" w:rsidRDefault="00F16D36">
      <w:pPr>
        <w:pStyle w:val="TOC2"/>
        <w:rPr>
          <w:rFonts w:asciiTheme="minorHAnsi" w:eastAsiaTheme="minorEastAsia" w:hAnsiTheme="minorHAnsi" w:cstheme="minorBidi"/>
          <w:b w:val="0"/>
          <w:caps w:val="0"/>
          <w:color w:val="auto"/>
          <w:sz w:val="22"/>
          <w:szCs w:val="22"/>
          <w:lang w:eastAsia="en-US"/>
        </w:rPr>
      </w:pPr>
      <w:r>
        <w:t>B.</w:t>
      </w:r>
      <w:r>
        <w:rPr>
          <w:rFonts w:asciiTheme="minorHAnsi" w:eastAsiaTheme="minorEastAsia" w:hAnsiTheme="minorHAnsi" w:cstheme="minorBidi"/>
          <w:b w:val="0"/>
          <w:caps w:val="0"/>
          <w:color w:val="auto"/>
          <w:sz w:val="22"/>
          <w:szCs w:val="22"/>
          <w:lang w:eastAsia="en-US"/>
        </w:rPr>
        <w:tab/>
      </w:r>
      <w:r>
        <w:t>PROBLEM STATEMENT</w:t>
      </w:r>
      <w:r>
        <w:tab/>
      </w:r>
      <w:r w:rsidR="00176B1F">
        <w:fldChar w:fldCharType="begin"/>
      </w:r>
      <w:r>
        <w:instrText xml:space="preserve"> PAGEREF _Toc353052971 \h </w:instrText>
      </w:r>
      <w:r w:rsidR="00176B1F">
        <w:fldChar w:fldCharType="separate"/>
      </w:r>
      <w:r>
        <w:t>5</w:t>
      </w:r>
      <w:r w:rsidR="00176B1F">
        <w:fldChar w:fldCharType="end"/>
      </w:r>
    </w:p>
    <w:p w:rsidR="00F16D36" w:rsidRDefault="00F16D36">
      <w:pPr>
        <w:pStyle w:val="TOC2"/>
        <w:rPr>
          <w:rFonts w:asciiTheme="minorHAnsi" w:eastAsiaTheme="minorEastAsia" w:hAnsiTheme="minorHAnsi" w:cstheme="minorBidi"/>
          <w:b w:val="0"/>
          <w:caps w:val="0"/>
          <w:color w:val="auto"/>
          <w:sz w:val="22"/>
          <w:szCs w:val="22"/>
          <w:lang w:eastAsia="en-US"/>
        </w:rPr>
      </w:pPr>
      <w:r>
        <w:t>C.</w:t>
      </w:r>
      <w:r>
        <w:rPr>
          <w:rFonts w:asciiTheme="minorHAnsi" w:eastAsiaTheme="minorEastAsia" w:hAnsiTheme="minorHAnsi" w:cstheme="minorBidi"/>
          <w:b w:val="0"/>
          <w:caps w:val="0"/>
          <w:color w:val="auto"/>
          <w:sz w:val="22"/>
          <w:szCs w:val="22"/>
          <w:lang w:eastAsia="en-US"/>
        </w:rPr>
        <w:tab/>
      </w:r>
      <w:r>
        <w:t>RESEARCH OBJECTIVES CHRISTY</w:t>
      </w:r>
      <w:r>
        <w:tab/>
      </w:r>
      <w:r w:rsidR="00176B1F">
        <w:fldChar w:fldCharType="begin"/>
      </w:r>
      <w:r>
        <w:instrText xml:space="preserve"> PAGEREF _Toc353052972 \h </w:instrText>
      </w:r>
      <w:r w:rsidR="00176B1F">
        <w:fldChar w:fldCharType="separate"/>
      </w:r>
      <w:r>
        <w:t>5</w:t>
      </w:r>
      <w:r w:rsidR="00176B1F">
        <w:fldChar w:fldCharType="end"/>
      </w:r>
    </w:p>
    <w:p w:rsidR="00F16D36" w:rsidRDefault="00F16D36">
      <w:pPr>
        <w:pStyle w:val="TOC2"/>
        <w:rPr>
          <w:rFonts w:asciiTheme="minorHAnsi" w:eastAsiaTheme="minorEastAsia" w:hAnsiTheme="minorHAnsi" w:cstheme="minorBidi"/>
          <w:b w:val="0"/>
          <w:caps w:val="0"/>
          <w:color w:val="auto"/>
          <w:sz w:val="22"/>
          <w:szCs w:val="22"/>
          <w:lang w:eastAsia="en-US"/>
        </w:rPr>
      </w:pPr>
      <w:r>
        <w:t xml:space="preserve">D.  </w:t>
      </w:r>
      <w:r>
        <w:rPr>
          <w:rFonts w:asciiTheme="minorHAnsi" w:eastAsiaTheme="minorEastAsia" w:hAnsiTheme="minorHAnsi" w:cstheme="minorBidi"/>
          <w:b w:val="0"/>
          <w:caps w:val="0"/>
          <w:color w:val="auto"/>
          <w:sz w:val="22"/>
          <w:szCs w:val="22"/>
          <w:lang w:eastAsia="en-US"/>
        </w:rPr>
        <w:tab/>
      </w:r>
      <w:r>
        <w:t>Problem Space Boundaries</w:t>
      </w:r>
      <w:r>
        <w:tab/>
      </w:r>
      <w:r w:rsidR="00176B1F">
        <w:fldChar w:fldCharType="begin"/>
      </w:r>
      <w:r>
        <w:instrText xml:space="preserve"> PAGEREF _Toc353052973 \h </w:instrText>
      </w:r>
      <w:r w:rsidR="00176B1F">
        <w:fldChar w:fldCharType="separate"/>
      </w:r>
      <w:r>
        <w:t>6</w:t>
      </w:r>
      <w:r w:rsidR="00176B1F">
        <w:fldChar w:fldCharType="end"/>
      </w:r>
    </w:p>
    <w:p w:rsidR="00F16D36" w:rsidRDefault="00F16D36">
      <w:pPr>
        <w:pStyle w:val="TOC1"/>
        <w:rPr>
          <w:rFonts w:asciiTheme="minorHAnsi" w:eastAsiaTheme="minorEastAsia" w:hAnsiTheme="minorHAnsi" w:cstheme="minorBidi"/>
          <w:b w:val="0"/>
          <w:caps w:val="0"/>
          <w:color w:val="auto"/>
          <w:sz w:val="22"/>
          <w:szCs w:val="22"/>
          <w:lang w:eastAsia="en-US"/>
        </w:rPr>
      </w:pPr>
      <w:r w:rsidRPr="009F5561">
        <w:rPr>
          <w:caps w:val="0"/>
        </w:rPr>
        <w:t>III.</w:t>
      </w:r>
      <w:r>
        <w:rPr>
          <w:rFonts w:asciiTheme="minorHAnsi" w:eastAsiaTheme="minorEastAsia" w:hAnsiTheme="minorHAnsi" w:cstheme="minorBidi"/>
          <w:b w:val="0"/>
          <w:caps w:val="0"/>
          <w:color w:val="auto"/>
          <w:sz w:val="22"/>
          <w:szCs w:val="22"/>
          <w:lang w:eastAsia="en-US"/>
        </w:rPr>
        <w:tab/>
      </w:r>
      <w:r w:rsidRPr="009F5561">
        <w:rPr>
          <w:caps w:val="0"/>
        </w:rPr>
        <w:t>RESEARCH AND METHODOLOGY</w:t>
      </w:r>
      <w:r>
        <w:tab/>
      </w:r>
      <w:r w:rsidR="00176B1F">
        <w:fldChar w:fldCharType="begin"/>
      </w:r>
      <w:r>
        <w:instrText xml:space="preserve"> PAGEREF _Toc353052974 \h </w:instrText>
      </w:r>
      <w:r w:rsidR="00176B1F">
        <w:fldChar w:fldCharType="separate"/>
      </w:r>
      <w:r>
        <w:t>8</w:t>
      </w:r>
      <w:r w:rsidR="00176B1F">
        <w:fldChar w:fldCharType="end"/>
      </w:r>
    </w:p>
    <w:p w:rsidR="00F16D36" w:rsidRDefault="00F16D36">
      <w:pPr>
        <w:pStyle w:val="TOC2"/>
        <w:rPr>
          <w:rFonts w:asciiTheme="minorHAnsi" w:eastAsiaTheme="minorEastAsia" w:hAnsiTheme="minorHAnsi" w:cstheme="minorBidi"/>
          <w:b w:val="0"/>
          <w:caps w:val="0"/>
          <w:color w:val="auto"/>
          <w:sz w:val="22"/>
          <w:szCs w:val="22"/>
          <w:lang w:eastAsia="en-US"/>
        </w:rPr>
      </w:pPr>
      <w:r>
        <w:t xml:space="preserve">A. </w:t>
      </w:r>
      <w:r>
        <w:rPr>
          <w:rFonts w:asciiTheme="minorHAnsi" w:eastAsiaTheme="minorEastAsia" w:hAnsiTheme="minorHAnsi" w:cstheme="minorBidi"/>
          <w:b w:val="0"/>
          <w:caps w:val="0"/>
          <w:color w:val="auto"/>
          <w:sz w:val="22"/>
          <w:szCs w:val="22"/>
          <w:lang w:eastAsia="en-US"/>
        </w:rPr>
        <w:tab/>
      </w:r>
      <w:r>
        <w:t>MBSE Methodology</w:t>
      </w:r>
      <w:r>
        <w:tab/>
      </w:r>
      <w:r w:rsidR="00176B1F">
        <w:fldChar w:fldCharType="begin"/>
      </w:r>
      <w:r>
        <w:instrText xml:space="preserve"> PAGEREF _Toc353052975 \h </w:instrText>
      </w:r>
      <w:r w:rsidR="00176B1F">
        <w:fldChar w:fldCharType="separate"/>
      </w:r>
      <w:r>
        <w:t>8</w:t>
      </w:r>
      <w:r w:rsidR="00176B1F">
        <w:fldChar w:fldCharType="end"/>
      </w:r>
    </w:p>
    <w:p w:rsidR="00F16D36" w:rsidRDefault="00F16D36">
      <w:pPr>
        <w:pStyle w:val="TOC3"/>
        <w:rPr>
          <w:rFonts w:asciiTheme="minorHAnsi" w:eastAsiaTheme="minorEastAsia" w:hAnsiTheme="minorHAnsi" w:cstheme="minorBidi"/>
          <w:b w:val="0"/>
          <w:color w:val="auto"/>
          <w:sz w:val="22"/>
          <w:szCs w:val="22"/>
          <w:lang w:eastAsia="en-US"/>
        </w:rPr>
      </w:pPr>
      <w:r>
        <w:t>1.</w:t>
      </w:r>
      <w:r>
        <w:rPr>
          <w:rFonts w:asciiTheme="minorHAnsi" w:eastAsiaTheme="minorEastAsia" w:hAnsiTheme="minorHAnsi" w:cstheme="minorBidi"/>
          <w:b w:val="0"/>
          <w:color w:val="auto"/>
          <w:sz w:val="22"/>
          <w:szCs w:val="22"/>
          <w:lang w:eastAsia="en-US"/>
        </w:rPr>
        <w:tab/>
      </w:r>
      <w:r>
        <w:t>Process Development</w:t>
      </w:r>
      <w:r>
        <w:tab/>
      </w:r>
      <w:r w:rsidR="00176B1F">
        <w:fldChar w:fldCharType="begin"/>
      </w:r>
      <w:r>
        <w:instrText xml:space="preserve"> PAGEREF _Toc353052976 \h </w:instrText>
      </w:r>
      <w:r w:rsidR="00176B1F">
        <w:fldChar w:fldCharType="separate"/>
      </w:r>
      <w:r>
        <w:t>9</w:t>
      </w:r>
      <w:r w:rsidR="00176B1F">
        <w:fldChar w:fldCharType="end"/>
      </w:r>
    </w:p>
    <w:p w:rsidR="00F16D36" w:rsidRDefault="00F16D36">
      <w:pPr>
        <w:pStyle w:val="TOC4"/>
        <w:rPr>
          <w:rFonts w:asciiTheme="minorHAnsi" w:eastAsiaTheme="minorEastAsia" w:hAnsiTheme="minorHAnsi" w:cstheme="minorBidi"/>
          <w:b w:val="0"/>
          <w:i w:val="0"/>
          <w:color w:val="auto"/>
          <w:sz w:val="22"/>
          <w:szCs w:val="22"/>
          <w:lang w:eastAsia="en-US"/>
        </w:rPr>
      </w:pPr>
      <w:r>
        <w:t>a. Phase 1: Operational Analysis</w:t>
      </w:r>
      <w:r>
        <w:tab/>
      </w:r>
      <w:r w:rsidR="00176B1F">
        <w:fldChar w:fldCharType="begin"/>
      </w:r>
      <w:r>
        <w:instrText xml:space="preserve"> PAGEREF _Toc353052977 \h </w:instrText>
      </w:r>
      <w:r w:rsidR="00176B1F">
        <w:fldChar w:fldCharType="separate"/>
      </w:r>
      <w:r>
        <w:t>10</w:t>
      </w:r>
      <w:r w:rsidR="00176B1F">
        <w:fldChar w:fldCharType="end"/>
      </w:r>
    </w:p>
    <w:p w:rsidR="00F16D36" w:rsidRDefault="00F16D36">
      <w:pPr>
        <w:pStyle w:val="TOC4"/>
        <w:rPr>
          <w:rFonts w:asciiTheme="minorHAnsi" w:eastAsiaTheme="minorEastAsia" w:hAnsiTheme="minorHAnsi" w:cstheme="minorBidi"/>
          <w:b w:val="0"/>
          <w:i w:val="0"/>
          <w:color w:val="auto"/>
          <w:sz w:val="22"/>
          <w:szCs w:val="22"/>
          <w:lang w:eastAsia="en-US"/>
        </w:rPr>
      </w:pPr>
      <w:r>
        <w:t>b. Phase 2:  Systems Architecture</w:t>
      </w:r>
      <w:r>
        <w:tab/>
      </w:r>
      <w:r w:rsidR="00176B1F">
        <w:fldChar w:fldCharType="begin"/>
      </w:r>
      <w:r>
        <w:instrText xml:space="preserve"> PAGEREF _Toc353052978 \h </w:instrText>
      </w:r>
      <w:r w:rsidR="00176B1F">
        <w:fldChar w:fldCharType="separate"/>
      </w:r>
      <w:r>
        <w:t>13</w:t>
      </w:r>
      <w:r w:rsidR="00176B1F">
        <w:fldChar w:fldCharType="end"/>
      </w:r>
    </w:p>
    <w:p w:rsidR="00F16D36" w:rsidRDefault="00F16D36">
      <w:pPr>
        <w:pStyle w:val="TOC4"/>
        <w:rPr>
          <w:rFonts w:asciiTheme="minorHAnsi" w:eastAsiaTheme="minorEastAsia" w:hAnsiTheme="minorHAnsi" w:cstheme="minorBidi"/>
          <w:b w:val="0"/>
          <w:i w:val="0"/>
          <w:color w:val="auto"/>
          <w:sz w:val="22"/>
          <w:szCs w:val="22"/>
          <w:lang w:eastAsia="en-US"/>
        </w:rPr>
      </w:pPr>
      <w:r w:rsidRPr="009F5561">
        <w:rPr>
          <w:highlight w:val="red"/>
        </w:rPr>
        <w:t>c. Phase 3: Systems Analysis</w:t>
      </w:r>
      <w:r>
        <w:tab/>
      </w:r>
      <w:r w:rsidR="00176B1F">
        <w:fldChar w:fldCharType="begin"/>
      </w:r>
      <w:r>
        <w:instrText xml:space="preserve"> PAGEREF _Toc353052979 \h </w:instrText>
      </w:r>
      <w:r w:rsidR="00176B1F">
        <w:fldChar w:fldCharType="separate"/>
      </w:r>
      <w:r>
        <w:t>16</w:t>
      </w:r>
      <w:r w:rsidR="00176B1F">
        <w:fldChar w:fldCharType="end"/>
      </w:r>
    </w:p>
    <w:p w:rsidR="00F16D36" w:rsidRDefault="00F16D36">
      <w:pPr>
        <w:pStyle w:val="TOC4"/>
        <w:rPr>
          <w:rFonts w:asciiTheme="minorHAnsi" w:eastAsiaTheme="minorEastAsia" w:hAnsiTheme="minorHAnsi" w:cstheme="minorBidi"/>
          <w:b w:val="0"/>
          <w:i w:val="0"/>
          <w:color w:val="auto"/>
          <w:sz w:val="22"/>
          <w:szCs w:val="22"/>
          <w:lang w:eastAsia="en-US"/>
        </w:rPr>
      </w:pPr>
      <w:r w:rsidRPr="009F5561">
        <w:rPr>
          <w:highlight w:val="red"/>
        </w:rPr>
        <w:t>d. Phase 4: Model Development</w:t>
      </w:r>
      <w:r>
        <w:tab/>
      </w:r>
      <w:r w:rsidR="00176B1F">
        <w:fldChar w:fldCharType="begin"/>
      </w:r>
      <w:r>
        <w:instrText xml:space="preserve"> PAGEREF _Toc353052980 \h </w:instrText>
      </w:r>
      <w:r w:rsidR="00176B1F">
        <w:fldChar w:fldCharType="separate"/>
      </w:r>
      <w:r>
        <w:t>17</w:t>
      </w:r>
      <w:r w:rsidR="00176B1F">
        <w:fldChar w:fldCharType="end"/>
      </w:r>
    </w:p>
    <w:p w:rsidR="00F16D36" w:rsidRDefault="00F16D36">
      <w:pPr>
        <w:pStyle w:val="TOC4"/>
        <w:rPr>
          <w:rFonts w:asciiTheme="minorHAnsi" w:eastAsiaTheme="minorEastAsia" w:hAnsiTheme="minorHAnsi" w:cstheme="minorBidi"/>
          <w:b w:val="0"/>
          <w:i w:val="0"/>
          <w:color w:val="auto"/>
          <w:sz w:val="22"/>
          <w:szCs w:val="22"/>
          <w:lang w:eastAsia="en-US"/>
        </w:rPr>
      </w:pPr>
      <w:r w:rsidRPr="009F5561">
        <w:rPr>
          <w:highlight w:val="red"/>
        </w:rPr>
        <w:t>e. Phase 5: Model Execution</w:t>
      </w:r>
      <w:r>
        <w:tab/>
      </w:r>
      <w:r w:rsidR="00176B1F">
        <w:fldChar w:fldCharType="begin"/>
      </w:r>
      <w:r>
        <w:instrText xml:space="preserve"> PAGEREF _Toc353052981 \h </w:instrText>
      </w:r>
      <w:r w:rsidR="00176B1F">
        <w:fldChar w:fldCharType="separate"/>
      </w:r>
      <w:r>
        <w:t>17</w:t>
      </w:r>
      <w:r w:rsidR="00176B1F">
        <w:fldChar w:fldCharType="end"/>
      </w:r>
    </w:p>
    <w:p w:rsidR="00F16D36" w:rsidRDefault="00F16D36">
      <w:pPr>
        <w:pStyle w:val="TOC3"/>
        <w:rPr>
          <w:rFonts w:asciiTheme="minorHAnsi" w:eastAsiaTheme="minorEastAsia" w:hAnsiTheme="minorHAnsi" w:cstheme="minorBidi"/>
          <w:b w:val="0"/>
          <w:color w:val="auto"/>
          <w:sz w:val="22"/>
          <w:szCs w:val="22"/>
          <w:lang w:eastAsia="en-US"/>
        </w:rPr>
      </w:pPr>
      <w:r>
        <w:t>2.</w:t>
      </w:r>
      <w:r>
        <w:rPr>
          <w:rFonts w:asciiTheme="minorHAnsi" w:eastAsiaTheme="minorEastAsia" w:hAnsiTheme="minorHAnsi" w:cstheme="minorBidi"/>
          <w:b w:val="0"/>
          <w:color w:val="auto"/>
          <w:sz w:val="22"/>
          <w:szCs w:val="22"/>
          <w:lang w:eastAsia="en-US"/>
        </w:rPr>
        <w:tab/>
      </w:r>
      <w:r>
        <w:t>Analysis Tools</w:t>
      </w:r>
      <w:r>
        <w:tab/>
      </w:r>
      <w:r w:rsidR="00176B1F">
        <w:fldChar w:fldCharType="begin"/>
      </w:r>
      <w:r>
        <w:instrText xml:space="preserve"> PAGEREF _Toc353052982 \h </w:instrText>
      </w:r>
      <w:r w:rsidR="00176B1F">
        <w:fldChar w:fldCharType="separate"/>
      </w:r>
      <w:r>
        <w:t>18</w:t>
      </w:r>
      <w:r w:rsidR="00176B1F">
        <w:fldChar w:fldCharType="end"/>
      </w:r>
    </w:p>
    <w:p w:rsidR="00F16D36" w:rsidRDefault="00F16D36">
      <w:pPr>
        <w:pStyle w:val="TOC3"/>
        <w:rPr>
          <w:rFonts w:asciiTheme="minorHAnsi" w:eastAsiaTheme="minorEastAsia" w:hAnsiTheme="minorHAnsi" w:cstheme="minorBidi"/>
          <w:b w:val="0"/>
          <w:color w:val="auto"/>
          <w:sz w:val="22"/>
          <w:szCs w:val="22"/>
          <w:lang w:eastAsia="en-US"/>
        </w:rPr>
      </w:pPr>
      <w:r>
        <w:t xml:space="preserve">3. </w:t>
      </w:r>
      <w:r>
        <w:rPr>
          <w:rFonts w:asciiTheme="minorHAnsi" w:eastAsiaTheme="minorEastAsia" w:hAnsiTheme="minorHAnsi" w:cstheme="minorBidi"/>
          <w:b w:val="0"/>
          <w:color w:val="auto"/>
          <w:sz w:val="22"/>
          <w:szCs w:val="22"/>
          <w:lang w:eastAsia="en-US"/>
        </w:rPr>
        <w:tab/>
      </w:r>
      <w:r>
        <w:t>Challenges and Opportunities</w:t>
      </w:r>
      <w:r>
        <w:tab/>
      </w:r>
      <w:r w:rsidR="00176B1F">
        <w:fldChar w:fldCharType="begin"/>
      </w:r>
      <w:r>
        <w:instrText xml:space="preserve"> PAGEREF _Toc353052983 \h </w:instrText>
      </w:r>
      <w:r w:rsidR="00176B1F">
        <w:fldChar w:fldCharType="separate"/>
      </w:r>
      <w:r>
        <w:t>20</w:t>
      </w:r>
      <w:r w:rsidR="00176B1F">
        <w:fldChar w:fldCharType="end"/>
      </w:r>
    </w:p>
    <w:p w:rsidR="00F16D36" w:rsidRDefault="00F16D36">
      <w:pPr>
        <w:pStyle w:val="TOC3"/>
        <w:rPr>
          <w:rFonts w:asciiTheme="minorHAnsi" w:eastAsiaTheme="minorEastAsia" w:hAnsiTheme="minorHAnsi" w:cstheme="minorBidi"/>
          <w:b w:val="0"/>
          <w:color w:val="auto"/>
          <w:sz w:val="22"/>
          <w:szCs w:val="22"/>
          <w:lang w:eastAsia="en-US"/>
        </w:rPr>
      </w:pPr>
      <w:r>
        <w:t xml:space="preserve">4. </w:t>
      </w:r>
      <w:r>
        <w:rPr>
          <w:rFonts w:asciiTheme="minorHAnsi" w:eastAsiaTheme="minorEastAsia" w:hAnsiTheme="minorHAnsi" w:cstheme="minorBidi"/>
          <w:b w:val="0"/>
          <w:color w:val="auto"/>
          <w:sz w:val="22"/>
          <w:szCs w:val="22"/>
          <w:lang w:eastAsia="en-US"/>
        </w:rPr>
        <w:tab/>
      </w:r>
      <w:r>
        <w:t>Identification of Stakeholders</w:t>
      </w:r>
      <w:r>
        <w:tab/>
      </w:r>
      <w:r w:rsidR="00176B1F">
        <w:fldChar w:fldCharType="begin"/>
      </w:r>
      <w:r>
        <w:instrText xml:space="preserve"> PAGEREF _Toc353052984 \h </w:instrText>
      </w:r>
      <w:r w:rsidR="00176B1F">
        <w:fldChar w:fldCharType="separate"/>
      </w:r>
      <w:r>
        <w:t>20</w:t>
      </w:r>
      <w:r w:rsidR="00176B1F">
        <w:fldChar w:fldCharType="end"/>
      </w:r>
    </w:p>
    <w:p w:rsidR="00F16D36" w:rsidRDefault="00F16D36">
      <w:pPr>
        <w:pStyle w:val="TOC3"/>
        <w:rPr>
          <w:rFonts w:asciiTheme="minorHAnsi" w:eastAsiaTheme="minorEastAsia" w:hAnsiTheme="minorHAnsi" w:cstheme="minorBidi"/>
          <w:b w:val="0"/>
          <w:color w:val="auto"/>
          <w:sz w:val="22"/>
          <w:szCs w:val="22"/>
          <w:lang w:eastAsia="en-US"/>
        </w:rPr>
      </w:pPr>
      <w:r>
        <w:t>5.</w:t>
      </w:r>
      <w:r>
        <w:rPr>
          <w:rFonts w:asciiTheme="minorHAnsi" w:eastAsiaTheme="minorEastAsia" w:hAnsiTheme="minorHAnsi" w:cstheme="minorBidi"/>
          <w:b w:val="0"/>
          <w:color w:val="auto"/>
          <w:sz w:val="22"/>
          <w:szCs w:val="22"/>
          <w:lang w:eastAsia="en-US"/>
        </w:rPr>
        <w:tab/>
      </w:r>
      <w:r>
        <w:t>Stakeholder Needs</w:t>
      </w:r>
      <w:r>
        <w:tab/>
      </w:r>
      <w:r w:rsidR="00176B1F">
        <w:fldChar w:fldCharType="begin"/>
      </w:r>
      <w:r>
        <w:instrText xml:space="preserve"> PAGEREF _Toc353052985 \h </w:instrText>
      </w:r>
      <w:r w:rsidR="00176B1F">
        <w:fldChar w:fldCharType="separate"/>
      </w:r>
      <w:r>
        <w:t>20</w:t>
      </w:r>
      <w:r w:rsidR="00176B1F">
        <w:fldChar w:fldCharType="end"/>
      </w:r>
    </w:p>
    <w:p w:rsidR="00F16D36" w:rsidRDefault="00F16D36">
      <w:pPr>
        <w:pStyle w:val="TOC2"/>
        <w:rPr>
          <w:rFonts w:asciiTheme="minorHAnsi" w:eastAsiaTheme="minorEastAsia" w:hAnsiTheme="minorHAnsi" w:cstheme="minorBidi"/>
          <w:b w:val="0"/>
          <w:caps w:val="0"/>
          <w:color w:val="auto"/>
          <w:sz w:val="22"/>
          <w:szCs w:val="22"/>
          <w:lang w:eastAsia="en-US"/>
        </w:rPr>
      </w:pPr>
      <w:r>
        <w:t>B.</w:t>
      </w:r>
      <w:r>
        <w:rPr>
          <w:rFonts w:asciiTheme="minorHAnsi" w:eastAsiaTheme="minorEastAsia" w:hAnsiTheme="minorHAnsi" w:cstheme="minorBidi"/>
          <w:b w:val="0"/>
          <w:caps w:val="0"/>
          <w:color w:val="auto"/>
          <w:sz w:val="22"/>
          <w:szCs w:val="22"/>
          <w:lang w:eastAsia="en-US"/>
        </w:rPr>
        <w:tab/>
      </w:r>
      <w:r>
        <w:t>RELATED RESEARCH</w:t>
      </w:r>
      <w:r>
        <w:tab/>
      </w:r>
      <w:r w:rsidR="00176B1F">
        <w:fldChar w:fldCharType="begin"/>
      </w:r>
      <w:r>
        <w:instrText xml:space="preserve"> PAGEREF _Toc353052986 \h </w:instrText>
      </w:r>
      <w:r w:rsidR="00176B1F">
        <w:fldChar w:fldCharType="separate"/>
      </w:r>
      <w:r>
        <w:t>20</w:t>
      </w:r>
      <w:r w:rsidR="00176B1F">
        <w:fldChar w:fldCharType="end"/>
      </w:r>
    </w:p>
    <w:p w:rsidR="00F16D36" w:rsidRDefault="00F16D36">
      <w:pPr>
        <w:pStyle w:val="TOC1"/>
        <w:rPr>
          <w:rFonts w:asciiTheme="minorHAnsi" w:eastAsiaTheme="minorEastAsia" w:hAnsiTheme="minorHAnsi" w:cstheme="minorBidi"/>
          <w:b w:val="0"/>
          <w:caps w:val="0"/>
          <w:color w:val="auto"/>
          <w:sz w:val="22"/>
          <w:szCs w:val="22"/>
          <w:lang w:eastAsia="en-US"/>
        </w:rPr>
      </w:pPr>
      <w:r w:rsidRPr="009F5561">
        <w:rPr>
          <w:caps w:val="0"/>
        </w:rPr>
        <w:t>IV.</w:t>
      </w:r>
      <w:r>
        <w:rPr>
          <w:rFonts w:asciiTheme="minorHAnsi" w:eastAsiaTheme="minorEastAsia" w:hAnsiTheme="minorHAnsi" w:cstheme="minorBidi"/>
          <w:b w:val="0"/>
          <w:caps w:val="0"/>
          <w:color w:val="auto"/>
          <w:sz w:val="22"/>
          <w:szCs w:val="22"/>
          <w:lang w:eastAsia="en-US"/>
        </w:rPr>
        <w:tab/>
      </w:r>
      <w:r w:rsidRPr="009F5561">
        <w:rPr>
          <w:caps w:val="0"/>
        </w:rPr>
        <w:t>REQUIREMENTS</w:t>
      </w:r>
      <w:r>
        <w:tab/>
      </w:r>
      <w:r w:rsidR="00176B1F">
        <w:fldChar w:fldCharType="begin"/>
      </w:r>
      <w:r>
        <w:instrText xml:space="preserve"> PAGEREF _Toc353052987 \h </w:instrText>
      </w:r>
      <w:r w:rsidR="00176B1F">
        <w:fldChar w:fldCharType="separate"/>
      </w:r>
      <w:r>
        <w:t>21</w:t>
      </w:r>
      <w:r w:rsidR="00176B1F">
        <w:fldChar w:fldCharType="end"/>
      </w:r>
    </w:p>
    <w:p w:rsidR="00F16D36" w:rsidRDefault="00F16D36">
      <w:pPr>
        <w:pStyle w:val="TOC2"/>
        <w:rPr>
          <w:rFonts w:asciiTheme="minorHAnsi" w:eastAsiaTheme="minorEastAsia" w:hAnsiTheme="minorHAnsi" w:cstheme="minorBidi"/>
          <w:b w:val="0"/>
          <w:caps w:val="0"/>
          <w:color w:val="auto"/>
          <w:sz w:val="22"/>
          <w:szCs w:val="22"/>
          <w:lang w:eastAsia="en-US"/>
        </w:rPr>
      </w:pPr>
      <w:r>
        <w:t>A.</w:t>
      </w:r>
      <w:r>
        <w:rPr>
          <w:rFonts w:asciiTheme="minorHAnsi" w:eastAsiaTheme="minorEastAsia" w:hAnsiTheme="minorHAnsi" w:cstheme="minorBidi"/>
          <w:b w:val="0"/>
          <w:caps w:val="0"/>
          <w:color w:val="auto"/>
          <w:sz w:val="22"/>
          <w:szCs w:val="22"/>
          <w:lang w:eastAsia="en-US"/>
        </w:rPr>
        <w:tab/>
      </w:r>
      <w:r>
        <w:t>Capability needs statement - BILL</w:t>
      </w:r>
      <w:r>
        <w:tab/>
      </w:r>
      <w:r w:rsidR="00176B1F">
        <w:fldChar w:fldCharType="begin"/>
      </w:r>
      <w:r>
        <w:instrText xml:space="preserve"> PAGEREF _Toc353052988 \h </w:instrText>
      </w:r>
      <w:r w:rsidR="00176B1F">
        <w:fldChar w:fldCharType="separate"/>
      </w:r>
      <w:r>
        <w:t>21</w:t>
      </w:r>
      <w:r w:rsidR="00176B1F">
        <w:fldChar w:fldCharType="end"/>
      </w:r>
    </w:p>
    <w:p w:rsidR="00F16D36" w:rsidRDefault="00F16D36">
      <w:pPr>
        <w:pStyle w:val="TOC2"/>
        <w:rPr>
          <w:rFonts w:asciiTheme="minorHAnsi" w:eastAsiaTheme="minorEastAsia" w:hAnsiTheme="minorHAnsi" w:cstheme="minorBidi"/>
          <w:b w:val="0"/>
          <w:caps w:val="0"/>
          <w:color w:val="auto"/>
          <w:sz w:val="22"/>
          <w:szCs w:val="22"/>
          <w:lang w:eastAsia="en-US"/>
        </w:rPr>
      </w:pPr>
      <w:r>
        <w:t>B.</w:t>
      </w:r>
      <w:r>
        <w:rPr>
          <w:rFonts w:asciiTheme="minorHAnsi" w:eastAsiaTheme="minorEastAsia" w:hAnsiTheme="minorHAnsi" w:cstheme="minorBidi"/>
          <w:b w:val="0"/>
          <w:caps w:val="0"/>
          <w:color w:val="auto"/>
          <w:sz w:val="22"/>
          <w:szCs w:val="22"/>
          <w:lang w:eastAsia="en-US"/>
        </w:rPr>
        <w:tab/>
      </w:r>
      <w:r>
        <w:t>Top level system functions and Requirements</w:t>
      </w:r>
      <w:r>
        <w:tab/>
      </w:r>
      <w:r w:rsidR="00176B1F">
        <w:fldChar w:fldCharType="begin"/>
      </w:r>
      <w:r>
        <w:instrText xml:space="preserve"> PAGEREF _Toc353052989 \h </w:instrText>
      </w:r>
      <w:r w:rsidR="00176B1F">
        <w:fldChar w:fldCharType="separate"/>
      </w:r>
      <w:r>
        <w:t>21</w:t>
      </w:r>
      <w:r w:rsidR="00176B1F">
        <w:fldChar w:fldCharType="end"/>
      </w:r>
    </w:p>
    <w:p w:rsidR="00F16D36" w:rsidRDefault="00F16D36">
      <w:pPr>
        <w:pStyle w:val="TOC2"/>
        <w:rPr>
          <w:rFonts w:asciiTheme="minorHAnsi" w:eastAsiaTheme="minorEastAsia" w:hAnsiTheme="minorHAnsi" w:cstheme="minorBidi"/>
          <w:b w:val="0"/>
          <w:caps w:val="0"/>
          <w:color w:val="auto"/>
          <w:sz w:val="22"/>
          <w:szCs w:val="22"/>
          <w:lang w:eastAsia="en-US"/>
        </w:rPr>
      </w:pPr>
      <w:r>
        <w:t>C.</w:t>
      </w:r>
      <w:r>
        <w:rPr>
          <w:rFonts w:asciiTheme="minorHAnsi" w:eastAsiaTheme="minorEastAsia" w:hAnsiTheme="minorHAnsi" w:cstheme="minorBidi"/>
          <w:b w:val="0"/>
          <w:caps w:val="0"/>
          <w:color w:val="auto"/>
          <w:sz w:val="22"/>
          <w:szCs w:val="22"/>
          <w:lang w:eastAsia="en-US"/>
        </w:rPr>
        <w:tab/>
      </w:r>
      <w:r>
        <w:t>operational concept and scenario</w:t>
      </w:r>
      <w:r>
        <w:tab/>
      </w:r>
      <w:r w:rsidR="00176B1F">
        <w:fldChar w:fldCharType="begin"/>
      </w:r>
      <w:r>
        <w:instrText xml:space="preserve"> PAGEREF _Toc353052990 \h </w:instrText>
      </w:r>
      <w:r w:rsidR="00176B1F">
        <w:fldChar w:fldCharType="separate"/>
      </w:r>
      <w:r>
        <w:t>21</w:t>
      </w:r>
      <w:r w:rsidR="00176B1F">
        <w:fldChar w:fldCharType="end"/>
      </w:r>
    </w:p>
    <w:p w:rsidR="00F16D36" w:rsidRDefault="00F16D36">
      <w:pPr>
        <w:pStyle w:val="TOC3"/>
        <w:rPr>
          <w:rFonts w:asciiTheme="minorHAnsi" w:eastAsiaTheme="minorEastAsia" w:hAnsiTheme="minorHAnsi" w:cstheme="minorBidi"/>
          <w:b w:val="0"/>
          <w:color w:val="auto"/>
          <w:sz w:val="22"/>
          <w:szCs w:val="22"/>
          <w:lang w:eastAsia="en-US"/>
        </w:rPr>
      </w:pPr>
      <w:r>
        <w:t>1.</w:t>
      </w:r>
      <w:r>
        <w:rPr>
          <w:rFonts w:asciiTheme="minorHAnsi" w:eastAsiaTheme="minorEastAsia" w:hAnsiTheme="minorHAnsi" w:cstheme="minorBidi"/>
          <w:b w:val="0"/>
          <w:color w:val="auto"/>
          <w:sz w:val="22"/>
          <w:szCs w:val="22"/>
          <w:lang w:eastAsia="en-US"/>
        </w:rPr>
        <w:tab/>
      </w:r>
      <w:r>
        <w:t>Baseline Mission Scenario</w:t>
      </w:r>
      <w:r>
        <w:tab/>
      </w:r>
      <w:r w:rsidR="00176B1F">
        <w:fldChar w:fldCharType="begin"/>
      </w:r>
      <w:r>
        <w:instrText xml:space="preserve"> PAGEREF _Toc353052991 \h </w:instrText>
      </w:r>
      <w:r w:rsidR="00176B1F">
        <w:fldChar w:fldCharType="separate"/>
      </w:r>
      <w:r>
        <w:t>22</w:t>
      </w:r>
      <w:r w:rsidR="00176B1F">
        <w:fldChar w:fldCharType="end"/>
      </w:r>
    </w:p>
    <w:p w:rsidR="00F16D36" w:rsidRDefault="00F16D36">
      <w:pPr>
        <w:pStyle w:val="TOC3"/>
        <w:rPr>
          <w:rFonts w:asciiTheme="minorHAnsi" w:eastAsiaTheme="minorEastAsia" w:hAnsiTheme="minorHAnsi" w:cstheme="minorBidi"/>
          <w:b w:val="0"/>
          <w:color w:val="auto"/>
          <w:sz w:val="22"/>
          <w:szCs w:val="22"/>
          <w:lang w:eastAsia="en-US"/>
        </w:rPr>
      </w:pPr>
      <w:r>
        <w:t>2.</w:t>
      </w:r>
      <w:r>
        <w:rPr>
          <w:rFonts w:asciiTheme="minorHAnsi" w:eastAsiaTheme="minorEastAsia" w:hAnsiTheme="minorHAnsi" w:cstheme="minorBidi"/>
          <w:b w:val="0"/>
          <w:color w:val="auto"/>
          <w:sz w:val="22"/>
          <w:szCs w:val="22"/>
          <w:lang w:eastAsia="en-US"/>
        </w:rPr>
        <w:tab/>
      </w:r>
      <w:r>
        <w:t>Initial Order of Battle</w:t>
      </w:r>
      <w:r>
        <w:tab/>
      </w:r>
      <w:r w:rsidR="00176B1F">
        <w:fldChar w:fldCharType="begin"/>
      </w:r>
      <w:r>
        <w:instrText xml:space="preserve"> PAGEREF _Toc353052992 \h </w:instrText>
      </w:r>
      <w:r w:rsidR="00176B1F">
        <w:fldChar w:fldCharType="separate"/>
      </w:r>
      <w:r>
        <w:t>22</w:t>
      </w:r>
      <w:r w:rsidR="00176B1F">
        <w:fldChar w:fldCharType="end"/>
      </w:r>
    </w:p>
    <w:p w:rsidR="00F16D36" w:rsidRDefault="00F16D36">
      <w:pPr>
        <w:pStyle w:val="TOC3"/>
        <w:rPr>
          <w:rFonts w:asciiTheme="minorHAnsi" w:eastAsiaTheme="minorEastAsia" w:hAnsiTheme="minorHAnsi" w:cstheme="minorBidi"/>
          <w:b w:val="0"/>
          <w:color w:val="auto"/>
          <w:sz w:val="22"/>
          <w:szCs w:val="22"/>
          <w:lang w:eastAsia="en-US"/>
        </w:rPr>
      </w:pPr>
      <w:r>
        <w:t>3.</w:t>
      </w:r>
      <w:r>
        <w:rPr>
          <w:rFonts w:asciiTheme="minorHAnsi" w:eastAsiaTheme="minorEastAsia" w:hAnsiTheme="minorHAnsi" w:cstheme="minorBidi"/>
          <w:b w:val="0"/>
          <w:color w:val="auto"/>
          <w:sz w:val="22"/>
          <w:szCs w:val="22"/>
          <w:lang w:eastAsia="en-US"/>
        </w:rPr>
        <w:tab/>
      </w:r>
      <w:r>
        <w:t>Initial Force Disposition</w:t>
      </w:r>
      <w:r>
        <w:tab/>
      </w:r>
      <w:r w:rsidR="00176B1F">
        <w:fldChar w:fldCharType="begin"/>
      </w:r>
      <w:r>
        <w:instrText xml:space="preserve"> PAGEREF _Toc353052993 \h </w:instrText>
      </w:r>
      <w:r w:rsidR="00176B1F">
        <w:fldChar w:fldCharType="separate"/>
      </w:r>
      <w:r>
        <w:t>23</w:t>
      </w:r>
      <w:r w:rsidR="00176B1F">
        <w:fldChar w:fldCharType="end"/>
      </w:r>
    </w:p>
    <w:p w:rsidR="00F16D36" w:rsidRDefault="00F16D36">
      <w:pPr>
        <w:pStyle w:val="TOC3"/>
        <w:rPr>
          <w:rFonts w:asciiTheme="minorHAnsi" w:eastAsiaTheme="minorEastAsia" w:hAnsiTheme="minorHAnsi" w:cstheme="minorBidi"/>
          <w:b w:val="0"/>
          <w:color w:val="auto"/>
          <w:sz w:val="22"/>
          <w:szCs w:val="22"/>
          <w:lang w:eastAsia="en-US"/>
        </w:rPr>
      </w:pPr>
      <w:r>
        <w:t>4.</w:t>
      </w:r>
      <w:r>
        <w:rPr>
          <w:rFonts w:asciiTheme="minorHAnsi" w:eastAsiaTheme="minorEastAsia" w:hAnsiTheme="minorHAnsi" w:cstheme="minorBidi"/>
          <w:b w:val="0"/>
          <w:color w:val="auto"/>
          <w:sz w:val="22"/>
          <w:szCs w:val="22"/>
          <w:lang w:eastAsia="en-US"/>
        </w:rPr>
        <w:tab/>
      </w:r>
      <w:r>
        <w:t>Terrain and Red Force Composition and Disposition</w:t>
      </w:r>
      <w:r>
        <w:tab/>
      </w:r>
      <w:r w:rsidR="00176B1F">
        <w:fldChar w:fldCharType="begin"/>
      </w:r>
      <w:r>
        <w:instrText xml:space="preserve"> PAGEREF _Toc353052994 \h </w:instrText>
      </w:r>
      <w:r w:rsidR="00176B1F">
        <w:fldChar w:fldCharType="separate"/>
      </w:r>
      <w:r>
        <w:t>24</w:t>
      </w:r>
      <w:r w:rsidR="00176B1F">
        <w:fldChar w:fldCharType="end"/>
      </w:r>
    </w:p>
    <w:p w:rsidR="00F16D36" w:rsidRDefault="00F16D36">
      <w:pPr>
        <w:pStyle w:val="TOC2"/>
        <w:rPr>
          <w:rFonts w:asciiTheme="minorHAnsi" w:eastAsiaTheme="minorEastAsia" w:hAnsiTheme="minorHAnsi" w:cstheme="minorBidi"/>
          <w:b w:val="0"/>
          <w:caps w:val="0"/>
          <w:color w:val="auto"/>
          <w:sz w:val="22"/>
          <w:szCs w:val="22"/>
          <w:lang w:eastAsia="en-US"/>
        </w:rPr>
      </w:pPr>
      <w:r>
        <w:t>D.</w:t>
      </w:r>
      <w:r>
        <w:rPr>
          <w:rFonts w:asciiTheme="minorHAnsi" w:eastAsiaTheme="minorEastAsia" w:hAnsiTheme="minorHAnsi" w:cstheme="minorBidi"/>
          <w:b w:val="0"/>
          <w:caps w:val="0"/>
          <w:color w:val="auto"/>
          <w:sz w:val="22"/>
          <w:szCs w:val="22"/>
          <w:lang w:eastAsia="en-US"/>
        </w:rPr>
        <w:tab/>
      </w:r>
      <w:r>
        <w:t>Measures of effectiveness and Measures of suitability</w:t>
      </w:r>
      <w:r>
        <w:tab/>
      </w:r>
      <w:r w:rsidR="00176B1F">
        <w:fldChar w:fldCharType="begin"/>
      </w:r>
      <w:r>
        <w:instrText xml:space="preserve"> PAGEREF _Toc353052995 \h </w:instrText>
      </w:r>
      <w:r w:rsidR="00176B1F">
        <w:fldChar w:fldCharType="separate"/>
      </w:r>
      <w:r>
        <w:t>26</w:t>
      </w:r>
      <w:r w:rsidR="00176B1F">
        <w:fldChar w:fldCharType="end"/>
      </w:r>
    </w:p>
    <w:p w:rsidR="00F16D36" w:rsidRDefault="00F16D36">
      <w:pPr>
        <w:pStyle w:val="TOC1"/>
        <w:rPr>
          <w:rFonts w:asciiTheme="minorHAnsi" w:eastAsiaTheme="minorEastAsia" w:hAnsiTheme="minorHAnsi" w:cstheme="minorBidi"/>
          <w:b w:val="0"/>
          <w:caps w:val="0"/>
          <w:color w:val="auto"/>
          <w:sz w:val="22"/>
          <w:szCs w:val="22"/>
          <w:lang w:eastAsia="en-US"/>
        </w:rPr>
      </w:pPr>
      <w:r w:rsidRPr="009F5561">
        <w:rPr>
          <w:caps w:val="0"/>
        </w:rPr>
        <w:t>V.</w:t>
      </w:r>
      <w:r>
        <w:rPr>
          <w:rFonts w:asciiTheme="minorHAnsi" w:eastAsiaTheme="minorEastAsia" w:hAnsiTheme="minorHAnsi" w:cstheme="minorBidi"/>
          <w:b w:val="0"/>
          <w:caps w:val="0"/>
          <w:color w:val="auto"/>
          <w:sz w:val="22"/>
          <w:szCs w:val="22"/>
          <w:lang w:eastAsia="en-US"/>
        </w:rPr>
        <w:tab/>
      </w:r>
      <w:r w:rsidRPr="009F5561">
        <w:rPr>
          <w:caps w:val="0"/>
        </w:rPr>
        <w:t>ARCHITECTURAL DESCRIPTION</w:t>
      </w:r>
      <w:r>
        <w:tab/>
      </w:r>
      <w:r w:rsidR="00176B1F">
        <w:fldChar w:fldCharType="begin"/>
      </w:r>
      <w:r>
        <w:instrText xml:space="preserve"> PAGEREF _Toc353052996 \h </w:instrText>
      </w:r>
      <w:r w:rsidR="00176B1F">
        <w:fldChar w:fldCharType="separate"/>
      </w:r>
      <w:r>
        <w:t>27</w:t>
      </w:r>
      <w:r w:rsidR="00176B1F">
        <w:fldChar w:fldCharType="end"/>
      </w:r>
    </w:p>
    <w:p w:rsidR="00F16D36" w:rsidRDefault="00F16D36">
      <w:pPr>
        <w:pStyle w:val="TOC2"/>
        <w:rPr>
          <w:rFonts w:asciiTheme="minorHAnsi" w:eastAsiaTheme="minorEastAsia" w:hAnsiTheme="minorHAnsi" w:cstheme="minorBidi"/>
          <w:b w:val="0"/>
          <w:caps w:val="0"/>
          <w:color w:val="auto"/>
          <w:sz w:val="22"/>
          <w:szCs w:val="22"/>
          <w:lang w:eastAsia="en-US"/>
        </w:rPr>
      </w:pPr>
      <w:r>
        <w:t>A.</w:t>
      </w:r>
      <w:r>
        <w:rPr>
          <w:rFonts w:asciiTheme="minorHAnsi" w:eastAsiaTheme="minorEastAsia" w:hAnsiTheme="minorHAnsi" w:cstheme="minorBidi"/>
          <w:b w:val="0"/>
          <w:caps w:val="0"/>
          <w:color w:val="auto"/>
          <w:sz w:val="22"/>
          <w:szCs w:val="22"/>
          <w:lang w:eastAsia="en-US"/>
        </w:rPr>
        <w:tab/>
      </w:r>
      <w:r>
        <w:t>Functional decomposition</w:t>
      </w:r>
      <w:r>
        <w:tab/>
      </w:r>
      <w:r w:rsidR="00176B1F">
        <w:fldChar w:fldCharType="begin"/>
      </w:r>
      <w:r>
        <w:instrText xml:space="preserve"> PAGEREF _Toc353052997 \h </w:instrText>
      </w:r>
      <w:r w:rsidR="00176B1F">
        <w:fldChar w:fldCharType="separate"/>
      </w:r>
      <w:r>
        <w:t>27</w:t>
      </w:r>
      <w:r w:rsidR="00176B1F">
        <w:fldChar w:fldCharType="end"/>
      </w:r>
    </w:p>
    <w:p w:rsidR="00F16D36" w:rsidRDefault="00F16D36">
      <w:pPr>
        <w:pStyle w:val="TOC2"/>
        <w:rPr>
          <w:rFonts w:asciiTheme="minorHAnsi" w:eastAsiaTheme="minorEastAsia" w:hAnsiTheme="minorHAnsi" w:cstheme="minorBidi"/>
          <w:b w:val="0"/>
          <w:caps w:val="0"/>
          <w:color w:val="auto"/>
          <w:sz w:val="22"/>
          <w:szCs w:val="22"/>
          <w:lang w:eastAsia="en-US"/>
        </w:rPr>
      </w:pPr>
      <w:r>
        <w:t>B.</w:t>
      </w:r>
      <w:r>
        <w:rPr>
          <w:rFonts w:asciiTheme="minorHAnsi" w:eastAsiaTheme="minorEastAsia" w:hAnsiTheme="minorHAnsi" w:cstheme="minorBidi"/>
          <w:b w:val="0"/>
          <w:caps w:val="0"/>
          <w:color w:val="auto"/>
          <w:sz w:val="22"/>
          <w:szCs w:val="22"/>
          <w:lang w:eastAsia="en-US"/>
        </w:rPr>
        <w:tab/>
      </w:r>
      <w:r>
        <w:t>physical decomposition</w:t>
      </w:r>
      <w:r>
        <w:tab/>
      </w:r>
      <w:r w:rsidR="00176B1F">
        <w:fldChar w:fldCharType="begin"/>
      </w:r>
      <w:r>
        <w:instrText xml:space="preserve"> PAGEREF _Toc353052998 \h </w:instrText>
      </w:r>
      <w:r w:rsidR="00176B1F">
        <w:fldChar w:fldCharType="separate"/>
      </w:r>
      <w:r>
        <w:t>27</w:t>
      </w:r>
      <w:r w:rsidR="00176B1F">
        <w:fldChar w:fldCharType="end"/>
      </w:r>
    </w:p>
    <w:p w:rsidR="00F16D36" w:rsidRDefault="00F16D36">
      <w:pPr>
        <w:pStyle w:val="TOC1"/>
        <w:rPr>
          <w:rFonts w:asciiTheme="minorHAnsi" w:eastAsiaTheme="minorEastAsia" w:hAnsiTheme="minorHAnsi" w:cstheme="minorBidi"/>
          <w:b w:val="0"/>
          <w:caps w:val="0"/>
          <w:color w:val="auto"/>
          <w:sz w:val="22"/>
          <w:szCs w:val="22"/>
          <w:lang w:eastAsia="en-US"/>
        </w:rPr>
      </w:pPr>
      <w:r>
        <w:t>V.</w:t>
      </w:r>
      <w:r>
        <w:rPr>
          <w:rFonts w:asciiTheme="minorHAnsi" w:eastAsiaTheme="minorEastAsia" w:hAnsiTheme="minorHAnsi" w:cstheme="minorBidi"/>
          <w:b w:val="0"/>
          <w:caps w:val="0"/>
          <w:color w:val="auto"/>
          <w:sz w:val="22"/>
          <w:szCs w:val="22"/>
          <w:lang w:eastAsia="en-US"/>
        </w:rPr>
        <w:tab/>
      </w:r>
      <w:r>
        <w:t>Modeling and Simulation</w:t>
      </w:r>
      <w:r>
        <w:tab/>
      </w:r>
      <w:r w:rsidR="00176B1F">
        <w:fldChar w:fldCharType="begin"/>
      </w:r>
      <w:r>
        <w:instrText xml:space="preserve"> PAGEREF _Toc353052999 \h </w:instrText>
      </w:r>
      <w:r w:rsidR="00176B1F">
        <w:fldChar w:fldCharType="separate"/>
      </w:r>
      <w:r>
        <w:t>28</w:t>
      </w:r>
      <w:r w:rsidR="00176B1F">
        <w:fldChar w:fldCharType="end"/>
      </w:r>
    </w:p>
    <w:p w:rsidR="00F16D36" w:rsidRDefault="00F16D36">
      <w:pPr>
        <w:pStyle w:val="TOC2"/>
        <w:rPr>
          <w:rFonts w:asciiTheme="minorHAnsi" w:eastAsiaTheme="minorEastAsia" w:hAnsiTheme="minorHAnsi" w:cstheme="minorBidi"/>
          <w:b w:val="0"/>
          <w:caps w:val="0"/>
          <w:color w:val="auto"/>
          <w:sz w:val="22"/>
          <w:szCs w:val="22"/>
          <w:lang w:eastAsia="en-US"/>
        </w:rPr>
      </w:pPr>
      <w:r>
        <w:t>A.</w:t>
      </w:r>
      <w:r>
        <w:rPr>
          <w:rFonts w:asciiTheme="minorHAnsi" w:eastAsiaTheme="minorEastAsia" w:hAnsiTheme="minorHAnsi" w:cstheme="minorBidi"/>
          <w:b w:val="0"/>
          <w:caps w:val="0"/>
          <w:color w:val="auto"/>
          <w:sz w:val="22"/>
          <w:szCs w:val="22"/>
          <w:lang w:eastAsia="en-US"/>
        </w:rPr>
        <w:tab/>
      </w:r>
      <w:r>
        <w:t xml:space="preserve"> Design of Experiments Planning  -  Donna</w:t>
      </w:r>
      <w:r>
        <w:tab/>
      </w:r>
      <w:r w:rsidR="00176B1F">
        <w:fldChar w:fldCharType="begin"/>
      </w:r>
      <w:r>
        <w:instrText xml:space="preserve"> PAGEREF _Toc353053000 \h </w:instrText>
      </w:r>
      <w:r w:rsidR="00176B1F">
        <w:fldChar w:fldCharType="separate"/>
      </w:r>
      <w:r>
        <w:t>28</w:t>
      </w:r>
      <w:r w:rsidR="00176B1F">
        <w:fldChar w:fldCharType="end"/>
      </w:r>
    </w:p>
    <w:p w:rsidR="00F16D36" w:rsidRDefault="00F16D36">
      <w:pPr>
        <w:pStyle w:val="TOC3"/>
        <w:rPr>
          <w:rFonts w:asciiTheme="minorHAnsi" w:eastAsiaTheme="minorEastAsia" w:hAnsiTheme="minorHAnsi" w:cstheme="minorBidi"/>
          <w:b w:val="0"/>
          <w:color w:val="auto"/>
          <w:sz w:val="22"/>
          <w:szCs w:val="22"/>
          <w:lang w:eastAsia="en-US"/>
        </w:rPr>
      </w:pPr>
      <w:r>
        <w:t>1.</w:t>
      </w:r>
      <w:r>
        <w:rPr>
          <w:rFonts w:asciiTheme="minorHAnsi" w:eastAsiaTheme="minorEastAsia" w:hAnsiTheme="minorHAnsi" w:cstheme="minorBidi"/>
          <w:b w:val="0"/>
          <w:color w:val="auto"/>
          <w:sz w:val="22"/>
          <w:szCs w:val="22"/>
          <w:lang w:eastAsia="en-US"/>
        </w:rPr>
        <w:tab/>
      </w:r>
      <w:r>
        <w:t>Model Data References and Definitions</w:t>
      </w:r>
      <w:r>
        <w:tab/>
      </w:r>
      <w:r w:rsidR="00176B1F">
        <w:fldChar w:fldCharType="begin"/>
      </w:r>
      <w:r>
        <w:instrText xml:space="preserve"> PAGEREF _Toc353053001 \h </w:instrText>
      </w:r>
      <w:r w:rsidR="00176B1F">
        <w:fldChar w:fldCharType="separate"/>
      </w:r>
      <w:r>
        <w:t>28</w:t>
      </w:r>
      <w:r w:rsidR="00176B1F">
        <w:fldChar w:fldCharType="end"/>
      </w:r>
    </w:p>
    <w:p w:rsidR="00F16D36" w:rsidRDefault="00F16D36">
      <w:pPr>
        <w:pStyle w:val="TOC3"/>
        <w:rPr>
          <w:rFonts w:asciiTheme="minorHAnsi" w:eastAsiaTheme="minorEastAsia" w:hAnsiTheme="minorHAnsi" w:cstheme="minorBidi"/>
          <w:b w:val="0"/>
          <w:color w:val="auto"/>
          <w:sz w:val="22"/>
          <w:szCs w:val="22"/>
          <w:lang w:eastAsia="en-US"/>
        </w:rPr>
      </w:pPr>
      <w:r>
        <w:t>2.</w:t>
      </w:r>
      <w:r>
        <w:rPr>
          <w:rFonts w:asciiTheme="minorHAnsi" w:eastAsiaTheme="minorEastAsia" w:hAnsiTheme="minorHAnsi" w:cstheme="minorBidi"/>
          <w:b w:val="0"/>
          <w:color w:val="auto"/>
          <w:sz w:val="22"/>
          <w:szCs w:val="22"/>
          <w:lang w:eastAsia="en-US"/>
        </w:rPr>
        <w:tab/>
      </w:r>
      <w:r>
        <w:t>Factor Levels and Probability Distributions</w:t>
      </w:r>
      <w:r>
        <w:tab/>
      </w:r>
      <w:r w:rsidR="00176B1F">
        <w:fldChar w:fldCharType="begin"/>
      </w:r>
      <w:r>
        <w:instrText xml:space="preserve"> PAGEREF _Toc353053002 \h </w:instrText>
      </w:r>
      <w:r w:rsidR="00176B1F">
        <w:fldChar w:fldCharType="separate"/>
      </w:r>
      <w:r>
        <w:t>28</w:t>
      </w:r>
      <w:r w:rsidR="00176B1F">
        <w:fldChar w:fldCharType="end"/>
      </w:r>
    </w:p>
    <w:p w:rsidR="00F16D36" w:rsidRDefault="00F16D36">
      <w:pPr>
        <w:pStyle w:val="TOC3"/>
        <w:rPr>
          <w:rFonts w:asciiTheme="minorHAnsi" w:eastAsiaTheme="minorEastAsia" w:hAnsiTheme="minorHAnsi" w:cstheme="minorBidi"/>
          <w:b w:val="0"/>
          <w:color w:val="auto"/>
          <w:sz w:val="22"/>
          <w:szCs w:val="22"/>
          <w:lang w:eastAsia="en-US"/>
        </w:rPr>
      </w:pPr>
      <w:r>
        <w:t>3.</w:t>
      </w:r>
      <w:r>
        <w:rPr>
          <w:rFonts w:asciiTheme="minorHAnsi" w:eastAsiaTheme="minorEastAsia" w:hAnsiTheme="minorHAnsi" w:cstheme="minorBidi"/>
          <w:b w:val="0"/>
          <w:color w:val="auto"/>
          <w:sz w:val="22"/>
          <w:szCs w:val="22"/>
          <w:lang w:eastAsia="en-US"/>
        </w:rPr>
        <w:tab/>
      </w:r>
      <w:r>
        <w:t>Probability Model</w:t>
      </w:r>
      <w:r>
        <w:tab/>
      </w:r>
      <w:r w:rsidR="00176B1F">
        <w:fldChar w:fldCharType="begin"/>
      </w:r>
      <w:r>
        <w:instrText xml:space="preserve"> PAGEREF _Toc353053003 \h </w:instrText>
      </w:r>
      <w:r w:rsidR="00176B1F">
        <w:fldChar w:fldCharType="separate"/>
      </w:r>
      <w:r>
        <w:t>28</w:t>
      </w:r>
      <w:r w:rsidR="00176B1F">
        <w:fldChar w:fldCharType="end"/>
      </w:r>
    </w:p>
    <w:p w:rsidR="00F16D36" w:rsidRDefault="00F16D36">
      <w:pPr>
        <w:pStyle w:val="TOC3"/>
        <w:rPr>
          <w:rFonts w:asciiTheme="minorHAnsi" w:eastAsiaTheme="minorEastAsia" w:hAnsiTheme="minorHAnsi" w:cstheme="minorBidi"/>
          <w:b w:val="0"/>
          <w:color w:val="auto"/>
          <w:sz w:val="22"/>
          <w:szCs w:val="22"/>
          <w:lang w:eastAsia="en-US"/>
        </w:rPr>
      </w:pPr>
      <w:r>
        <w:t>4.</w:t>
      </w:r>
      <w:r>
        <w:rPr>
          <w:rFonts w:asciiTheme="minorHAnsi" w:eastAsiaTheme="minorEastAsia" w:hAnsiTheme="minorHAnsi" w:cstheme="minorBidi"/>
          <w:b w:val="0"/>
          <w:color w:val="auto"/>
          <w:sz w:val="22"/>
          <w:szCs w:val="22"/>
          <w:lang w:eastAsia="en-US"/>
        </w:rPr>
        <w:tab/>
      </w:r>
      <w:r>
        <w:t>Scenario Development and Use Case Implementation</w:t>
      </w:r>
      <w:r>
        <w:tab/>
      </w:r>
      <w:r w:rsidR="00176B1F">
        <w:fldChar w:fldCharType="begin"/>
      </w:r>
      <w:r>
        <w:instrText xml:space="preserve"> PAGEREF _Toc353053004 \h </w:instrText>
      </w:r>
      <w:r w:rsidR="00176B1F">
        <w:fldChar w:fldCharType="separate"/>
      </w:r>
      <w:r>
        <w:t>28</w:t>
      </w:r>
      <w:r w:rsidR="00176B1F">
        <w:fldChar w:fldCharType="end"/>
      </w:r>
    </w:p>
    <w:p w:rsidR="00F16D36" w:rsidRDefault="00F16D36">
      <w:pPr>
        <w:pStyle w:val="TOC3"/>
        <w:rPr>
          <w:rFonts w:asciiTheme="minorHAnsi" w:eastAsiaTheme="minorEastAsia" w:hAnsiTheme="minorHAnsi" w:cstheme="minorBidi"/>
          <w:b w:val="0"/>
          <w:color w:val="auto"/>
          <w:sz w:val="22"/>
          <w:szCs w:val="22"/>
          <w:lang w:eastAsia="en-US"/>
        </w:rPr>
      </w:pPr>
      <w:r>
        <w:t>5.</w:t>
      </w:r>
      <w:r>
        <w:rPr>
          <w:rFonts w:asciiTheme="minorHAnsi" w:eastAsiaTheme="minorEastAsia" w:hAnsiTheme="minorHAnsi" w:cstheme="minorBidi"/>
          <w:b w:val="0"/>
          <w:color w:val="auto"/>
          <w:sz w:val="22"/>
          <w:szCs w:val="22"/>
          <w:lang w:eastAsia="en-US"/>
        </w:rPr>
        <w:tab/>
      </w:r>
      <w:r>
        <w:t>Factorial Design</w:t>
      </w:r>
      <w:r>
        <w:tab/>
      </w:r>
      <w:r w:rsidR="00176B1F">
        <w:fldChar w:fldCharType="begin"/>
      </w:r>
      <w:r>
        <w:instrText xml:space="preserve"> PAGEREF _Toc353053005 \h </w:instrText>
      </w:r>
      <w:r w:rsidR="00176B1F">
        <w:fldChar w:fldCharType="separate"/>
      </w:r>
      <w:r>
        <w:t>28</w:t>
      </w:r>
      <w:r w:rsidR="00176B1F">
        <w:fldChar w:fldCharType="end"/>
      </w:r>
    </w:p>
    <w:p w:rsidR="00F16D36" w:rsidRDefault="00F16D36">
      <w:pPr>
        <w:pStyle w:val="TOC3"/>
        <w:rPr>
          <w:rFonts w:asciiTheme="minorHAnsi" w:eastAsiaTheme="minorEastAsia" w:hAnsiTheme="minorHAnsi" w:cstheme="minorBidi"/>
          <w:b w:val="0"/>
          <w:color w:val="auto"/>
          <w:sz w:val="22"/>
          <w:szCs w:val="22"/>
          <w:lang w:eastAsia="en-US"/>
        </w:rPr>
      </w:pPr>
      <w:r>
        <w:t>6.</w:t>
      </w:r>
      <w:r>
        <w:rPr>
          <w:rFonts w:asciiTheme="minorHAnsi" w:eastAsiaTheme="minorEastAsia" w:hAnsiTheme="minorHAnsi" w:cstheme="minorBidi"/>
          <w:b w:val="0"/>
          <w:color w:val="auto"/>
          <w:sz w:val="22"/>
          <w:szCs w:val="22"/>
          <w:lang w:eastAsia="en-US"/>
        </w:rPr>
        <w:tab/>
      </w:r>
      <w:r>
        <w:t>OMOE for Cost As Independent Variable</w:t>
      </w:r>
      <w:r>
        <w:tab/>
      </w:r>
      <w:r w:rsidR="00176B1F">
        <w:fldChar w:fldCharType="begin"/>
      </w:r>
      <w:r>
        <w:instrText xml:space="preserve"> PAGEREF _Toc353053006 \h </w:instrText>
      </w:r>
      <w:r w:rsidR="00176B1F">
        <w:fldChar w:fldCharType="separate"/>
      </w:r>
      <w:r>
        <w:t>28</w:t>
      </w:r>
      <w:r w:rsidR="00176B1F">
        <w:fldChar w:fldCharType="end"/>
      </w:r>
    </w:p>
    <w:p w:rsidR="00F16D36" w:rsidRDefault="00F16D36">
      <w:pPr>
        <w:pStyle w:val="TOC2"/>
        <w:rPr>
          <w:rFonts w:asciiTheme="minorHAnsi" w:eastAsiaTheme="minorEastAsia" w:hAnsiTheme="minorHAnsi" w:cstheme="minorBidi"/>
          <w:b w:val="0"/>
          <w:caps w:val="0"/>
          <w:color w:val="auto"/>
          <w:sz w:val="22"/>
          <w:szCs w:val="22"/>
          <w:lang w:eastAsia="en-US"/>
        </w:rPr>
      </w:pPr>
      <w:r>
        <w:lastRenderedPageBreak/>
        <w:t>B.</w:t>
      </w:r>
      <w:r>
        <w:rPr>
          <w:rFonts w:asciiTheme="minorHAnsi" w:eastAsiaTheme="minorEastAsia" w:hAnsiTheme="minorHAnsi" w:cstheme="minorBidi"/>
          <w:b w:val="0"/>
          <w:caps w:val="0"/>
          <w:color w:val="auto"/>
          <w:sz w:val="22"/>
          <w:szCs w:val="22"/>
          <w:lang w:eastAsia="en-US"/>
        </w:rPr>
        <w:tab/>
      </w:r>
      <w:r>
        <w:t>Simulations - Joe &amp; David</w:t>
      </w:r>
      <w:r>
        <w:tab/>
      </w:r>
      <w:r w:rsidR="00176B1F">
        <w:fldChar w:fldCharType="begin"/>
      </w:r>
      <w:r>
        <w:instrText xml:space="preserve"> PAGEREF _Toc353053007 \h </w:instrText>
      </w:r>
      <w:r w:rsidR="00176B1F">
        <w:fldChar w:fldCharType="separate"/>
      </w:r>
      <w:r>
        <w:t>28</w:t>
      </w:r>
      <w:r w:rsidR="00176B1F">
        <w:fldChar w:fldCharType="end"/>
      </w:r>
    </w:p>
    <w:p w:rsidR="00F16D36" w:rsidRDefault="00F16D36">
      <w:pPr>
        <w:pStyle w:val="TOC3"/>
        <w:rPr>
          <w:rFonts w:asciiTheme="minorHAnsi" w:eastAsiaTheme="minorEastAsia" w:hAnsiTheme="minorHAnsi" w:cstheme="minorBidi"/>
          <w:b w:val="0"/>
          <w:color w:val="auto"/>
          <w:sz w:val="22"/>
          <w:szCs w:val="22"/>
          <w:lang w:eastAsia="en-US"/>
        </w:rPr>
      </w:pPr>
      <w:r>
        <w:t>1.</w:t>
      </w:r>
      <w:r>
        <w:rPr>
          <w:rFonts w:asciiTheme="minorHAnsi" w:eastAsiaTheme="minorEastAsia" w:hAnsiTheme="minorHAnsi" w:cstheme="minorBidi"/>
          <w:b w:val="0"/>
          <w:color w:val="auto"/>
          <w:sz w:val="22"/>
          <w:szCs w:val="22"/>
          <w:lang w:eastAsia="en-US"/>
        </w:rPr>
        <w:tab/>
      </w:r>
      <w:r>
        <w:t>Approach and Process</w:t>
      </w:r>
      <w:r>
        <w:tab/>
      </w:r>
      <w:r w:rsidR="00176B1F">
        <w:fldChar w:fldCharType="begin"/>
      </w:r>
      <w:r>
        <w:instrText xml:space="preserve"> PAGEREF _Toc353053008 \h </w:instrText>
      </w:r>
      <w:r w:rsidR="00176B1F">
        <w:fldChar w:fldCharType="separate"/>
      </w:r>
      <w:r>
        <w:t>29</w:t>
      </w:r>
      <w:r w:rsidR="00176B1F">
        <w:fldChar w:fldCharType="end"/>
      </w:r>
    </w:p>
    <w:p w:rsidR="00F16D36" w:rsidRDefault="00F16D36">
      <w:pPr>
        <w:pStyle w:val="TOC4"/>
        <w:rPr>
          <w:rFonts w:asciiTheme="minorHAnsi" w:eastAsiaTheme="minorEastAsia" w:hAnsiTheme="minorHAnsi" w:cstheme="minorBidi"/>
          <w:b w:val="0"/>
          <w:i w:val="0"/>
          <w:color w:val="auto"/>
          <w:sz w:val="22"/>
          <w:szCs w:val="22"/>
          <w:lang w:eastAsia="en-US"/>
        </w:rPr>
      </w:pPr>
      <w:r>
        <w:t>a.</w:t>
      </w:r>
      <w:r>
        <w:rPr>
          <w:rFonts w:asciiTheme="minorHAnsi" w:eastAsiaTheme="minorEastAsia" w:hAnsiTheme="minorHAnsi" w:cstheme="minorBidi"/>
          <w:b w:val="0"/>
          <w:i w:val="0"/>
          <w:color w:val="auto"/>
          <w:sz w:val="22"/>
          <w:szCs w:val="22"/>
          <w:lang w:eastAsia="en-US"/>
        </w:rPr>
        <w:tab/>
      </w:r>
      <w:r>
        <w:t>Back of the Envelope Informal Approaches</w:t>
      </w:r>
      <w:r>
        <w:tab/>
      </w:r>
      <w:r w:rsidR="00176B1F">
        <w:fldChar w:fldCharType="begin"/>
      </w:r>
      <w:r>
        <w:instrText xml:space="preserve"> PAGEREF _Toc353053009 \h </w:instrText>
      </w:r>
      <w:r w:rsidR="00176B1F">
        <w:fldChar w:fldCharType="separate"/>
      </w:r>
      <w:r>
        <w:t>29</w:t>
      </w:r>
      <w:r w:rsidR="00176B1F">
        <w:fldChar w:fldCharType="end"/>
      </w:r>
    </w:p>
    <w:p w:rsidR="00F16D36" w:rsidRDefault="00F16D36">
      <w:pPr>
        <w:pStyle w:val="TOC4"/>
        <w:rPr>
          <w:rFonts w:asciiTheme="minorHAnsi" w:eastAsiaTheme="minorEastAsia" w:hAnsiTheme="minorHAnsi" w:cstheme="minorBidi"/>
          <w:b w:val="0"/>
          <w:i w:val="0"/>
          <w:color w:val="auto"/>
          <w:sz w:val="22"/>
          <w:szCs w:val="22"/>
          <w:lang w:eastAsia="en-US"/>
        </w:rPr>
      </w:pPr>
      <w:r>
        <w:t>b.</w:t>
      </w:r>
      <w:r>
        <w:rPr>
          <w:rFonts w:asciiTheme="minorHAnsi" w:eastAsiaTheme="minorEastAsia" w:hAnsiTheme="minorHAnsi" w:cstheme="minorBidi"/>
          <w:b w:val="0"/>
          <w:i w:val="0"/>
          <w:color w:val="auto"/>
          <w:sz w:val="22"/>
          <w:szCs w:val="22"/>
          <w:lang w:eastAsia="en-US"/>
        </w:rPr>
        <w:tab/>
      </w:r>
      <w:r>
        <w:t>Formal Model Approaches</w:t>
      </w:r>
      <w:r>
        <w:tab/>
      </w:r>
      <w:r w:rsidR="00176B1F">
        <w:fldChar w:fldCharType="begin"/>
      </w:r>
      <w:r>
        <w:instrText xml:space="preserve"> PAGEREF _Toc353053010 \h </w:instrText>
      </w:r>
      <w:r w:rsidR="00176B1F">
        <w:fldChar w:fldCharType="separate"/>
      </w:r>
      <w:r>
        <w:t>29</w:t>
      </w:r>
      <w:r w:rsidR="00176B1F">
        <w:fldChar w:fldCharType="end"/>
      </w:r>
    </w:p>
    <w:p w:rsidR="00F16D36" w:rsidRDefault="00F16D36">
      <w:pPr>
        <w:pStyle w:val="TOC4"/>
        <w:rPr>
          <w:rFonts w:asciiTheme="minorHAnsi" w:eastAsiaTheme="minorEastAsia" w:hAnsiTheme="minorHAnsi" w:cstheme="minorBidi"/>
          <w:b w:val="0"/>
          <w:i w:val="0"/>
          <w:color w:val="auto"/>
          <w:sz w:val="22"/>
          <w:szCs w:val="22"/>
          <w:lang w:eastAsia="en-US"/>
        </w:rPr>
      </w:pPr>
      <w:r>
        <w:t>c.</w:t>
      </w:r>
      <w:r>
        <w:rPr>
          <w:rFonts w:asciiTheme="minorHAnsi" w:eastAsiaTheme="minorEastAsia" w:hAnsiTheme="minorHAnsi" w:cstheme="minorBidi"/>
          <w:b w:val="0"/>
          <w:i w:val="0"/>
          <w:color w:val="auto"/>
          <w:sz w:val="22"/>
          <w:szCs w:val="22"/>
          <w:lang w:eastAsia="en-US"/>
        </w:rPr>
        <w:tab/>
      </w:r>
      <w:r>
        <w:t>Process</w:t>
      </w:r>
      <w:r>
        <w:tab/>
      </w:r>
      <w:r w:rsidR="00176B1F">
        <w:fldChar w:fldCharType="begin"/>
      </w:r>
      <w:r>
        <w:instrText xml:space="preserve"> PAGEREF _Toc353053011 \h </w:instrText>
      </w:r>
      <w:r w:rsidR="00176B1F">
        <w:fldChar w:fldCharType="separate"/>
      </w:r>
      <w:r>
        <w:t>29</w:t>
      </w:r>
      <w:r w:rsidR="00176B1F">
        <w:fldChar w:fldCharType="end"/>
      </w:r>
    </w:p>
    <w:p w:rsidR="00F16D36" w:rsidRDefault="00F16D36">
      <w:pPr>
        <w:pStyle w:val="TOC4"/>
        <w:rPr>
          <w:rFonts w:asciiTheme="minorHAnsi" w:eastAsiaTheme="minorEastAsia" w:hAnsiTheme="minorHAnsi" w:cstheme="minorBidi"/>
          <w:b w:val="0"/>
          <w:i w:val="0"/>
          <w:color w:val="auto"/>
          <w:sz w:val="22"/>
          <w:szCs w:val="22"/>
          <w:lang w:eastAsia="en-US"/>
        </w:rPr>
      </w:pPr>
      <w:r>
        <w:t>d.</w:t>
      </w:r>
      <w:r>
        <w:rPr>
          <w:rFonts w:asciiTheme="minorHAnsi" w:eastAsiaTheme="minorEastAsia" w:hAnsiTheme="minorHAnsi" w:cstheme="minorBidi"/>
          <w:b w:val="0"/>
          <w:i w:val="0"/>
          <w:color w:val="auto"/>
          <w:sz w:val="22"/>
          <w:szCs w:val="22"/>
          <w:lang w:eastAsia="en-US"/>
        </w:rPr>
        <w:tab/>
      </w:r>
      <w:r>
        <w:t>Resources</w:t>
      </w:r>
      <w:r>
        <w:tab/>
      </w:r>
      <w:r w:rsidR="00176B1F">
        <w:fldChar w:fldCharType="begin"/>
      </w:r>
      <w:r>
        <w:instrText xml:space="preserve"> PAGEREF _Toc353053012 \h </w:instrText>
      </w:r>
      <w:r w:rsidR="00176B1F">
        <w:fldChar w:fldCharType="separate"/>
      </w:r>
      <w:r>
        <w:t>29</w:t>
      </w:r>
      <w:r w:rsidR="00176B1F">
        <w:fldChar w:fldCharType="end"/>
      </w:r>
    </w:p>
    <w:p w:rsidR="00F16D36" w:rsidRDefault="00F16D36">
      <w:pPr>
        <w:pStyle w:val="TOC3"/>
        <w:rPr>
          <w:rFonts w:asciiTheme="minorHAnsi" w:eastAsiaTheme="minorEastAsia" w:hAnsiTheme="minorHAnsi" w:cstheme="minorBidi"/>
          <w:b w:val="0"/>
          <w:color w:val="auto"/>
          <w:sz w:val="22"/>
          <w:szCs w:val="22"/>
          <w:lang w:eastAsia="en-US"/>
        </w:rPr>
      </w:pPr>
      <w:r>
        <w:t xml:space="preserve">2. </w:t>
      </w:r>
      <w:r>
        <w:rPr>
          <w:rFonts w:asciiTheme="minorHAnsi" w:eastAsiaTheme="minorEastAsia" w:hAnsiTheme="minorHAnsi" w:cstheme="minorBidi"/>
          <w:b w:val="0"/>
          <w:color w:val="auto"/>
          <w:sz w:val="22"/>
          <w:szCs w:val="22"/>
          <w:lang w:eastAsia="en-US"/>
        </w:rPr>
        <w:tab/>
      </w:r>
      <w:r>
        <w:t>Variables and Factors.</w:t>
      </w:r>
      <w:r>
        <w:tab/>
      </w:r>
      <w:r w:rsidR="00176B1F">
        <w:fldChar w:fldCharType="begin"/>
      </w:r>
      <w:r>
        <w:instrText xml:space="preserve"> PAGEREF _Toc353053013 \h </w:instrText>
      </w:r>
      <w:r w:rsidR="00176B1F">
        <w:fldChar w:fldCharType="separate"/>
      </w:r>
      <w:r>
        <w:t>29</w:t>
      </w:r>
      <w:r w:rsidR="00176B1F">
        <w:fldChar w:fldCharType="end"/>
      </w:r>
    </w:p>
    <w:p w:rsidR="00F16D36" w:rsidRDefault="00F16D36">
      <w:pPr>
        <w:pStyle w:val="TOC4"/>
        <w:rPr>
          <w:rFonts w:asciiTheme="minorHAnsi" w:eastAsiaTheme="minorEastAsia" w:hAnsiTheme="minorHAnsi" w:cstheme="minorBidi"/>
          <w:b w:val="0"/>
          <w:i w:val="0"/>
          <w:color w:val="auto"/>
          <w:sz w:val="22"/>
          <w:szCs w:val="22"/>
          <w:lang w:eastAsia="en-US"/>
        </w:rPr>
      </w:pPr>
      <w:r>
        <w:t>a.</w:t>
      </w:r>
      <w:r>
        <w:rPr>
          <w:rFonts w:asciiTheme="minorHAnsi" w:eastAsiaTheme="minorEastAsia" w:hAnsiTheme="minorHAnsi" w:cstheme="minorBidi"/>
          <w:b w:val="0"/>
          <w:i w:val="0"/>
          <w:color w:val="auto"/>
          <w:sz w:val="22"/>
          <w:szCs w:val="22"/>
          <w:lang w:eastAsia="en-US"/>
        </w:rPr>
        <w:tab/>
      </w:r>
      <w:r>
        <w:t>Variables of Interest</w:t>
      </w:r>
      <w:r>
        <w:tab/>
      </w:r>
      <w:r w:rsidR="00176B1F">
        <w:fldChar w:fldCharType="begin"/>
      </w:r>
      <w:r>
        <w:instrText xml:space="preserve"> PAGEREF _Toc353053014 \h </w:instrText>
      </w:r>
      <w:r w:rsidR="00176B1F">
        <w:fldChar w:fldCharType="separate"/>
      </w:r>
      <w:r>
        <w:t>29</w:t>
      </w:r>
      <w:r w:rsidR="00176B1F">
        <w:fldChar w:fldCharType="end"/>
      </w:r>
    </w:p>
    <w:p w:rsidR="00F16D36" w:rsidRDefault="00F16D36">
      <w:pPr>
        <w:pStyle w:val="TOC4"/>
        <w:rPr>
          <w:rFonts w:asciiTheme="minorHAnsi" w:eastAsiaTheme="minorEastAsia" w:hAnsiTheme="minorHAnsi" w:cstheme="minorBidi"/>
          <w:b w:val="0"/>
          <w:i w:val="0"/>
          <w:color w:val="auto"/>
          <w:sz w:val="22"/>
          <w:szCs w:val="22"/>
          <w:lang w:eastAsia="en-US"/>
        </w:rPr>
      </w:pPr>
      <w:r>
        <w:t>b.</w:t>
      </w:r>
      <w:r>
        <w:rPr>
          <w:rFonts w:asciiTheme="minorHAnsi" w:eastAsiaTheme="minorEastAsia" w:hAnsiTheme="minorHAnsi" w:cstheme="minorBidi"/>
          <w:b w:val="0"/>
          <w:i w:val="0"/>
          <w:color w:val="auto"/>
          <w:sz w:val="22"/>
          <w:szCs w:val="22"/>
          <w:lang w:eastAsia="en-US"/>
        </w:rPr>
        <w:tab/>
      </w:r>
      <w:r>
        <w:t>Inputs and Outputs</w:t>
      </w:r>
      <w:r>
        <w:tab/>
      </w:r>
      <w:r w:rsidR="00176B1F">
        <w:fldChar w:fldCharType="begin"/>
      </w:r>
      <w:r>
        <w:instrText xml:space="preserve"> PAGEREF _Toc353053015 \h </w:instrText>
      </w:r>
      <w:r w:rsidR="00176B1F">
        <w:fldChar w:fldCharType="separate"/>
      </w:r>
      <w:r>
        <w:t>29</w:t>
      </w:r>
      <w:r w:rsidR="00176B1F">
        <w:fldChar w:fldCharType="end"/>
      </w:r>
    </w:p>
    <w:p w:rsidR="00F16D36" w:rsidRDefault="00F16D36">
      <w:pPr>
        <w:pStyle w:val="TOC4"/>
        <w:rPr>
          <w:rFonts w:asciiTheme="minorHAnsi" w:eastAsiaTheme="minorEastAsia" w:hAnsiTheme="minorHAnsi" w:cstheme="minorBidi"/>
          <w:b w:val="0"/>
          <w:i w:val="0"/>
          <w:color w:val="auto"/>
          <w:sz w:val="22"/>
          <w:szCs w:val="22"/>
          <w:lang w:eastAsia="en-US"/>
        </w:rPr>
      </w:pPr>
      <w:r>
        <w:t>c.</w:t>
      </w:r>
      <w:r>
        <w:rPr>
          <w:rFonts w:asciiTheme="minorHAnsi" w:eastAsiaTheme="minorEastAsia" w:hAnsiTheme="minorHAnsi" w:cstheme="minorBidi"/>
          <w:b w:val="0"/>
          <w:i w:val="0"/>
          <w:color w:val="auto"/>
          <w:sz w:val="22"/>
          <w:szCs w:val="22"/>
          <w:lang w:eastAsia="en-US"/>
        </w:rPr>
        <w:tab/>
      </w:r>
      <w:r>
        <w:t>Noise Factors</w:t>
      </w:r>
      <w:r>
        <w:tab/>
      </w:r>
      <w:r w:rsidR="00176B1F">
        <w:fldChar w:fldCharType="begin"/>
      </w:r>
      <w:r>
        <w:instrText xml:space="preserve"> PAGEREF _Toc353053016 \h </w:instrText>
      </w:r>
      <w:r w:rsidR="00176B1F">
        <w:fldChar w:fldCharType="separate"/>
      </w:r>
      <w:r>
        <w:t>29</w:t>
      </w:r>
      <w:r w:rsidR="00176B1F">
        <w:fldChar w:fldCharType="end"/>
      </w:r>
    </w:p>
    <w:p w:rsidR="00F16D36" w:rsidRDefault="00F16D36">
      <w:pPr>
        <w:pStyle w:val="TOC2"/>
        <w:rPr>
          <w:rFonts w:asciiTheme="minorHAnsi" w:eastAsiaTheme="minorEastAsia" w:hAnsiTheme="minorHAnsi" w:cstheme="minorBidi"/>
          <w:b w:val="0"/>
          <w:caps w:val="0"/>
          <w:color w:val="auto"/>
          <w:sz w:val="22"/>
          <w:szCs w:val="22"/>
          <w:lang w:eastAsia="en-US"/>
        </w:rPr>
      </w:pPr>
      <w:r>
        <w:t>C.</w:t>
      </w:r>
      <w:r>
        <w:rPr>
          <w:rFonts w:asciiTheme="minorHAnsi" w:eastAsiaTheme="minorEastAsia" w:hAnsiTheme="minorHAnsi" w:cstheme="minorBidi"/>
          <w:b w:val="0"/>
          <w:caps w:val="0"/>
          <w:color w:val="auto"/>
          <w:sz w:val="22"/>
          <w:szCs w:val="22"/>
          <w:lang w:eastAsia="en-US"/>
        </w:rPr>
        <w:tab/>
      </w:r>
      <w:r>
        <w:t>Results</w:t>
      </w:r>
      <w:r>
        <w:tab/>
      </w:r>
      <w:r w:rsidR="00176B1F">
        <w:fldChar w:fldCharType="begin"/>
      </w:r>
      <w:r>
        <w:instrText xml:space="preserve"> PAGEREF _Toc353053017 \h </w:instrText>
      </w:r>
      <w:r w:rsidR="00176B1F">
        <w:fldChar w:fldCharType="separate"/>
      </w:r>
      <w:r>
        <w:t>29</w:t>
      </w:r>
      <w:r w:rsidR="00176B1F">
        <w:fldChar w:fldCharType="end"/>
      </w:r>
    </w:p>
    <w:p w:rsidR="00F16D36" w:rsidRDefault="00F16D36">
      <w:pPr>
        <w:pStyle w:val="TOC3"/>
        <w:rPr>
          <w:rFonts w:asciiTheme="minorHAnsi" w:eastAsiaTheme="minorEastAsia" w:hAnsiTheme="minorHAnsi" w:cstheme="minorBidi"/>
          <w:b w:val="0"/>
          <w:color w:val="auto"/>
          <w:sz w:val="22"/>
          <w:szCs w:val="22"/>
          <w:lang w:eastAsia="en-US"/>
        </w:rPr>
      </w:pPr>
      <w:r>
        <w:t>1.</w:t>
      </w:r>
      <w:r>
        <w:rPr>
          <w:rFonts w:asciiTheme="minorHAnsi" w:eastAsiaTheme="minorEastAsia" w:hAnsiTheme="minorHAnsi" w:cstheme="minorBidi"/>
          <w:b w:val="0"/>
          <w:color w:val="auto"/>
          <w:sz w:val="22"/>
          <w:szCs w:val="22"/>
          <w:lang w:eastAsia="en-US"/>
        </w:rPr>
        <w:tab/>
      </w:r>
      <w:r>
        <w:t>Regression Analysis and CAIV Results</w:t>
      </w:r>
      <w:r>
        <w:tab/>
      </w:r>
      <w:r w:rsidR="00176B1F">
        <w:fldChar w:fldCharType="begin"/>
      </w:r>
      <w:r>
        <w:instrText xml:space="preserve"> PAGEREF _Toc353053018 \h </w:instrText>
      </w:r>
      <w:r w:rsidR="00176B1F">
        <w:fldChar w:fldCharType="separate"/>
      </w:r>
      <w:r>
        <w:t>29</w:t>
      </w:r>
      <w:r w:rsidR="00176B1F">
        <w:fldChar w:fldCharType="end"/>
      </w:r>
    </w:p>
    <w:p w:rsidR="00F16D36" w:rsidRDefault="00F16D36">
      <w:pPr>
        <w:pStyle w:val="TOC3"/>
        <w:rPr>
          <w:rFonts w:asciiTheme="minorHAnsi" w:eastAsiaTheme="minorEastAsia" w:hAnsiTheme="minorHAnsi" w:cstheme="minorBidi"/>
          <w:b w:val="0"/>
          <w:color w:val="auto"/>
          <w:sz w:val="22"/>
          <w:szCs w:val="22"/>
          <w:lang w:eastAsia="en-US"/>
        </w:rPr>
      </w:pPr>
      <w:r>
        <w:t>2.</w:t>
      </w:r>
      <w:r>
        <w:rPr>
          <w:rFonts w:asciiTheme="minorHAnsi" w:eastAsiaTheme="minorEastAsia" w:hAnsiTheme="minorHAnsi" w:cstheme="minorBidi"/>
          <w:b w:val="0"/>
          <w:color w:val="auto"/>
          <w:sz w:val="22"/>
          <w:szCs w:val="22"/>
          <w:lang w:eastAsia="en-US"/>
        </w:rPr>
        <w:tab/>
      </w:r>
      <w:r>
        <w:t>Baseline Analysis</w:t>
      </w:r>
      <w:r>
        <w:tab/>
      </w:r>
      <w:r w:rsidR="00176B1F">
        <w:fldChar w:fldCharType="begin"/>
      </w:r>
      <w:r>
        <w:instrText xml:space="preserve"> PAGEREF _Toc353053019 \h </w:instrText>
      </w:r>
      <w:r w:rsidR="00176B1F">
        <w:fldChar w:fldCharType="separate"/>
      </w:r>
      <w:r>
        <w:t>29</w:t>
      </w:r>
      <w:r w:rsidR="00176B1F">
        <w:fldChar w:fldCharType="end"/>
      </w:r>
    </w:p>
    <w:p w:rsidR="00F16D36" w:rsidRDefault="00F16D36">
      <w:pPr>
        <w:pStyle w:val="TOC3"/>
        <w:rPr>
          <w:rFonts w:asciiTheme="minorHAnsi" w:eastAsiaTheme="minorEastAsia" w:hAnsiTheme="minorHAnsi" w:cstheme="minorBidi"/>
          <w:b w:val="0"/>
          <w:color w:val="auto"/>
          <w:sz w:val="22"/>
          <w:szCs w:val="22"/>
          <w:lang w:eastAsia="en-US"/>
        </w:rPr>
      </w:pPr>
      <w:r>
        <w:t>3.</w:t>
      </w:r>
      <w:r>
        <w:rPr>
          <w:rFonts w:asciiTheme="minorHAnsi" w:eastAsiaTheme="minorEastAsia" w:hAnsiTheme="minorHAnsi" w:cstheme="minorBidi"/>
          <w:b w:val="0"/>
          <w:color w:val="auto"/>
          <w:sz w:val="22"/>
          <w:szCs w:val="22"/>
          <w:lang w:eastAsia="en-US"/>
        </w:rPr>
        <w:tab/>
      </w:r>
      <w:r>
        <w:t>Alternative Configuration Analysis</w:t>
      </w:r>
      <w:r>
        <w:tab/>
      </w:r>
      <w:r w:rsidR="00176B1F">
        <w:fldChar w:fldCharType="begin"/>
      </w:r>
      <w:r>
        <w:instrText xml:space="preserve"> PAGEREF _Toc353053020 \h </w:instrText>
      </w:r>
      <w:r w:rsidR="00176B1F">
        <w:fldChar w:fldCharType="separate"/>
      </w:r>
      <w:r>
        <w:t>29</w:t>
      </w:r>
      <w:r w:rsidR="00176B1F">
        <w:fldChar w:fldCharType="end"/>
      </w:r>
    </w:p>
    <w:p w:rsidR="00F16D36" w:rsidRDefault="00F16D36">
      <w:pPr>
        <w:pStyle w:val="TOC1"/>
        <w:rPr>
          <w:rFonts w:asciiTheme="minorHAnsi" w:eastAsiaTheme="minorEastAsia" w:hAnsiTheme="minorHAnsi" w:cstheme="minorBidi"/>
          <w:b w:val="0"/>
          <w:caps w:val="0"/>
          <w:color w:val="auto"/>
          <w:sz w:val="22"/>
          <w:szCs w:val="22"/>
          <w:lang w:eastAsia="en-US"/>
        </w:rPr>
      </w:pPr>
      <w:r>
        <w:t>6.</w:t>
      </w:r>
      <w:r>
        <w:rPr>
          <w:rFonts w:asciiTheme="minorHAnsi" w:eastAsiaTheme="minorEastAsia" w:hAnsiTheme="minorHAnsi" w:cstheme="minorBidi"/>
          <w:b w:val="0"/>
          <w:caps w:val="0"/>
          <w:color w:val="auto"/>
          <w:sz w:val="22"/>
          <w:szCs w:val="22"/>
          <w:lang w:eastAsia="en-US"/>
        </w:rPr>
        <w:tab/>
      </w:r>
      <w:r>
        <w:t>Summary and Recommendations  - All</w:t>
      </w:r>
      <w:r>
        <w:tab/>
      </w:r>
      <w:r w:rsidR="00176B1F">
        <w:fldChar w:fldCharType="begin"/>
      </w:r>
      <w:r>
        <w:instrText xml:space="preserve"> PAGEREF _Toc353053021 \h </w:instrText>
      </w:r>
      <w:r w:rsidR="00176B1F">
        <w:fldChar w:fldCharType="separate"/>
      </w:r>
      <w:r>
        <w:t>30</w:t>
      </w:r>
      <w:r w:rsidR="00176B1F">
        <w:fldChar w:fldCharType="end"/>
      </w:r>
    </w:p>
    <w:p w:rsidR="00F16D36" w:rsidRDefault="00F16D36">
      <w:pPr>
        <w:pStyle w:val="TOC2"/>
        <w:rPr>
          <w:rFonts w:asciiTheme="minorHAnsi" w:eastAsiaTheme="minorEastAsia" w:hAnsiTheme="minorHAnsi" w:cstheme="minorBidi"/>
          <w:b w:val="0"/>
          <w:caps w:val="0"/>
          <w:color w:val="auto"/>
          <w:sz w:val="22"/>
          <w:szCs w:val="22"/>
          <w:lang w:eastAsia="en-US"/>
        </w:rPr>
      </w:pPr>
      <w:r>
        <w:t>A.</w:t>
      </w:r>
      <w:r>
        <w:rPr>
          <w:rFonts w:asciiTheme="minorHAnsi" w:eastAsiaTheme="minorEastAsia" w:hAnsiTheme="minorHAnsi" w:cstheme="minorBidi"/>
          <w:b w:val="0"/>
          <w:caps w:val="0"/>
          <w:color w:val="auto"/>
          <w:sz w:val="22"/>
          <w:szCs w:val="22"/>
          <w:lang w:eastAsia="en-US"/>
        </w:rPr>
        <w:tab/>
      </w:r>
      <w:r>
        <w:t>Challenges</w:t>
      </w:r>
      <w:r>
        <w:tab/>
      </w:r>
      <w:r w:rsidR="00176B1F">
        <w:fldChar w:fldCharType="begin"/>
      </w:r>
      <w:r>
        <w:instrText xml:space="preserve"> PAGEREF _Toc353053022 \h </w:instrText>
      </w:r>
      <w:r w:rsidR="00176B1F">
        <w:fldChar w:fldCharType="separate"/>
      </w:r>
      <w:r>
        <w:t>30</w:t>
      </w:r>
      <w:r w:rsidR="00176B1F">
        <w:fldChar w:fldCharType="end"/>
      </w:r>
    </w:p>
    <w:p w:rsidR="00F16D36" w:rsidRDefault="00F16D36">
      <w:pPr>
        <w:pStyle w:val="TOC2"/>
        <w:rPr>
          <w:rFonts w:asciiTheme="minorHAnsi" w:eastAsiaTheme="minorEastAsia" w:hAnsiTheme="minorHAnsi" w:cstheme="minorBidi"/>
          <w:b w:val="0"/>
          <w:caps w:val="0"/>
          <w:color w:val="auto"/>
          <w:sz w:val="22"/>
          <w:szCs w:val="22"/>
          <w:lang w:eastAsia="en-US"/>
        </w:rPr>
      </w:pPr>
      <w:r>
        <w:t>B.</w:t>
      </w:r>
      <w:r>
        <w:rPr>
          <w:rFonts w:asciiTheme="minorHAnsi" w:eastAsiaTheme="minorEastAsia" w:hAnsiTheme="minorHAnsi" w:cstheme="minorBidi"/>
          <w:b w:val="0"/>
          <w:caps w:val="0"/>
          <w:color w:val="auto"/>
          <w:sz w:val="22"/>
          <w:szCs w:val="22"/>
          <w:lang w:eastAsia="en-US"/>
        </w:rPr>
        <w:tab/>
      </w:r>
      <w:r>
        <w:t>Follow-on Work</w:t>
      </w:r>
      <w:r>
        <w:tab/>
      </w:r>
      <w:r w:rsidR="00176B1F">
        <w:fldChar w:fldCharType="begin"/>
      </w:r>
      <w:r>
        <w:instrText xml:space="preserve"> PAGEREF _Toc353053023 \h </w:instrText>
      </w:r>
      <w:r w:rsidR="00176B1F">
        <w:fldChar w:fldCharType="separate"/>
      </w:r>
      <w:r>
        <w:t>30</w:t>
      </w:r>
      <w:r w:rsidR="00176B1F">
        <w:fldChar w:fldCharType="end"/>
      </w:r>
    </w:p>
    <w:p w:rsidR="00F16D36" w:rsidRDefault="00F16D36">
      <w:pPr>
        <w:pStyle w:val="TOC2"/>
        <w:rPr>
          <w:rFonts w:asciiTheme="minorHAnsi" w:eastAsiaTheme="minorEastAsia" w:hAnsiTheme="minorHAnsi" w:cstheme="minorBidi"/>
          <w:b w:val="0"/>
          <w:caps w:val="0"/>
          <w:color w:val="auto"/>
          <w:sz w:val="22"/>
          <w:szCs w:val="22"/>
          <w:lang w:eastAsia="en-US"/>
        </w:rPr>
      </w:pPr>
      <w:r>
        <w:t>C.</w:t>
      </w:r>
      <w:r>
        <w:rPr>
          <w:rFonts w:asciiTheme="minorHAnsi" w:eastAsiaTheme="minorEastAsia" w:hAnsiTheme="minorHAnsi" w:cstheme="minorBidi"/>
          <w:b w:val="0"/>
          <w:caps w:val="0"/>
          <w:color w:val="auto"/>
          <w:sz w:val="22"/>
          <w:szCs w:val="22"/>
          <w:lang w:eastAsia="en-US"/>
        </w:rPr>
        <w:tab/>
      </w:r>
      <w:r>
        <w:t>Recommendations</w:t>
      </w:r>
      <w:r>
        <w:tab/>
      </w:r>
      <w:r w:rsidR="00176B1F">
        <w:fldChar w:fldCharType="begin"/>
      </w:r>
      <w:r>
        <w:instrText xml:space="preserve"> PAGEREF _Toc353053024 \h </w:instrText>
      </w:r>
      <w:r w:rsidR="00176B1F">
        <w:fldChar w:fldCharType="separate"/>
      </w:r>
      <w:r>
        <w:t>30</w:t>
      </w:r>
      <w:r w:rsidR="00176B1F">
        <w:fldChar w:fldCharType="end"/>
      </w:r>
    </w:p>
    <w:p w:rsidR="00F16D36" w:rsidRDefault="00F16D36">
      <w:pPr>
        <w:pStyle w:val="TOC1"/>
        <w:rPr>
          <w:rFonts w:asciiTheme="minorHAnsi" w:eastAsiaTheme="minorEastAsia" w:hAnsiTheme="minorHAnsi" w:cstheme="minorBidi"/>
          <w:b w:val="0"/>
          <w:caps w:val="0"/>
          <w:color w:val="auto"/>
          <w:sz w:val="22"/>
          <w:szCs w:val="22"/>
          <w:lang w:eastAsia="en-US"/>
        </w:rPr>
      </w:pPr>
      <w:r>
        <w:t>7.</w:t>
      </w:r>
      <w:r>
        <w:rPr>
          <w:rFonts w:asciiTheme="minorHAnsi" w:eastAsiaTheme="minorEastAsia" w:hAnsiTheme="minorHAnsi" w:cstheme="minorBidi"/>
          <w:b w:val="0"/>
          <w:caps w:val="0"/>
          <w:color w:val="auto"/>
          <w:sz w:val="22"/>
          <w:szCs w:val="22"/>
          <w:lang w:eastAsia="en-US"/>
        </w:rPr>
        <w:tab/>
      </w:r>
      <w:r>
        <w:t>Deliverables</w:t>
      </w:r>
      <w:r>
        <w:tab/>
      </w:r>
      <w:r w:rsidR="00176B1F">
        <w:fldChar w:fldCharType="begin"/>
      </w:r>
      <w:r>
        <w:instrText xml:space="preserve"> PAGEREF _Toc353053025 \h </w:instrText>
      </w:r>
      <w:r w:rsidR="00176B1F">
        <w:fldChar w:fldCharType="separate"/>
      </w:r>
      <w:r>
        <w:t>31</w:t>
      </w:r>
      <w:r w:rsidR="00176B1F">
        <w:fldChar w:fldCharType="end"/>
      </w:r>
    </w:p>
    <w:p w:rsidR="00F16D36" w:rsidRDefault="00F16D36">
      <w:pPr>
        <w:pStyle w:val="TOC2"/>
        <w:rPr>
          <w:rFonts w:asciiTheme="minorHAnsi" w:eastAsiaTheme="minorEastAsia" w:hAnsiTheme="minorHAnsi" w:cstheme="minorBidi"/>
          <w:b w:val="0"/>
          <w:caps w:val="0"/>
          <w:color w:val="auto"/>
          <w:sz w:val="22"/>
          <w:szCs w:val="22"/>
          <w:lang w:eastAsia="en-US"/>
        </w:rPr>
      </w:pPr>
      <w:r>
        <w:t>A.</w:t>
      </w:r>
      <w:r>
        <w:rPr>
          <w:rFonts w:asciiTheme="minorHAnsi" w:eastAsiaTheme="minorEastAsia" w:hAnsiTheme="minorHAnsi" w:cstheme="minorBidi"/>
          <w:b w:val="0"/>
          <w:caps w:val="0"/>
          <w:color w:val="auto"/>
          <w:sz w:val="22"/>
          <w:szCs w:val="22"/>
          <w:lang w:eastAsia="en-US"/>
        </w:rPr>
        <w:tab/>
      </w:r>
      <w:r>
        <w:t>Reference Models for Simulations</w:t>
      </w:r>
      <w:r>
        <w:tab/>
      </w:r>
      <w:r w:rsidR="00176B1F">
        <w:fldChar w:fldCharType="begin"/>
      </w:r>
      <w:r>
        <w:instrText xml:space="preserve"> PAGEREF _Toc353053026 \h </w:instrText>
      </w:r>
      <w:r w:rsidR="00176B1F">
        <w:fldChar w:fldCharType="separate"/>
      </w:r>
      <w:r>
        <w:t>31</w:t>
      </w:r>
      <w:r w:rsidR="00176B1F">
        <w:fldChar w:fldCharType="end"/>
      </w:r>
    </w:p>
    <w:p w:rsidR="00F16D36" w:rsidRDefault="00F16D36">
      <w:pPr>
        <w:pStyle w:val="TOC2"/>
        <w:rPr>
          <w:rFonts w:asciiTheme="minorHAnsi" w:eastAsiaTheme="minorEastAsia" w:hAnsiTheme="minorHAnsi" w:cstheme="minorBidi"/>
          <w:b w:val="0"/>
          <w:caps w:val="0"/>
          <w:color w:val="auto"/>
          <w:sz w:val="22"/>
          <w:szCs w:val="22"/>
          <w:lang w:eastAsia="en-US"/>
        </w:rPr>
      </w:pPr>
      <w:r>
        <w:t>B.</w:t>
      </w:r>
      <w:r>
        <w:rPr>
          <w:rFonts w:asciiTheme="minorHAnsi" w:eastAsiaTheme="minorEastAsia" w:hAnsiTheme="minorHAnsi" w:cstheme="minorBidi"/>
          <w:b w:val="0"/>
          <w:caps w:val="0"/>
          <w:color w:val="auto"/>
          <w:sz w:val="22"/>
          <w:szCs w:val="22"/>
          <w:lang w:eastAsia="en-US"/>
        </w:rPr>
        <w:tab/>
      </w:r>
      <w:r>
        <w:t>Simulation Output Data</w:t>
      </w:r>
      <w:r>
        <w:tab/>
      </w:r>
      <w:r w:rsidR="00176B1F">
        <w:fldChar w:fldCharType="begin"/>
      </w:r>
      <w:r>
        <w:instrText xml:space="preserve"> PAGEREF _Toc353053027 \h </w:instrText>
      </w:r>
      <w:r w:rsidR="00176B1F">
        <w:fldChar w:fldCharType="separate"/>
      </w:r>
      <w:r>
        <w:t>31</w:t>
      </w:r>
      <w:r w:rsidR="00176B1F">
        <w:fldChar w:fldCharType="end"/>
      </w:r>
    </w:p>
    <w:p w:rsidR="00F16D36" w:rsidRDefault="00F16D36">
      <w:pPr>
        <w:pStyle w:val="TOC1"/>
        <w:rPr>
          <w:rFonts w:asciiTheme="minorHAnsi" w:eastAsiaTheme="minorEastAsia" w:hAnsiTheme="minorHAnsi" w:cstheme="minorBidi"/>
          <w:b w:val="0"/>
          <w:caps w:val="0"/>
          <w:color w:val="auto"/>
          <w:sz w:val="22"/>
          <w:szCs w:val="22"/>
          <w:lang w:eastAsia="en-US"/>
        </w:rPr>
      </w:pPr>
      <w:r>
        <w:t>LIST OF REFERENCES</w:t>
      </w:r>
      <w:r>
        <w:tab/>
      </w:r>
      <w:r w:rsidR="00176B1F">
        <w:fldChar w:fldCharType="begin"/>
      </w:r>
      <w:r>
        <w:instrText xml:space="preserve"> PAGEREF _Toc353053028 \h </w:instrText>
      </w:r>
      <w:r w:rsidR="00176B1F">
        <w:fldChar w:fldCharType="separate"/>
      </w:r>
      <w:r>
        <w:t>33</w:t>
      </w:r>
      <w:r w:rsidR="00176B1F">
        <w:fldChar w:fldCharType="end"/>
      </w:r>
    </w:p>
    <w:p w:rsidR="00F16D36" w:rsidRDefault="00F16D36">
      <w:pPr>
        <w:pStyle w:val="TOC1"/>
        <w:rPr>
          <w:rFonts w:asciiTheme="minorHAnsi" w:eastAsiaTheme="minorEastAsia" w:hAnsiTheme="minorHAnsi" w:cstheme="minorBidi"/>
          <w:b w:val="0"/>
          <w:caps w:val="0"/>
          <w:color w:val="auto"/>
          <w:sz w:val="22"/>
          <w:szCs w:val="22"/>
          <w:lang w:eastAsia="en-US"/>
        </w:rPr>
      </w:pPr>
      <w:r>
        <w:t>INITIAL DISTRIBUTION LIST</w:t>
      </w:r>
      <w:r>
        <w:tab/>
      </w:r>
      <w:r w:rsidR="00176B1F">
        <w:fldChar w:fldCharType="begin"/>
      </w:r>
      <w:r>
        <w:instrText xml:space="preserve"> PAGEREF _Toc353053029 \h </w:instrText>
      </w:r>
      <w:r w:rsidR="00176B1F">
        <w:fldChar w:fldCharType="separate"/>
      </w:r>
      <w:r>
        <w:t>35</w:t>
      </w:r>
      <w:r w:rsidR="00176B1F">
        <w:fldChar w:fldCharType="end"/>
      </w:r>
    </w:p>
    <w:p w:rsidR="00702FBA" w:rsidRDefault="00176B1F" w:rsidP="008234A2">
      <w:pPr>
        <w:pStyle w:val="TOC1"/>
      </w:pPr>
      <w:r>
        <w:rPr>
          <w:b w:val="0"/>
          <w:caps w:val="0"/>
          <w:sz w:val="28"/>
        </w:rPr>
        <w:fldChar w:fldCharType="end"/>
      </w:r>
    </w:p>
    <w:p w:rsidR="005903F9" w:rsidRPr="005903F9" w:rsidRDefault="005903F9" w:rsidP="005903F9">
      <w:pPr>
        <w:pStyle w:val="TableofFigures"/>
        <w:rPr>
          <w:b/>
        </w:rPr>
      </w:pPr>
      <w:r>
        <w:br w:type="page"/>
      </w:r>
      <w:r w:rsidRPr="005903F9">
        <w:rPr>
          <w:b/>
        </w:rPr>
        <w:lastRenderedPageBreak/>
        <w:t>LIST OF FIGURES</w:t>
      </w:r>
    </w:p>
    <w:p w:rsidR="005903F9" w:rsidRDefault="005903F9" w:rsidP="005903F9">
      <w:pPr>
        <w:pStyle w:val="TableofFigures"/>
      </w:pPr>
    </w:p>
    <w:p w:rsidR="002F6A1B" w:rsidRDefault="00176B1F">
      <w:pPr>
        <w:pStyle w:val="TableofFigures"/>
        <w:rPr>
          <w:rFonts w:ascii="Calibri" w:eastAsia="Times New Roman" w:hAnsi="Calibri"/>
          <w:color w:val="auto"/>
          <w:sz w:val="22"/>
          <w:szCs w:val="22"/>
          <w:lang w:eastAsia="en-US"/>
        </w:rPr>
      </w:pPr>
      <w:r w:rsidRPr="00176B1F">
        <w:fldChar w:fldCharType="begin"/>
      </w:r>
      <w:r w:rsidR="005903F9">
        <w:instrText xml:space="preserve"> TOC \h \z \c "Figure" </w:instrText>
      </w:r>
      <w:r w:rsidRPr="00176B1F">
        <w:fldChar w:fldCharType="separate"/>
      </w:r>
      <w:hyperlink w:anchor="_Toc352573355" w:history="1">
        <w:r w:rsidR="002F6A1B" w:rsidRPr="00866CDE">
          <w:rPr>
            <w:rStyle w:val="Hyperlink"/>
          </w:rPr>
          <w:t>Figure 1: Initial Order of Battle</w:t>
        </w:r>
        <w:r w:rsidR="002F6A1B">
          <w:rPr>
            <w:webHidden/>
          </w:rPr>
          <w:tab/>
        </w:r>
        <w:r>
          <w:rPr>
            <w:webHidden/>
          </w:rPr>
          <w:fldChar w:fldCharType="begin"/>
        </w:r>
        <w:r w:rsidR="002F6A1B">
          <w:rPr>
            <w:webHidden/>
          </w:rPr>
          <w:instrText xml:space="preserve"> PAGEREF _Toc352573355 \h </w:instrText>
        </w:r>
        <w:r>
          <w:rPr>
            <w:webHidden/>
          </w:rPr>
        </w:r>
        <w:r>
          <w:rPr>
            <w:webHidden/>
          </w:rPr>
          <w:fldChar w:fldCharType="separate"/>
        </w:r>
        <w:r w:rsidR="002F6A1B">
          <w:rPr>
            <w:webHidden/>
          </w:rPr>
          <w:t>9</w:t>
        </w:r>
        <w:r>
          <w:rPr>
            <w:webHidden/>
          </w:rPr>
          <w:fldChar w:fldCharType="end"/>
        </w:r>
      </w:hyperlink>
    </w:p>
    <w:p w:rsidR="002F6A1B" w:rsidRDefault="00176B1F">
      <w:pPr>
        <w:pStyle w:val="TableofFigures"/>
        <w:rPr>
          <w:rFonts w:ascii="Calibri" w:eastAsia="Times New Roman" w:hAnsi="Calibri"/>
          <w:color w:val="auto"/>
          <w:sz w:val="22"/>
          <w:szCs w:val="22"/>
          <w:lang w:eastAsia="en-US"/>
        </w:rPr>
      </w:pPr>
      <w:hyperlink w:anchor="_Toc352573356" w:history="1">
        <w:r w:rsidR="002F6A1B" w:rsidRPr="00866CDE">
          <w:rPr>
            <w:rStyle w:val="Hyperlink"/>
          </w:rPr>
          <w:t>Figure 2: OV-1 Initial force disposition (after Treml)</w:t>
        </w:r>
        <w:r w:rsidR="002F6A1B">
          <w:rPr>
            <w:webHidden/>
          </w:rPr>
          <w:tab/>
        </w:r>
        <w:r>
          <w:rPr>
            <w:webHidden/>
          </w:rPr>
          <w:fldChar w:fldCharType="begin"/>
        </w:r>
        <w:r w:rsidR="002F6A1B">
          <w:rPr>
            <w:webHidden/>
          </w:rPr>
          <w:instrText xml:space="preserve"> PAGEREF _Toc352573356 \h </w:instrText>
        </w:r>
        <w:r>
          <w:rPr>
            <w:webHidden/>
          </w:rPr>
        </w:r>
        <w:r>
          <w:rPr>
            <w:webHidden/>
          </w:rPr>
          <w:fldChar w:fldCharType="separate"/>
        </w:r>
        <w:r w:rsidR="002F6A1B">
          <w:rPr>
            <w:webHidden/>
          </w:rPr>
          <w:t>9</w:t>
        </w:r>
        <w:r>
          <w:rPr>
            <w:webHidden/>
          </w:rPr>
          <w:fldChar w:fldCharType="end"/>
        </w:r>
      </w:hyperlink>
    </w:p>
    <w:p w:rsidR="002F6A1B" w:rsidRDefault="00176B1F">
      <w:pPr>
        <w:pStyle w:val="TableofFigures"/>
        <w:rPr>
          <w:rFonts w:ascii="Calibri" w:eastAsia="Times New Roman" w:hAnsi="Calibri"/>
          <w:color w:val="auto"/>
          <w:sz w:val="22"/>
          <w:szCs w:val="22"/>
          <w:lang w:eastAsia="en-US"/>
        </w:rPr>
      </w:pPr>
      <w:hyperlink w:anchor="_Toc352573357" w:history="1">
        <w:r w:rsidR="002F6A1B" w:rsidRPr="00866CDE">
          <w:rPr>
            <w:rStyle w:val="Hyperlink"/>
          </w:rPr>
          <w:t>Figure 3 RED defensive operation plan (from Treml)</w:t>
        </w:r>
        <w:r w:rsidR="002F6A1B">
          <w:rPr>
            <w:webHidden/>
          </w:rPr>
          <w:tab/>
        </w:r>
        <w:r>
          <w:rPr>
            <w:webHidden/>
          </w:rPr>
          <w:fldChar w:fldCharType="begin"/>
        </w:r>
        <w:r w:rsidR="002F6A1B">
          <w:rPr>
            <w:webHidden/>
          </w:rPr>
          <w:instrText xml:space="preserve"> PAGEREF _Toc352573357 \h </w:instrText>
        </w:r>
        <w:r>
          <w:rPr>
            <w:webHidden/>
          </w:rPr>
        </w:r>
        <w:r>
          <w:rPr>
            <w:webHidden/>
          </w:rPr>
          <w:fldChar w:fldCharType="separate"/>
        </w:r>
        <w:r w:rsidR="002F6A1B">
          <w:rPr>
            <w:webHidden/>
          </w:rPr>
          <w:t>11</w:t>
        </w:r>
        <w:r>
          <w:rPr>
            <w:webHidden/>
          </w:rPr>
          <w:fldChar w:fldCharType="end"/>
        </w:r>
      </w:hyperlink>
    </w:p>
    <w:p w:rsidR="005903F9" w:rsidRDefault="00176B1F" w:rsidP="008234A2">
      <w:pPr>
        <w:pStyle w:val="BLANKPAGE"/>
      </w:pPr>
      <w:r>
        <w:fldChar w:fldCharType="end"/>
      </w:r>
    </w:p>
    <w:p w:rsidR="005903F9" w:rsidRPr="005903F9" w:rsidRDefault="005903F9" w:rsidP="005903F9">
      <w:pPr>
        <w:pStyle w:val="TableofFigures"/>
        <w:rPr>
          <w:b/>
        </w:rPr>
      </w:pPr>
      <w:r>
        <w:br w:type="page"/>
      </w:r>
      <w:r w:rsidRPr="005903F9">
        <w:rPr>
          <w:b/>
        </w:rPr>
        <w:lastRenderedPageBreak/>
        <w:t xml:space="preserve">LIST OF </w:t>
      </w:r>
      <w:r>
        <w:rPr>
          <w:b/>
        </w:rPr>
        <w:t>TABLES</w:t>
      </w:r>
    </w:p>
    <w:p w:rsidR="00702FBA" w:rsidRDefault="00702FBA" w:rsidP="003A2AA2">
      <w:pPr>
        <w:pStyle w:val="BLANKPAGE"/>
      </w:pPr>
      <w:r>
        <w:br w:type="page"/>
      </w:r>
      <w:r>
        <w:lastRenderedPageBreak/>
        <w:t xml:space="preserve">THIS PAGE INTENTIONALLY LEFT BLANK </w:t>
      </w:r>
    </w:p>
    <w:p w:rsidR="00702FBA" w:rsidRDefault="00702FBA" w:rsidP="008234A2">
      <w:pPr>
        <w:pStyle w:val="CoverPageHeading"/>
      </w:pPr>
      <w:r>
        <w:br w:type="page"/>
      </w:r>
      <w:r>
        <w:lastRenderedPageBreak/>
        <w:t>LIST OF FIGURES</w:t>
      </w:r>
    </w:p>
    <w:p w:rsidR="00702FBA" w:rsidRDefault="00176B1F" w:rsidP="005903F9">
      <w:pPr>
        <w:pStyle w:val="TableofFigures"/>
      </w:pPr>
      <w:r>
        <w:fldChar w:fldCharType="begin"/>
      </w:r>
      <w:r w:rsidR="00702FBA">
        <w:instrText xml:space="preserve"> TOC \t "FIGURE CAPTION,1" \c </w:instrText>
      </w:r>
      <w:r>
        <w:fldChar w:fldCharType="separate"/>
      </w:r>
      <w:r w:rsidR="0010640F">
        <w:rPr>
          <w:b/>
          <w:bCs/>
        </w:rPr>
        <w:t>No table of figures entries found.</w:t>
      </w:r>
      <w:r>
        <w:fldChar w:fldCharType="end"/>
      </w:r>
    </w:p>
    <w:p w:rsidR="00702FBA" w:rsidRDefault="00702FBA" w:rsidP="008234A2">
      <w:pPr>
        <w:pStyle w:val="BLANKPAGE"/>
      </w:pPr>
      <w:r>
        <w:br w:type="page"/>
      </w:r>
      <w:r>
        <w:lastRenderedPageBreak/>
        <w:t>THIS PAGE INTENTIONALLY LEFT BLANK</w:t>
      </w:r>
    </w:p>
    <w:p w:rsidR="00702FBA" w:rsidRDefault="00702FBA" w:rsidP="008234A2">
      <w:pPr>
        <w:pStyle w:val="CoverPageHeading"/>
      </w:pPr>
      <w:r>
        <w:br w:type="page"/>
      </w:r>
      <w:r>
        <w:lastRenderedPageBreak/>
        <w:t>LIST OF TABLES</w:t>
      </w:r>
    </w:p>
    <w:p w:rsidR="00702FBA" w:rsidRDefault="00176B1F" w:rsidP="005903F9">
      <w:pPr>
        <w:pStyle w:val="TableofFigures"/>
        <w:rPr>
          <w:rFonts w:eastAsia="Times New Roman"/>
          <w:color w:val="auto"/>
          <w:lang w:eastAsia="en-US"/>
        </w:rPr>
      </w:pPr>
      <w:r>
        <w:fldChar w:fldCharType="begin"/>
      </w:r>
      <w:r w:rsidR="00702FBA">
        <w:instrText xml:space="preserve"> TOC \t "Table Caption" \c </w:instrText>
      </w:r>
      <w:r>
        <w:fldChar w:fldCharType="separate"/>
      </w:r>
      <w:r w:rsidR="00702FBA">
        <w:t>Table 1.</w:t>
      </w:r>
      <w:r w:rsidR="00702FBA">
        <w:rPr>
          <w:rFonts w:eastAsia="Times New Roman"/>
          <w:color w:val="auto"/>
          <w:lang w:eastAsia="en-US"/>
        </w:rPr>
        <w:tab/>
      </w:r>
      <w:r w:rsidR="00702FBA">
        <w:t>Caption typed here</w:t>
      </w:r>
      <w:r w:rsidR="00702FBA">
        <w:tab/>
      </w:r>
      <w:r>
        <w:fldChar w:fldCharType="begin"/>
      </w:r>
      <w:r w:rsidR="00702FBA">
        <w:instrText xml:space="preserve"> PAGEREF _Toc245618044 \h </w:instrText>
      </w:r>
      <w:r>
        <w:fldChar w:fldCharType="separate"/>
      </w:r>
      <w:r w:rsidR="00702FBA">
        <w:t>2</w:t>
      </w:r>
      <w:r>
        <w:fldChar w:fldCharType="end"/>
      </w:r>
    </w:p>
    <w:p w:rsidR="00702FBA" w:rsidRDefault="00176B1F" w:rsidP="005903F9">
      <w:pPr>
        <w:pStyle w:val="TableofFigures"/>
      </w:pPr>
      <w:r>
        <w:fldChar w:fldCharType="end"/>
      </w:r>
    </w:p>
    <w:p w:rsidR="00702FBA" w:rsidRDefault="00702FBA" w:rsidP="008234A2">
      <w:pPr>
        <w:pStyle w:val="BLANKPAGE"/>
      </w:pPr>
      <w:r>
        <w:br w:type="page"/>
      </w:r>
      <w:r>
        <w:lastRenderedPageBreak/>
        <w:t>THIS PAGE INTENTIONALLY LEFT BLANK</w:t>
      </w:r>
    </w:p>
    <w:p w:rsidR="00702FBA" w:rsidRDefault="00702FBA" w:rsidP="008234A2">
      <w:pPr>
        <w:pStyle w:val="CoverPageHeading"/>
      </w:pPr>
      <w:r>
        <w:br w:type="page"/>
      </w:r>
      <w:r>
        <w:lastRenderedPageBreak/>
        <w:t>LIST OF ACRONYMS AND ABBREVIATIONS</w:t>
      </w:r>
    </w:p>
    <w:p w:rsidR="008447B5" w:rsidRPr="00AF2995" w:rsidRDefault="008447B5" w:rsidP="008447B5">
      <w:pPr>
        <w:tabs>
          <w:tab w:val="left" w:pos="3600"/>
        </w:tabs>
        <w:rPr>
          <w:b/>
          <w:u w:val="single"/>
        </w:rPr>
      </w:pPr>
      <w:r w:rsidRPr="00AF2995">
        <w:rPr>
          <w:b/>
          <w:u w:val="single"/>
        </w:rPr>
        <w:t>A</w:t>
      </w:r>
      <w:r>
        <w:rPr>
          <w:b/>
          <w:u w:val="single"/>
        </w:rPr>
        <w:t>cronym</w:t>
      </w:r>
      <w:r>
        <w:rPr>
          <w:b/>
          <w:u w:val="single"/>
        </w:rPr>
        <w:tab/>
      </w:r>
      <w:r w:rsidRPr="00AF2995">
        <w:rPr>
          <w:b/>
          <w:u w:val="single"/>
        </w:rPr>
        <w:t>Definition</w:t>
      </w:r>
      <w:r w:rsidRPr="00AF2995">
        <w:rPr>
          <w:b/>
          <w:u w:val="single"/>
        </w:rPr>
        <w:tab/>
      </w:r>
      <w:r w:rsidRPr="00AF2995">
        <w:rPr>
          <w:b/>
          <w:u w:val="single"/>
        </w:rPr>
        <w:tab/>
      </w:r>
      <w:r w:rsidRPr="00AF2995">
        <w:rPr>
          <w:b/>
          <w:u w:val="single"/>
        </w:rPr>
        <w:tab/>
      </w:r>
      <w:r w:rsidRPr="00AF2995">
        <w:rPr>
          <w:b/>
          <w:u w:val="single"/>
        </w:rPr>
        <w:tab/>
      </w:r>
      <w:r w:rsidRPr="00AF2995">
        <w:rPr>
          <w:b/>
          <w:u w:val="single"/>
        </w:rPr>
        <w:tab/>
      </w:r>
      <w:r w:rsidRPr="00AF2995">
        <w:rPr>
          <w:b/>
          <w:u w:val="single"/>
        </w:rPr>
        <w:tab/>
      </w:r>
    </w:p>
    <w:p w:rsidR="008447B5" w:rsidRDefault="008447B5" w:rsidP="008447B5">
      <w:pPr>
        <w:tabs>
          <w:tab w:val="left" w:pos="3600"/>
        </w:tabs>
      </w:pPr>
      <w:r>
        <w:t>AMC</w:t>
      </w:r>
      <w:r>
        <w:tab/>
        <w:t>Army Materiel Command</w:t>
      </w:r>
    </w:p>
    <w:p w:rsidR="008447B5" w:rsidRDefault="008447B5" w:rsidP="008447B5">
      <w:pPr>
        <w:tabs>
          <w:tab w:val="left" w:pos="3600"/>
        </w:tabs>
      </w:pPr>
      <w:r>
        <w:t xml:space="preserve">AUTL </w:t>
      </w:r>
      <w:r>
        <w:tab/>
        <w:t>Army Universal Task List</w:t>
      </w:r>
    </w:p>
    <w:p w:rsidR="007F6847" w:rsidRDefault="007F6847" w:rsidP="008447B5">
      <w:pPr>
        <w:tabs>
          <w:tab w:val="left" w:pos="3600"/>
        </w:tabs>
      </w:pPr>
      <w:r>
        <w:t>Bn</w:t>
      </w:r>
      <w:r>
        <w:tab/>
        <w:t>Battalion</w:t>
      </w:r>
    </w:p>
    <w:p w:rsidR="005707AB" w:rsidRDefault="005707AB" w:rsidP="005707AB">
      <w:pPr>
        <w:tabs>
          <w:tab w:val="left" w:pos="3600"/>
        </w:tabs>
      </w:pPr>
      <w:r>
        <w:t>BoE</w:t>
      </w:r>
      <w:r>
        <w:tab/>
        <w:t xml:space="preserve">Back of the envelope </w:t>
      </w:r>
    </w:p>
    <w:p w:rsidR="00094683" w:rsidRDefault="00094683" w:rsidP="008447B5">
      <w:pPr>
        <w:tabs>
          <w:tab w:val="left" w:pos="3600"/>
        </w:tabs>
      </w:pPr>
      <w:r>
        <w:rPr>
          <w:lang w:eastAsia="en-US"/>
        </w:rPr>
        <w:t>CAB</w:t>
      </w:r>
      <w:r>
        <w:tab/>
      </w:r>
      <w:r w:rsidRPr="00BC0AA0">
        <w:rPr>
          <w:lang w:eastAsia="en-US"/>
        </w:rPr>
        <w:t>Combined Arms Battalion</w:t>
      </w:r>
      <w:r>
        <w:rPr>
          <w:lang w:eastAsia="en-US"/>
        </w:rPr>
        <w:t xml:space="preserve"> </w:t>
      </w:r>
    </w:p>
    <w:p w:rsidR="008447B5" w:rsidRDefault="008447B5" w:rsidP="008447B5">
      <w:pPr>
        <w:tabs>
          <w:tab w:val="left" w:pos="3600"/>
        </w:tabs>
      </w:pPr>
      <w:r>
        <w:t>CAP</w:t>
      </w:r>
      <w:r>
        <w:tab/>
        <w:t>Corrective Action Plan</w:t>
      </w:r>
    </w:p>
    <w:p w:rsidR="008447B5" w:rsidRDefault="008447B5" w:rsidP="008447B5">
      <w:pPr>
        <w:tabs>
          <w:tab w:val="left" w:pos="3600"/>
        </w:tabs>
      </w:pPr>
      <w:r>
        <w:t>CDD</w:t>
      </w:r>
      <w:r>
        <w:tab/>
        <w:t>Capability Development Document</w:t>
      </w:r>
    </w:p>
    <w:p w:rsidR="008447B5" w:rsidRDefault="008447B5" w:rsidP="008447B5">
      <w:pPr>
        <w:tabs>
          <w:tab w:val="left" w:pos="3600"/>
        </w:tabs>
      </w:pPr>
      <w:r>
        <w:t>CMP</w:t>
      </w:r>
      <w:r>
        <w:tab/>
        <w:t>Configuration Management Plan</w:t>
      </w:r>
    </w:p>
    <w:p w:rsidR="008447B5" w:rsidRDefault="008447B5" w:rsidP="008447B5">
      <w:pPr>
        <w:tabs>
          <w:tab w:val="left" w:pos="3600"/>
        </w:tabs>
      </w:pPr>
      <w:r>
        <w:t>CONOPS</w:t>
      </w:r>
      <w:r>
        <w:tab/>
        <w:t>Concept of Operations</w:t>
      </w:r>
    </w:p>
    <w:p w:rsidR="008447B5" w:rsidRDefault="008447B5" w:rsidP="008447B5">
      <w:pPr>
        <w:tabs>
          <w:tab w:val="left" w:pos="3600"/>
        </w:tabs>
      </w:pPr>
      <w:r>
        <w:t>DAG</w:t>
      </w:r>
      <w:r>
        <w:tab/>
        <w:t>Defense Acquisition Guidebook</w:t>
      </w:r>
    </w:p>
    <w:p w:rsidR="008447B5" w:rsidRDefault="008447B5" w:rsidP="008447B5">
      <w:pPr>
        <w:tabs>
          <w:tab w:val="left" w:pos="3600"/>
        </w:tabs>
      </w:pPr>
      <w:r>
        <w:t xml:space="preserve">DM </w:t>
      </w:r>
      <w:r>
        <w:tab/>
        <w:t>Data Management</w:t>
      </w:r>
    </w:p>
    <w:p w:rsidR="008447B5" w:rsidRDefault="008447B5" w:rsidP="008447B5">
      <w:pPr>
        <w:tabs>
          <w:tab w:val="left" w:pos="3600"/>
        </w:tabs>
      </w:pPr>
      <w:r>
        <w:t>DoD</w:t>
      </w:r>
      <w:r>
        <w:tab/>
        <w:t>Department of Defense</w:t>
      </w:r>
    </w:p>
    <w:p w:rsidR="005707AB" w:rsidRDefault="005707AB" w:rsidP="008447B5">
      <w:pPr>
        <w:tabs>
          <w:tab w:val="left" w:pos="3600"/>
        </w:tabs>
      </w:pPr>
      <w:r>
        <w:t>DoE</w:t>
      </w:r>
      <w:r>
        <w:tab/>
        <w:t>Design of experiment</w:t>
      </w:r>
    </w:p>
    <w:p w:rsidR="008447B5" w:rsidRDefault="008447B5" w:rsidP="008447B5">
      <w:pPr>
        <w:tabs>
          <w:tab w:val="left" w:pos="3600"/>
        </w:tabs>
      </w:pPr>
      <w:r>
        <w:t>DODAF</w:t>
      </w:r>
      <w:r>
        <w:tab/>
        <w:t>Depart of Defense Architecture Framework</w:t>
      </w:r>
    </w:p>
    <w:p w:rsidR="000B78B1" w:rsidRDefault="008447B5" w:rsidP="008447B5">
      <w:pPr>
        <w:tabs>
          <w:tab w:val="left" w:pos="3600"/>
        </w:tabs>
      </w:pPr>
      <w:r>
        <w:t>DREN</w:t>
      </w:r>
      <w:r>
        <w:tab/>
        <w:t>Defense Research and Engineering Network</w:t>
      </w:r>
    </w:p>
    <w:p w:rsidR="00BA6F9D" w:rsidRDefault="00BA6F9D" w:rsidP="008447B5">
      <w:pPr>
        <w:tabs>
          <w:tab w:val="left" w:pos="3600"/>
        </w:tabs>
      </w:pPr>
      <w:r>
        <w:t>EFP</w:t>
      </w:r>
      <w:r>
        <w:tab/>
      </w:r>
      <w:r>
        <w:rPr>
          <w:rFonts w:eastAsia="MS PGothic"/>
          <w:iCs/>
        </w:rPr>
        <w:t>Explosively Formed Penetrators</w:t>
      </w:r>
    </w:p>
    <w:p w:rsidR="008447B5" w:rsidRDefault="008447B5" w:rsidP="008447B5">
      <w:pPr>
        <w:tabs>
          <w:tab w:val="left" w:pos="3600"/>
        </w:tabs>
      </w:pPr>
      <w:r>
        <w:t>FFBD</w:t>
      </w:r>
      <w:r>
        <w:tab/>
        <w:t>Functional Flow Block Diagram</w:t>
      </w:r>
    </w:p>
    <w:p w:rsidR="000B78B1" w:rsidRDefault="000B78B1" w:rsidP="008447B5">
      <w:pPr>
        <w:tabs>
          <w:tab w:val="left" w:pos="3600"/>
        </w:tabs>
      </w:pPr>
      <w:r>
        <w:t>FER</w:t>
      </w:r>
      <w:r>
        <w:tab/>
        <w:t>Force (or Fractional) Exchange Ratio</w:t>
      </w:r>
    </w:p>
    <w:p w:rsidR="008447B5" w:rsidRDefault="008447B5" w:rsidP="008447B5">
      <w:pPr>
        <w:tabs>
          <w:tab w:val="left" w:pos="3600"/>
        </w:tabs>
      </w:pPr>
      <w:r>
        <w:t>FOUO</w:t>
      </w:r>
      <w:r>
        <w:tab/>
        <w:t>For Official Use Only</w:t>
      </w:r>
    </w:p>
    <w:p w:rsidR="00BA6F9D" w:rsidRDefault="00BA6F9D" w:rsidP="008447B5">
      <w:pPr>
        <w:tabs>
          <w:tab w:val="left" w:pos="3600"/>
        </w:tabs>
      </w:pPr>
      <w:r>
        <w:t>FRG</w:t>
      </w:r>
      <w:r>
        <w:tab/>
        <w:t>Federal Republic of Germany</w:t>
      </w:r>
    </w:p>
    <w:p w:rsidR="008447B5" w:rsidRDefault="008447B5" w:rsidP="008447B5">
      <w:pPr>
        <w:tabs>
          <w:tab w:val="left" w:pos="3600"/>
        </w:tabs>
      </w:pPr>
      <w:r>
        <w:t>GCV</w:t>
      </w:r>
      <w:r>
        <w:tab/>
        <w:t>Ground Combat Vehicle</w:t>
      </w:r>
    </w:p>
    <w:p w:rsidR="008447B5" w:rsidRDefault="008447B5" w:rsidP="008447B5">
      <w:pPr>
        <w:tabs>
          <w:tab w:val="left" w:pos="3600"/>
        </w:tabs>
      </w:pPr>
      <w:r>
        <w:t>GVSO</w:t>
      </w:r>
      <w:r>
        <w:tab/>
        <w:t>Ground Vehicle Survivability Optimization</w:t>
      </w:r>
    </w:p>
    <w:p w:rsidR="008447B5" w:rsidRDefault="008447B5" w:rsidP="008447B5">
      <w:pPr>
        <w:tabs>
          <w:tab w:val="left" w:pos="3600"/>
        </w:tabs>
      </w:pPr>
      <w:r>
        <w:t>HOQ</w:t>
      </w:r>
      <w:r>
        <w:tab/>
        <w:t>House of Quality</w:t>
      </w:r>
    </w:p>
    <w:p w:rsidR="00632961" w:rsidRDefault="00632961" w:rsidP="008447B5">
      <w:pPr>
        <w:tabs>
          <w:tab w:val="left" w:pos="3600"/>
        </w:tabs>
      </w:pPr>
      <w:r w:rsidRPr="00630DA9">
        <w:rPr>
          <w:lang w:eastAsia="en-US"/>
        </w:rPr>
        <w:t>HQ</w:t>
      </w:r>
      <w:r>
        <w:rPr>
          <w:lang w:eastAsia="en-US"/>
        </w:rPr>
        <w:t xml:space="preserve"> </w:t>
      </w:r>
      <w:r>
        <w:rPr>
          <w:lang w:eastAsia="en-US"/>
        </w:rPr>
        <w:tab/>
        <w:t>Headquarters</w:t>
      </w:r>
    </w:p>
    <w:p w:rsidR="008447B5" w:rsidRDefault="008447B5" w:rsidP="008447B5">
      <w:pPr>
        <w:tabs>
          <w:tab w:val="left" w:pos="3600"/>
        </w:tabs>
      </w:pPr>
      <w:r>
        <w:t>IDEF</w:t>
      </w:r>
      <w:r>
        <w:tab/>
        <w:t>Integration Definition for Function Modeling</w:t>
      </w:r>
    </w:p>
    <w:p w:rsidR="00BA6F9D" w:rsidRDefault="00BA6F9D" w:rsidP="008447B5">
      <w:pPr>
        <w:tabs>
          <w:tab w:val="left" w:pos="3600"/>
        </w:tabs>
      </w:pPr>
      <w:r>
        <w:t>IED</w:t>
      </w:r>
      <w:r>
        <w:tab/>
      </w:r>
      <w:r>
        <w:rPr>
          <w:rFonts w:eastAsia="MS PGothic"/>
          <w:iCs/>
        </w:rPr>
        <w:t>Improvised Explosive Devices</w:t>
      </w:r>
    </w:p>
    <w:p w:rsidR="008447B5" w:rsidRDefault="008447B5" w:rsidP="008447B5">
      <w:pPr>
        <w:tabs>
          <w:tab w:val="left" w:pos="3600"/>
        </w:tabs>
      </w:pPr>
      <w:r>
        <w:t>IMS</w:t>
      </w:r>
      <w:r>
        <w:tab/>
        <w:t>Integrated Master Schedule</w:t>
      </w:r>
    </w:p>
    <w:p w:rsidR="008447B5" w:rsidRDefault="008447B5" w:rsidP="008447B5">
      <w:pPr>
        <w:tabs>
          <w:tab w:val="left" w:pos="3600"/>
        </w:tabs>
      </w:pPr>
      <w:r>
        <w:t>IPT</w:t>
      </w:r>
      <w:r>
        <w:tab/>
        <w:t>Integrated Product Team</w:t>
      </w:r>
    </w:p>
    <w:p w:rsidR="008447B5" w:rsidRDefault="008447B5" w:rsidP="008447B5">
      <w:pPr>
        <w:tabs>
          <w:tab w:val="left" w:pos="3600"/>
        </w:tabs>
      </w:pPr>
      <w:r>
        <w:t>JCIDS</w:t>
      </w:r>
      <w:r>
        <w:tab/>
        <w:t>Joint Capabilities Integration Development System</w:t>
      </w:r>
    </w:p>
    <w:p w:rsidR="008447B5" w:rsidRDefault="008447B5" w:rsidP="008447B5">
      <w:pPr>
        <w:tabs>
          <w:tab w:val="left" w:pos="3600"/>
        </w:tabs>
      </w:pPr>
      <w:r>
        <w:t>MANA</w:t>
      </w:r>
      <w:r>
        <w:tab/>
        <w:t>Map Aware Non-uniform Automata</w:t>
      </w:r>
    </w:p>
    <w:p w:rsidR="007963D9" w:rsidRDefault="007963D9" w:rsidP="008447B5">
      <w:pPr>
        <w:tabs>
          <w:tab w:val="left" w:pos="3600"/>
        </w:tabs>
      </w:pPr>
      <w:r>
        <w:t>MANPAD</w:t>
      </w:r>
      <w:r w:rsidR="00BA6F9D">
        <w:t>S</w:t>
      </w:r>
      <w:r w:rsidR="00BA6F9D">
        <w:tab/>
      </w:r>
      <w:r w:rsidR="00BA6F9D" w:rsidRPr="00BA6F9D">
        <w:t>Man-portable air-defense systems</w:t>
      </w:r>
    </w:p>
    <w:p w:rsidR="005707AB" w:rsidRDefault="005707AB" w:rsidP="005707AB">
      <w:pPr>
        <w:tabs>
          <w:tab w:val="left" w:pos="3600"/>
        </w:tabs>
      </w:pPr>
      <w:r>
        <w:t>MBSE</w:t>
      </w:r>
      <w:r>
        <w:tab/>
        <w:t>Model-based Systems Engineering</w:t>
      </w:r>
    </w:p>
    <w:p w:rsidR="005707AB" w:rsidRDefault="005707AB" w:rsidP="005707AB">
      <w:pPr>
        <w:tabs>
          <w:tab w:val="left" w:pos="3600"/>
        </w:tabs>
      </w:pPr>
      <w:r>
        <w:t>MBT</w:t>
      </w:r>
      <w:r>
        <w:tab/>
        <w:t xml:space="preserve">Main battle tank </w:t>
      </w:r>
    </w:p>
    <w:p w:rsidR="005707AB" w:rsidRDefault="005707AB" w:rsidP="005707AB">
      <w:pPr>
        <w:tabs>
          <w:tab w:val="left" w:pos="3600"/>
        </w:tabs>
      </w:pPr>
      <w:r>
        <w:t>MCoE</w:t>
      </w:r>
      <w:r>
        <w:tab/>
        <w:t>Maneuver Center of Excellence</w:t>
      </w:r>
    </w:p>
    <w:p w:rsidR="00D928F6" w:rsidRDefault="00D928F6" w:rsidP="005707AB">
      <w:pPr>
        <w:tabs>
          <w:tab w:val="left" w:pos="3600"/>
        </w:tabs>
      </w:pPr>
      <w:r>
        <w:t>METT-TC</w:t>
      </w:r>
      <w:r>
        <w:tab/>
        <w:t xml:space="preserve">Mission, </w:t>
      </w:r>
      <w:r w:rsidRPr="00D928F6">
        <w:t>enemy, terrain troops and time</w:t>
      </w:r>
      <w:r>
        <w:t xml:space="preserve"> and</w:t>
      </w:r>
      <w:r w:rsidRPr="00D928F6">
        <w:t xml:space="preserve"> </w:t>
      </w:r>
      <w:r>
        <w:t xml:space="preserve">civil </w:t>
      </w:r>
    </w:p>
    <w:p w:rsidR="00AB54A9" w:rsidRDefault="00AB54A9" w:rsidP="005707AB">
      <w:pPr>
        <w:tabs>
          <w:tab w:val="left" w:pos="3600"/>
        </w:tabs>
      </w:pPr>
      <w:r>
        <w:t>MOE</w:t>
      </w:r>
      <w:r>
        <w:tab/>
        <w:t>Measures of Effectiveness</w:t>
      </w:r>
    </w:p>
    <w:p w:rsidR="00BA6F9D" w:rsidRDefault="00BA6F9D" w:rsidP="008447B5">
      <w:pPr>
        <w:tabs>
          <w:tab w:val="left" w:pos="3600"/>
        </w:tabs>
      </w:pPr>
      <w:r>
        <w:t>MRAP</w:t>
      </w:r>
      <w:r>
        <w:tab/>
        <w:t>Mine Resistant Armor Protected vehicle</w:t>
      </w:r>
    </w:p>
    <w:p w:rsidR="007963D9" w:rsidRDefault="007963D9" w:rsidP="007963D9">
      <w:pPr>
        <w:tabs>
          <w:tab w:val="left" w:pos="3600"/>
        </w:tabs>
      </w:pPr>
      <w:r>
        <w:t>M&amp;S</w:t>
      </w:r>
      <w:r>
        <w:tab/>
        <w:t>Modeling and Simulation</w:t>
      </w:r>
    </w:p>
    <w:p w:rsidR="008447B5" w:rsidRDefault="008447B5" w:rsidP="008447B5">
      <w:pPr>
        <w:tabs>
          <w:tab w:val="left" w:pos="3600"/>
        </w:tabs>
      </w:pPr>
      <w:r>
        <w:t>MSSE</w:t>
      </w:r>
      <w:r>
        <w:tab/>
        <w:t>Masters Science Systems Engineering</w:t>
      </w:r>
    </w:p>
    <w:p w:rsidR="00B6574E" w:rsidRDefault="00B6574E" w:rsidP="008447B5">
      <w:pPr>
        <w:tabs>
          <w:tab w:val="left" w:pos="3600"/>
        </w:tabs>
      </w:pPr>
      <w:r>
        <w:t>NOLH</w:t>
      </w:r>
      <w:r>
        <w:tab/>
        <w:t>Nearly orthogonal latin hypercube</w:t>
      </w:r>
    </w:p>
    <w:p w:rsidR="008447B5" w:rsidRDefault="008447B5" w:rsidP="008447B5">
      <w:pPr>
        <w:tabs>
          <w:tab w:val="left" w:pos="3600"/>
        </w:tabs>
      </w:pPr>
      <w:r>
        <w:t>NPS</w:t>
      </w:r>
      <w:r>
        <w:tab/>
        <w:t>Naval Postgraduate School</w:t>
      </w:r>
    </w:p>
    <w:p w:rsidR="00DF1E49" w:rsidRDefault="00DF1E49" w:rsidP="008447B5">
      <w:pPr>
        <w:tabs>
          <w:tab w:val="left" w:pos="3600"/>
        </w:tabs>
      </w:pPr>
      <w:r w:rsidRPr="00DF1E49">
        <w:lastRenderedPageBreak/>
        <w:t>OEM</w:t>
      </w:r>
      <w:r w:rsidRPr="00DF1E49">
        <w:tab/>
        <w:t>Original Equipment Manufacturer</w:t>
      </w:r>
    </w:p>
    <w:p w:rsidR="008447B5" w:rsidRDefault="008447B5" w:rsidP="008447B5">
      <w:pPr>
        <w:tabs>
          <w:tab w:val="left" w:pos="3600"/>
        </w:tabs>
      </w:pPr>
      <w:r>
        <w:t>OR</w:t>
      </w:r>
      <w:r>
        <w:tab/>
        <w:t xml:space="preserve">Operations Research </w:t>
      </w:r>
    </w:p>
    <w:p w:rsidR="008447B5" w:rsidRDefault="008447B5" w:rsidP="008447B5">
      <w:pPr>
        <w:tabs>
          <w:tab w:val="left" w:pos="3600"/>
        </w:tabs>
      </w:pPr>
      <w:r>
        <w:t>OSP</w:t>
      </w:r>
      <w:r>
        <w:tab/>
        <w:t>Operational Standard Procedure</w:t>
      </w:r>
    </w:p>
    <w:p w:rsidR="008447B5" w:rsidRDefault="008447B5" w:rsidP="008447B5">
      <w:pPr>
        <w:tabs>
          <w:tab w:val="left" w:pos="3600"/>
        </w:tabs>
      </w:pPr>
      <w:r>
        <w:t>PA</w:t>
      </w:r>
      <w:r>
        <w:tab/>
        <w:t>Process Assurance</w:t>
      </w:r>
    </w:p>
    <w:p w:rsidR="008447B5" w:rsidRDefault="008447B5" w:rsidP="008447B5">
      <w:pPr>
        <w:tabs>
          <w:tab w:val="left" w:pos="3600"/>
        </w:tabs>
      </w:pPr>
      <w:r>
        <w:t>PL</w:t>
      </w:r>
      <w:r>
        <w:tab/>
        <w:t>Programmatic Lead</w:t>
      </w:r>
    </w:p>
    <w:p w:rsidR="008447B5" w:rsidRDefault="008447B5" w:rsidP="008447B5">
      <w:pPr>
        <w:tabs>
          <w:tab w:val="left" w:pos="3600"/>
        </w:tabs>
      </w:pPr>
      <w:r>
        <w:t>PM</w:t>
      </w:r>
      <w:r>
        <w:tab/>
        <w:t>Program Manager</w:t>
      </w:r>
    </w:p>
    <w:p w:rsidR="008447B5" w:rsidRDefault="008447B5" w:rsidP="008447B5">
      <w:pPr>
        <w:tabs>
          <w:tab w:val="left" w:pos="3600"/>
        </w:tabs>
      </w:pPr>
      <w:r>
        <w:t xml:space="preserve">PTL </w:t>
      </w:r>
      <w:r>
        <w:tab/>
        <w:t>Project Team Lead</w:t>
      </w:r>
    </w:p>
    <w:p w:rsidR="008447B5" w:rsidRDefault="008447B5" w:rsidP="008447B5">
      <w:pPr>
        <w:tabs>
          <w:tab w:val="left" w:pos="3600"/>
        </w:tabs>
      </w:pPr>
      <w:r>
        <w:t>QFD</w:t>
      </w:r>
      <w:r>
        <w:tab/>
        <w:t>Quality Functional Deployment</w:t>
      </w:r>
    </w:p>
    <w:p w:rsidR="008447B5" w:rsidRDefault="008447B5" w:rsidP="00B66EEF">
      <w:pPr>
        <w:tabs>
          <w:tab w:val="left" w:pos="3600"/>
        </w:tabs>
        <w:ind w:left="3600" w:hanging="3600"/>
      </w:pPr>
      <w:r>
        <w:t>PEO CS &amp; CCS</w:t>
      </w:r>
      <w:r>
        <w:tab/>
        <w:t>Program Executive Office Combat Support and Combat Service Support</w:t>
      </w:r>
    </w:p>
    <w:p w:rsidR="008447B5" w:rsidRDefault="008447B5" w:rsidP="008447B5">
      <w:pPr>
        <w:tabs>
          <w:tab w:val="left" w:pos="3600"/>
        </w:tabs>
      </w:pPr>
      <w:r>
        <w:t>PEO GCS</w:t>
      </w:r>
      <w:r>
        <w:tab/>
      </w:r>
      <w:bookmarkStart w:id="7" w:name="OLE_LINK6"/>
      <w:bookmarkStart w:id="8" w:name="OLE_LINK7"/>
      <w:r>
        <w:t>Program Executive Office</w:t>
      </w:r>
      <w:bookmarkEnd w:id="7"/>
      <w:bookmarkEnd w:id="8"/>
      <w:r>
        <w:t xml:space="preserve"> Ground Combat Systems</w:t>
      </w:r>
    </w:p>
    <w:p w:rsidR="008447B5" w:rsidRDefault="008447B5" w:rsidP="008447B5">
      <w:pPr>
        <w:tabs>
          <w:tab w:val="left" w:pos="3600"/>
        </w:tabs>
      </w:pPr>
      <w:r>
        <w:t>RDECOM</w:t>
      </w:r>
      <w:r>
        <w:tab/>
        <w:t>Research, Development and Engineering Command</w:t>
      </w:r>
    </w:p>
    <w:p w:rsidR="008447B5" w:rsidRDefault="008447B5" w:rsidP="008447B5">
      <w:pPr>
        <w:tabs>
          <w:tab w:val="left" w:pos="3600"/>
        </w:tabs>
      </w:pPr>
      <w:r>
        <w:t>RIA</w:t>
      </w:r>
      <w:r>
        <w:tab/>
        <w:t>Rock Island Arsenal</w:t>
      </w:r>
    </w:p>
    <w:p w:rsidR="001574CB" w:rsidRDefault="001574CB" w:rsidP="001574CB">
      <w:pPr>
        <w:tabs>
          <w:tab w:val="left" w:pos="3600"/>
        </w:tabs>
        <w:rPr>
          <w:rFonts w:eastAsia="MS PGothic"/>
          <w:iCs/>
        </w:rPr>
      </w:pPr>
      <w:r>
        <w:rPr>
          <w:rFonts w:eastAsia="MS PGothic"/>
          <w:iCs/>
        </w:rPr>
        <w:t>ROI</w:t>
      </w:r>
      <w:r>
        <w:rPr>
          <w:rFonts w:eastAsia="MS PGothic"/>
          <w:iCs/>
        </w:rPr>
        <w:tab/>
        <w:t>Return on investment</w:t>
      </w:r>
    </w:p>
    <w:p w:rsidR="00BA6F9D" w:rsidRDefault="00BA6F9D" w:rsidP="008447B5">
      <w:pPr>
        <w:tabs>
          <w:tab w:val="left" w:pos="3600"/>
        </w:tabs>
        <w:rPr>
          <w:rFonts w:eastAsia="MS PGothic"/>
          <w:iCs/>
        </w:rPr>
      </w:pPr>
      <w:r>
        <w:rPr>
          <w:rFonts w:eastAsia="MS PGothic"/>
          <w:iCs/>
        </w:rPr>
        <w:t>RPG</w:t>
      </w:r>
      <w:r>
        <w:rPr>
          <w:rFonts w:eastAsia="MS PGothic"/>
          <w:iCs/>
        </w:rPr>
        <w:tab/>
        <w:t>Rocket Propelled Grenade</w:t>
      </w:r>
    </w:p>
    <w:p w:rsidR="00632961" w:rsidRDefault="00632961" w:rsidP="008447B5">
      <w:pPr>
        <w:tabs>
          <w:tab w:val="left" w:pos="3600"/>
        </w:tabs>
      </w:pPr>
      <w:r>
        <w:rPr>
          <w:lang w:eastAsia="en-US"/>
        </w:rPr>
        <w:t>SAM</w:t>
      </w:r>
      <w:r w:rsidRPr="00630DA9">
        <w:rPr>
          <w:lang w:eastAsia="en-US"/>
        </w:rPr>
        <w:t xml:space="preserve"> </w:t>
      </w:r>
      <w:r>
        <w:rPr>
          <w:lang w:eastAsia="en-US"/>
        </w:rPr>
        <w:tab/>
      </w:r>
      <w:r w:rsidRPr="00630DA9">
        <w:rPr>
          <w:lang w:eastAsia="en-US"/>
        </w:rPr>
        <w:t>S</w:t>
      </w:r>
      <w:r>
        <w:rPr>
          <w:lang w:eastAsia="en-US"/>
        </w:rPr>
        <w:t>urface</w:t>
      </w:r>
      <w:r w:rsidR="005C3925">
        <w:rPr>
          <w:lang w:eastAsia="en-US"/>
        </w:rPr>
        <w:t>-</w:t>
      </w:r>
      <w:r>
        <w:rPr>
          <w:lang w:eastAsia="en-US"/>
        </w:rPr>
        <w:t>to</w:t>
      </w:r>
      <w:r w:rsidR="005C3925">
        <w:rPr>
          <w:lang w:eastAsia="en-US"/>
        </w:rPr>
        <w:t>-</w:t>
      </w:r>
      <w:r w:rsidRPr="00630DA9">
        <w:rPr>
          <w:lang w:eastAsia="en-US"/>
        </w:rPr>
        <w:t>A</w:t>
      </w:r>
      <w:r>
        <w:rPr>
          <w:lang w:eastAsia="en-US"/>
        </w:rPr>
        <w:t xml:space="preserve">ir </w:t>
      </w:r>
      <w:r w:rsidRPr="00630DA9">
        <w:rPr>
          <w:lang w:eastAsia="en-US"/>
        </w:rPr>
        <w:t>M</w:t>
      </w:r>
      <w:r>
        <w:rPr>
          <w:lang w:eastAsia="en-US"/>
        </w:rPr>
        <w:t>issile</w:t>
      </w:r>
    </w:p>
    <w:p w:rsidR="008447B5" w:rsidRDefault="008447B5" w:rsidP="008447B5">
      <w:pPr>
        <w:tabs>
          <w:tab w:val="left" w:pos="3600"/>
        </w:tabs>
      </w:pPr>
      <w:r>
        <w:t>S&amp;T</w:t>
      </w:r>
      <w:r>
        <w:tab/>
        <w:t>Science and Technology</w:t>
      </w:r>
    </w:p>
    <w:p w:rsidR="008447B5" w:rsidRDefault="008447B5" w:rsidP="008447B5">
      <w:pPr>
        <w:tabs>
          <w:tab w:val="left" w:pos="3600"/>
        </w:tabs>
      </w:pPr>
      <w:r>
        <w:t>SCAD</w:t>
      </w:r>
      <w:r>
        <w:tab/>
        <w:t>Simulation Concept Architecture Design</w:t>
      </w:r>
    </w:p>
    <w:p w:rsidR="008447B5" w:rsidRDefault="008447B5" w:rsidP="008447B5">
      <w:pPr>
        <w:tabs>
          <w:tab w:val="left" w:pos="3600"/>
        </w:tabs>
      </w:pPr>
      <w:r>
        <w:t>SE</w:t>
      </w:r>
      <w:r>
        <w:tab/>
        <w:t>Systems Engineering</w:t>
      </w:r>
    </w:p>
    <w:p w:rsidR="008447B5" w:rsidRDefault="008447B5" w:rsidP="008447B5">
      <w:pPr>
        <w:tabs>
          <w:tab w:val="left" w:pos="3600"/>
        </w:tabs>
      </w:pPr>
      <w:r>
        <w:t>SEED</w:t>
      </w:r>
      <w:r>
        <w:tab/>
        <w:t xml:space="preserve">Simulation </w:t>
      </w:r>
      <w:r w:rsidRPr="0036690A">
        <w:t>and Efficient Experimental Design</w:t>
      </w:r>
    </w:p>
    <w:p w:rsidR="008447B5" w:rsidRDefault="008447B5" w:rsidP="00B66EEF">
      <w:pPr>
        <w:tabs>
          <w:tab w:val="left" w:pos="3600"/>
        </w:tabs>
        <w:ind w:left="3600" w:hanging="3600"/>
      </w:pPr>
      <w:r>
        <w:t>SE-WIPT</w:t>
      </w:r>
      <w:r>
        <w:tab/>
        <w:t xml:space="preserve">Systems Engineering Working-level Integrated </w:t>
      </w:r>
      <w:r w:rsidR="001574CB">
        <w:t xml:space="preserve">   </w:t>
      </w:r>
      <w:r>
        <w:t>Product Team</w:t>
      </w:r>
    </w:p>
    <w:p w:rsidR="00DF1E49" w:rsidRDefault="00DF1E49" w:rsidP="00B66EEF">
      <w:pPr>
        <w:tabs>
          <w:tab w:val="left" w:pos="3600"/>
        </w:tabs>
        <w:ind w:left="3600" w:hanging="3600"/>
      </w:pPr>
      <w:r w:rsidRPr="00DF1E49">
        <w:t>SME</w:t>
      </w:r>
      <w:r w:rsidRPr="00DF1E49">
        <w:tab/>
        <w:t>Subject Matter Expert</w:t>
      </w:r>
    </w:p>
    <w:p w:rsidR="00BA6F9D" w:rsidRDefault="00BA6F9D" w:rsidP="008447B5">
      <w:pPr>
        <w:tabs>
          <w:tab w:val="left" w:pos="3600"/>
        </w:tabs>
      </w:pPr>
      <w:r>
        <w:t>SoS</w:t>
      </w:r>
      <w:r>
        <w:tab/>
        <w:t>System of Systems</w:t>
      </w:r>
    </w:p>
    <w:p w:rsidR="008447B5" w:rsidRDefault="008447B5" w:rsidP="008447B5">
      <w:pPr>
        <w:tabs>
          <w:tab w:val="left" w:pos="3600"/>
        </w:tabs>
      </w:pPr>
      <w:r>
        <w:t>SOW</w:t>
      </w:r>
      <w:r>
        <w:tab/>
        <w:t>Scope of Work</w:t>
      </w:r>
    </w:p>
    <w:p w:rsidR="008447B5" w:rsidRDefault="008447B5" w:rsidP="008447B5">
      <w:pPr>
        <w:tabs>
          <w:tab w:val="left" w:pos="3600"/>
        </w:tabs>
      </w:pPr>
      <w:r>
        <w:t>TARDEC</w:t>
      </w:r>
      <w:r>
        <w:tab/>
        <w:t xml:space="preserve">Tank and Automotive Research, Development and </w:t>
      </w:r>
      <w:r w:rsidR="001574CB">
        <w:tab/>
        <w:t xml:space="preserve">  </w:t>
      </w:r>
      <w:r w:rsidR="001574CB">
        <w:tab/>
      </w:r>
      <w:r>
        <w:t>Engineering Center</w:t>
      </w:r>
    </w:p>
    <w:p w:rsidR="00AB54A9" w:rsidRDefault="00AB54A9" w:rsidP="008447B5">
      <w:pPr>
        <w:tabs>
          <w:tab w:val="left" w:pos="3600"/>
        </w:tabs>
      </w:pPr>
      <w:r>
        <w:t>TPM</w:t>
      </w:r>
      <w:r>
        <w:tab/>
        <w:t>Technical performance measures</w:t>
      </w:r>
    </w:p>
    <w:p w:rsidR="00BA6F9D" w:rsidRDefault="00BA6F9D" w:rsidP="008447B5">
      <w:pPr>
        <w:tabs>
          <w:tab w:val="left" w:pos="3600"/>
        </w:tabs>
      </w:pPr>
      <w:r>
        <w:rPr>
          <w:lang w:eastAsia="en-US"/>
        </w:rPr>
        <w:t>TRAC</w:t>
      </w:r>
      <w:r>
        <w:tab/>
      </w:r>
      <w:r>
        <w:rPr>
          <w:lang w:eastAsia="en-US"/>
        </w:rPr>
        <w:t>TRADOC Analysis Center</w:t>
      </w:r>
    </w:p>
    <w:p w:rsidR="008447B5" w:rsidRDefault="008447B5" w:rsidP="008447B5">
      <w:pPr>
        <w:tabs>
          <w:tab w:val="left" w:pos="3600"/>
        </w:tabs>
      </w:pPr>
      <w:r>
        <w:t>TRADOC</w:t>
      </w:r>
      <w:r>
        <w:tab/>
        <w:t>Training and Doctrine Command</w:t>
      </w:r>
    </w:p>
    <w:p w:rsidR="008447B5" w:rsidRDefault="008447B5" w:rsidP="008447B5">
      <w:pPr>
        <w:tabs>
          <w:tab w:val="left" w:pos="3600"/>
        </w:tabs>
      </w:pPr>
      <w:r>
        <w:t>WBS</w:t>
      </w:r>
      <w:r>
        <w:tab/>
        <w:t>Work Breakdown Structure</w:t>
      </w:r>
    </w:p>
    <w:p w:rsidR="00DF1E49" w:rsidRDefault="00DF1E49" w:rsidP="008447B5">
      <w:pPr>
        <w:tabs>
          <w:tab w:val="left" w:pos="3600"/>
        </w:tabs>
      </w:pPr>
      <w:r w:rsidRPr="00DF1E49">
        <w:t>WSTAT</w:t>
      </w:r>
      <w:r w:rsidRPr="00DF1E49">
        <w:tab/>
        <w:t>Whole Systems Trades Analysis Toolset</w:t>
      </w:r>
    </w:p>
    <w:p w:rsidR="00702FBA" w:rsidRDefault="00702FBA" w:rsidP="008234A2">
      <w:pPr>
        <w:pStyle w:val="BLANKPAGE"/>
      </w:pPr>
      <w:r>
        <w:br w:type="page"/>
      </w:r>
      <w:r>
        <w:lastRenderedPageBreak/>
        <w:t>THIS PAGE INTENTIONALLY LEFT BLANK</w:t>
      </w:r>
    </w:p>
    <w:p w:rsidR="00702FBA" w:rsidRDefault="00702FBA" w:rsidP="008234A2">
      <w:pPr>
        <w:pStyle w:val="CoverPageHeading"/>
      </w:pPr>
      <w:r>
        <w:br w:type="page"/>
      </w:r>
      <w:r>
        <w:lastRenderedPageBreak/>
        <w:t>EXECUTIVE SUMMARY</w:t>
      </w:r>
    </w:p>
    <w:p w:rsidR="00CA05C6" w:rsidRDefault="00CA05C6" w:rsidP="00CA05C6">
      <w:pPr>
        <w:pStyle w:val="Abstract"/>
        <w:ind w:firstLine="0"/>
      </w:pPr>
      <w:r>
        <w:t>Required for OR, SE and EE. First paragraph is aligned with the left margin (not indented).</w:t>
      </w:r>
    </w:p>
    <w:p w:rsidR="00702FBA" w:rsidRDefault="00702FBA" w:rsidP="008234A2">
      <w:pPr>
        <w:pStyle w:val="BLANKPAGE"/>
      </w:pPr>
      <w:r>
        <w:br w:type="page"/>
      </w:r>
      <w:r>
        <w:lastRenderedPageBreak/>
        <w:t>THIS PAGE INTENTIONALLY LEFT BLANK</w:t>
      </w:r>
    </w:p>
    <w:p w:rsidR="00702FBA" w:rsidRDefault="00702FBA" w:rsidP="008234A2">
      <w:pPr>
        <w:pStyle w:val="CoverPageHeading"/>
      </w:pPr>
      <w:r>
        <w:br w:type="page"/>
      </w:r>
      <w:r w:rsidRPr="00E23CE1">
        <w:lastRenderedPageBreak/>
        <w:t>ACKNOWLEDGMENTS</w:t>
      </w:r>
    </w:p>
    <w:p w:rsidR="002F6A1B" w:rsidRDefault="002F6A1B" w:rsidP="00973742">
      <w:pPr>
        <w:autoSpaceDE w:val="0"/>
        <w:autoSpaceDN w:val="0"/>
        <w:adjustRightInd w:val="0"/>
        <w:spacing w:line="276" w:lineRule="auto"/>
        <w:jc w:val="left"/>
        <w:rPr>
          <w:rFonts w:ascii="TimesNewRomanPSMT" w:eastAsia="Times New Roman" w:hAnsi="TimesNewRomanPSMT" w:cs="TimesNewRomanPSMT"/>
          <w:color w:val="auto"/>
          <w:lang w:eastAsia="en-US"/>
        </w:rPr>
      </w:pPr>
      <w:r>
        <w:rPr>
          <w:rFonts w:ascii="TimesNewRomanPSMT" w:eastAsia="Times New Roman" w:hAnsi="TimesNewRomanPSMT" w:cs="TimesNewRomanPSMT"/>
          <w:color w:val="auto"/>
          <w:lang w:eastAsia="en-US"/>
        </w:rPr>
        <w:t xml:space="preserve">The </w:t>
      </w:r>
      <w:r w:rsidR="00F27D70" w:rsidRPr="00F27D70">
        <w:rPr>
          <w:rFonts w:ascii="TimesNewRomanPSMT" w:eastAsia="Times New Roman" w:hAnsi="TimesNewRomanPSMT" w:cs="TimesNewRomanPSMT"/>
          <w:color w:val="auto"/>
          <w:lang w:eastAsia="en-US"/>
        </w:rPr>
        <w:t xml:space="preserve">Ground Systems Survivability </w:t>
      </w:r>
      <w:r>
        <w:rPr>
          <w:rFonts w:ascii="TimesNewRomanPSMT" w:eastAsia="Times New Roman" w:hAnsi="TimesNewRomanPSMT" w:cs="TimesNewRomanPSMT"/>
          <w:color w:val="auto"/>
          <w:lang w:eastAsia="en-US"/>
        </w:rPr>
        <w:t>Team of Cohort SE311-114G would like to extend its appreciation and thanks to the following:</w:t>
      </w:r>
    </w:p>
    <w:p w:rsidR="00E1250A" w:rsidRPr="00E1250A" w:rsidRDefault="002F6A1B" w:rsidP="00973742">
      <w:pPr>
        <w:autoSpaceDE w:val="0"/>
        <w:autoSpaceDN w:val="0"/>
        <w:adjustRightInd w:val="0"/>
        <w:spacing w:line="276" w:lineRule="auto"/>
        <w:jc w:val="left"/>
        <w:rPr>
          <w:rFonts w:eastAsia="SymbolMT"/>
          <w:color w:val="auto"/>
          <w:lang w:eastAsia="en-US"/>
        </w:rPr>
      </w:pPr>
      <w:r>
        <w:rPr>
          <w:rFonts w:ascii="SymbolMT" w:eastAsia="SymbolMT" w:hAnsi="TimesNewRomanPSMT" w:cs="SymbolMT" w:hint="eastAsia"/>
          <w:color w:val="auto"/>
          <w:lang w:eastAsia="en-US"/>
        </w:rPr>
        <w:t></w:t>
      </w:r>
      <w:r>
        <w:rPr>
          <w:rFonts w:ascii="SymbolMT" w:eastAsia="SymbolMT" w:hAnsi="TimesNewRomanPSMT" w:cs="SymbolMT"/>
          <w:color w:val="auto"/>
          <w:lang w:eastAsia="en-US"/>
        </w:rPr>
        <w:t xml:space="preserve"> </w:t>
      </w:r>
      <w:r w:rsidR="00E1250A">
        <w:rPr>
          <w:rFonts w:eastAsia="SymbolMT"/>
          <w:color w:val="auto"/>
          <w:lang w:eastAsia="en-US"/>
        </w:rPr>
        <w:t>First and foremost</w:t>
      </w:r>
      <w:r w:rsidR="00F27D70">
        <w:rPr>
          <w:rFonts w:eastAsia="SymbolMT"/>
          <w:color w:val="auto"/>
          <w:lang w:eastAsia="en-US"/>
        </w:rPr>
        <w:t xml:space="preserve"> we would like</w:t>
      </w:r>
      <w:r w:rsidR="00E1250A">
        <w:rPr>
          <w:rFonts w:eastAsia="SymbolMT"/>
          <w:color w:val="auto"/>
          <w:lang w:eastAsia="en-US"/>
        </w:rPr>
        <w:t xml:space="preserve"> to </w:t>
      </w:r>
      <w:r w:rsidR="00F27D70">
        <w:rPr>
          <w:rFonts w:eastAsia="SymbolMT"/>
          <w:color w:val="auto"/>
          <w:lang w:eastAsia="en-US"/>
        </w:rPr>
        <w:t xml:space="preserve">thank </w:t>
      </w:r>
      <w:r w:rsidR="00E1250A">
        <w:rPr>
          <w:rFonts w:eastAsia="SymbolMT"/>
          <w:color w:val="auto"/>
          <w:lang w:eastAsia="en-US"/>
        </w:rPr>
        <w:t>our respective families for</w:t>
      </w:r>
      <w:r w:rsidR="005C3925">
        <w:rPr>
          <w:rFonts w:eastAsia="SymbolMT"/>
          <w:color w:val="auto"/>
          <w:lang w:eastAsia="en-US"/>
        </w:rPr>
        <w:t xml:space="preserve"> their patience and </w:t>
      </w:r>
      <w:r w:rsidR="00E1250A">
        <w:rPr>
          <w:rFonts w:eastAsia="SymbolMT"/>
          <w:color w:val="auto"/>
          <w:lang w:eastAsia="en-US"/>
        </w:rPr>
        <w:t xml:space="preserve"> toler</w:t>
      </w:r>
      <w:r w:rsidR="005C3925">
        <w:rPr>
          <w:rFonts w:eastAsia="SymbolMT"/>
          <w:color w:val="auto"/>
          <w:lang w:eastAsia="en-US"/>
        </w:rPr>
        <w:t>ance</w:t>
      </w:r>
      <w:r w:rsidR="00E1250A">
        <w:rPr>
          <w:rFonts w:eastAsia="SymbolMT"/>
          <w:color w:val="auto"/>
          <w:lang w:eastAsia="en-US"/>
        </w:rPr>
        <w:t xml:space="preserve"> </w:t>
      </w:r>
      <w:r w:rsidR="005C3925">
        <w:rPr>
          <w:rFonts w:eastAsia="SymbolMT"/>
          <w:color w:val="auto"/>
          <w:lang w:eastAsia="en-US"/>
        </w:rPr>
        <w:t xml:space="preserve"> of</w:t>
      </w:r>
      <w:r w:rsidR="00E1250A">
        <w:rPr>
          <w:rFonts w:eastAsia="SymbolMT"/>
          <w:color w:val="auto"/>
          <w:lang w:eastAsia="en-US"/>
        </w:rPr>
        <w:t xml:space="preserve"> long nights, odd hours, and strange</w:t>
      </w:r>
      <w:r w:rsidR="005C3925">
        <w:rPr>
          <w:rFonts w:eastAsia="SymbolMT"/>
          <w:color w:val="auto"/>
          <w:lang w:eastAsia="en-US"/>
        </w:rPr>
        <w:t>,</w:t>
      </w:r>
      <w:r w:rsidR="00E1250A">
        <w:rPr>
          <w:rFonts w:eastAsia="SymbolMT"/>
          <w:color w:val="auto"/>
          <w:lang w:eastAsia="en-US"/>
        </w:rPr>
        <w:t xml:space="preserve"> seemingly one</w:t>
      </w:r>
      <w:r w:rsidR="005C3925">
        <w:rPr>
          <w:rFonts w:eastAsia="SymbolMT"/>
          <w:color w:val="auto"/>
          <w:lang w:eastAsia="en-US"/>
        </w:rPr>
        <w:t>-</w:t>
      </w:r>
      <w:r w:rsidR="00E1250A">
        <w:rPr>
          <w:rFonts w:eastAsia="SymbolMT"/>
          <w:color w:val="auto"/>
          <w:lang w:eastAsia="en-US"/>
        </w:rPr>
        <w:t xml:space="preserve">sided </w:t>
      </w:r>
      <w:r w:rsidR="00F27D70">
        <w:rPr>
          <w:rFonts w:eastAsia="SymbolMT"/>
          <w:color w:val="auto"/>
          <w:lang w:eastAsia="en-US"/>
        </w:rPr>
        <w:t>discussion</w:t>
      </w:r>
      <w:r w:rsidR="00973742">
        <w:rPr>
          <w:rFonts w:eastAsia="SymbolMT"/>
          <w:color w:val="auto"/>
          <w:lang w:eastAsia="en-US"/>
        </w:rPr>
        <w:t>s</w:t>
      </w:r>
      <w:r w:rsidR="00F27D70">
        <w:rPr>
          <w:rFonts w:eastAsia="SymbolMT"/>
          <w:color w:val="auto"/>
          <w:lang w:eastAsia="en-US"/>
        </w:rPr>
        <w:t xml:space="preserve"> through headphones and microphones. </w:t>
      </w:r>
      <w:r w:rsidR="005C3925">
        <w:rPr>
          <w:rFonts w:eastAsia="SymbolMT"/>
          <w:color w:val="auto"/>
          <w:lang w:eastAsia="en-US"/>
        </w:rPr>
        <w:t xml:space="preserve"> </w:t>
      </w:r>
      <w:r w:rsidR="00F27D70">
        <w:rPr>
          <w:rFonts w:eastAsia="SymbolMT"/>
          <w:color w:val="auto"/>
          <w:lang w:eastAsia="en-US"/>
        </w:rPr>
        <w:t xml:space="preserve">This would not have been possible without your love and support. </w:t>
      </w:r>
    </w:p>
    <w:p w:rsidR="002F6A1B" w:rsidRDefault="00E1250A" w:rsidP="00973742">
      <w:pPr>
        <w:autoSpaceDE w:val="0"/>
        <w:autoSpaceDN w:val="0"/>
        <w:adjustRightInd w:val="0"/>
        <w:spacing w:line="276" w:lineRule="auto"/>
        <w:jc w:val="left"/>
        <w:rPr>
          <w:rFonts w:ascii="TimesNewRomanPSMT" w:eastAsia="Times New Roman" w:hAnsi="TimesNewRomanPSMT" w:cs="TimesNewRomanPSMT"/>
          <w:color w:val="auto"/>
          <w:lang w:eastAsia="en-US"/>
        </w:rPr>
      </w:pPr>
      <w:r>
        <w:rPr>
          <w:rFonts w:ascii="SymbolMT" w:eastAsia="SymbolMT" w:hAnsi="TimesNewRomanPSMT" w:cs="SymbolMT" w:hint="eastAsia"/>
          <w:color w:val="auto"/>
          <w:lang w:eastAsia="en-US"/>
        </w:rPr>
        <w:t></w:t>
      </w:r>
      <w:r w:rsidR="002F6A1B">
        <w:rPr>
          <w:rFonts w:ascii="TimesNewRomanPSMT" w:eastAsia="Times New Roman" w:hAnsi="TimesNewRomanPSMT" w:cs="TimesNewRomanPSMT"/>
          <w:color w:val="auto"/>
          <w:lang w:eastAsia="en-US"/>
        </w:rPr>
        <w:t xml:space="preserve">RDECOM for sponsoring the SE311-114G Cohort </w:t>
      </w:r>
      <w:r w:rsidR="005A7284">
        <w:rPr>
          <w:rFonts w:ascii="TimesNewRomanPSMT" w:eastAsia="Times New Roman" w:hAnsi="TimesNewRomanPSMT" w:cs="TimesNewRomanPSMT"/>
          <w:color w:val="auto"/>
          <w:lang w:eastAsia="en-US"/>
        </w:rPr>
        <w:t>throughout</w:t>
      </w:r>
      <w:r w:rsidR="002F6A1B">
        <w:rPr>
          <w:rFonts w:ascii="TimesNewRomanPSMT" w:eastAsia="Times New Roman" w:hAnsi="TimesNewRomanPSMT" w:cs="TimesNewRomanPSMT"/>
          <w:color w:val="auto"/>
          <w:lang w:eastAsia="en-US"/>
        </w:rPr>
        <w:t xml:space="preserve"> the Masters of Science in Systems Engineering program</w:t>
      </w:r>
    </w:p>
    <w:p w:rsidR="005C3925" w:rsidRDefault="00B66EEF" w:rsidP="00B66EEF">
      <w:pPr>
        <w:autoSpaceDE w:val="0"/>
        <w:autoSpaceDN w:val="0"/>
        <w:adjustRightInd w:val="0"/>
        <w:spacing w:line="276" w:lineRule="auto"/>
        <w:jc w:val="left"/>
        <w:rPr>
          <w:rFonts w:ascii="TimesNewRomanPSMT" w:eastAsia="Times New Roman" w:hAnsi="TimesNewRomanPSMT" w:cs="TimesNewRomanPSMT"/>
          <w:color w:val="auto"/>
          <w:lang w:eastAsia="en-US"/>
        </w:rPr>
      </w:pPr>
      <w:r>
        <w:rPr>
          <w:rFonts w:ascii="SymbolMT" w:eastAsia="SymbolMT" w:hAnsi="TimesNewRomanPSMT" w:cs="SymbolMT" w:hint="eastAsia"/>
          <w:color w:val="auto"/>
          <w:lang w:eastAsia="en-US"/>
        </w:rPr>
        <w:t></w:t>
      </w:r>
      <w:r w:rsidR="005C3925">
        <w:rPr>
          <w:rFonts w:ascii="TimesNewRomanPSMT" w:eastAsia="Times New Roman" w:hAnsi="TimesNewRomanPSMT" w:cs="TimesNewRomanPSMT"/>
          <w:color w:val="auto"/>
          <w:lang w:eastAsia="en-US"/>
        </w:rPr>
        <w:t xml:space="preserve">ARDEC, TARDEC (and Donna’s org), our respective organizational employers for </w:t>
      </w:r>
      <w:r w:rsidR="008747B0">
        <w:rPr>
          <w:rFonts w:ascii="TimesNewRomanPSMT" w:eastAsia="Times New Roman" w:hAnsi="TimesNewRomanPSMT" w:cs="TimesNewRomanPSMT"/>
          <w:color w:val="auto"/>
          <w:lang w:eastAsia="en-US"/>
        </w:rPr>
        <w:t xml:space="preserve">accommodating our continuing education during normal duty hours. </w:t>
      </w:r>
    </w:p>
    <w:p w:rsidR="002F6A1B" w:rsidRDefault="002F6A1B" w:rsidP="00973742">
      <w:pPr>
        <w:autoSpaceDE w:val="0"/>
        <w:autoSpaceDN w:val="0"/>
        <w:adjustRightInd w:val="0"/>
        <w:spacing w:line="276" w:lineRule="auto"/>
        <w:jc w:val="left"/>
        <w:rPr>
          <w:rFonts w:ascii="TimesNewRomanPSMT" w:eastAsia="Times New Roman" w:hAnsi="TimesNewRomanPSMT" w:cs="TimesNewRomanPSMT"/>
          <w:color w:val="auto"/>
          <w:lang w:eastAsia="en-US"/>
        </w:rPr>
      </w:pPr>
      <w:r>
        <w:rPr>
          <w:rFonts w:ascii="SymbolMT" w:eastAsia="SymbolMT" w:hAnsi="TimesNewRomanPSMT" w:cs="SymbolMT" w:hint="eastAsia"/>
          <w:color w:val="auto"/>
          <w:lang w:eastAsia="en-US"/>
        </w:rPr>
        <w:t></w:t>
      </w:r>
      <w:r>
        <w:rPr>
          <w:rFonts w:ascii="SymbolMT" w:eastAsia="SymbolMT" w:hAnsi="TimesNewRomanPSMT" w:cs="SymbolMT"/>
          <w:color w:val="auto"/>
          <w:lang w:eastAsia="en-US"/>
        </w:rPr>
        <w:t xml:space="preserve"> </w:t>
      </w:r>
      <w:r>
        <w:rPr>
          <w:rFonts w:eastAsia="SymbolMT"/>
          <w:color w:val="auto"/>
          <w:lang w:eastAsia="en-US"/>
        </w:rPr>
        <w:t>The U.S. Army Maneuver Center of Excellence</w:t>
      </w:r>
      <w:r w:rsidR="00AD49C6">
        <w:rPr>
          <w:rFonts w:eastAsia="SymbolMT"/>
          <w:color w:val="auto"/>
          <w:lang w:eastAsia="en-US"/>
        </w:rPr>
        <w:t xml:space="preserve"> (MCoE)</w:t>
      </w:r>
      <w:r>
        <w:rPr>
          <w:rFonts w:eastAsia="SymbolMT"/>
          <w:color w:val="auto"/>
          <w:lang w:eastAsia="en-US"/>
        </w:rPr>
        <w:t xml:space="preserve"> in supporting the </w:t>
      </w:r>
      <w:r w:rsidR="00F27D70" w:rsidRPr="00F27D70">
        <w:rPr>
          <w:rFonts w:ascii="TimesNewRomanPSMT" w:eastAsia="Times New Roman" w:hAnsi="TimesNewRomanPSMT" w:cs="TimesNewRomanPSMT"/>
          <w:color w:val="auto"/>
          <w:lang w:eastAsia="en-US"/>
        </w:rPr>
        <w:t xml:space="preserve">Ground Systems Survivability </w:t>
      </w:r>
      <w:r>
        <w:rPr>
          <w:rFonts w:ascii="TimesNewRomanPSMT" w:eastAsia="Times New Roman" w:hAnsi="TimesNewRomanPSMT" w:cs="TimesNewRomanPSMT"/>
          <w:color w:val="auto"/>
          <w:lang w:eastAsia="en-US"/>
        </w:rPr>
        <w:t xml:space="preserve">Capstone Project </w:t>
      </w:r>
    </w:p>
    <w:p w:rsidR="002F6A1B" w:rsidRDefault="002F6A1B" w:rsidP="00973742">
      <w:pPr>
        <w:autoSpaceDE w:val="0"/>
        <w:autoSpaceDN w:val="0"/>
        <w:adjustRightInd w:val="0"/>
        <w:spacing w:line="276" w:lineRule="auto"/>
        <w:jc w:val="left"/>
        <w:rPr>
          <w:rFonts w:ascii="TimesNewRomanPSMT" w:eastAsia="Times New Roman" w:hAnsi="TimesNewRomanPSMT" w:cs="TimesNewRomanPSMT"/>
          <w:color w:val="auto"/>
          <w:lang w:eastAsia="en-US"/>
        </w:rPr>
      </w:pPr>
      <w:r>
        <w:rPr>
          <w:rFonts w:ascii="SymbolMT" w:eastAsia="SymbolMT" w:hAnsi="TimesNewRomanPSMT" w:cs="SymbolMT" w:hint="eastAsia"/>
          <w:color w:val="auto"/>
          <w:lang w:eastAsia="en-US"/>
        </w:rPr>
        <w:t></w:t>
      </w:r>
      <w:r>
        <w:rPr>
          <w:rFonts w:ascii="SymbolMT" w:eastAsia="SymbolMT" w:hAnsi="TimesNewRomanPSMT" w:cs="SymbolMT"/>
          <w:color w:val="auto"/>
          <w:lang w:eastAsia="en-US"/>
        </w:rPr>
        <w:t xml:space="preserve"> </w:t>
      </w:r>
      <w:r>
        <w:rPr>
          <w:rFonts w:ascii="TimesNewRomanPSMT" w:eastAsia="Times New Roman" w:hAnsi="TimesNewRomanPSMT" w:cs="TimesNewRomanPSMT"/>
          <w:color w:val="auto"/>
          <w:lang w:eastAsia="en-US"/>
        </w:rPr>
        <w:t>RDECOM Liaison</w:t>
      </w:r>
      <w:r w:rsidR="00AD49C6">
        <w:rPr>
          <w:rFonts w:ascii="TimesNewRomanPSMT" w:eastAsia="Times New Roman" w:hAnsi="TimesNewRomanPSMT" w:cs="TimesNewRomanPSMT"/>
          <w:color w:val="auto"/>
          <w:lang w:eastAsia="en-US"/>
        </w:rPr>
        <w:t xml:space="preserve"> Mr. Ryan Mc</w:t>
      </w:r>
      <w:r>
        <w:rPr>
          <w:rFonts w:ascii="TimesNewRomanPSMT" w:eastAsia="Times New Roman" w:hAnsi="TimesNewRomanPSMT" w:cs="TimesNewRomanPSMT"/>
          <w:color w:val="auto"/>
          <w:lang w:eastAsia="en-US"/>
        </w:rPr>
        <w:t>Cullough for providing feedback throughout the Capstone process</w:t>
      </w:r>
    </w:p>
    <w:p w:rsidR="002F6A1B" w:rsidRDefault="002F6A1B" w:rsidP="00973742">
      <w:pPr>
        <w:autoSpaceDE w:val="0"/>
        <w:autoSpaceDN w:val="0"/>
        <w:adjustRightInd w:val="0"/>
        <w:spacing w:line="276" w:lineRule="auto"/>
        <w:jc w:val="left"/>
        <w:rPr>
          <w:rFonts w:ascii="TimesNewRomanPSMT" w:eastAsia="Times New Roman" w:hAnsi="TimesNewRomanPSMT" w:cs="TimesNewRomanPSMT"/>
          <w:color w:val="auto"/>
          <w:lang w:eastAsia="en-US"/>
        </w:rPr>
      </w:pPr>
      <w:r>
        <w:rPr>
          <w:rFonts w:ascii="SymbolMT" w:eastAsia="SymbolMT" w:hAnsi="TimesNewRomanPSMT" w:cs="SymbolMT" w:hint="eastAsia"/>
          <w:color w:val="auto"/>
          <w:lang w:eastAsia="en-US"/>
        </w:rPr>
        <w:t></w:t>
      </w:r>
      <w:r>
        <w:rPr>
          <w:rFonts w:ascii="SymbolMT" w:eastAsia="SymbolMT" w:hAnsi="TimesNewRomanPSMT" w:cs="SymbolMT"/>
          <w:color w:val="auto"/>
          <w:lang w:eastAsia="en-US"/>
        </w:rPr>
        <w:t xml:space="preserve"> </w:t>
      </w:r>
      <w:r w:rsidR="00AD49C6">
        <w:rPr>
          <w:rFonts w:ascii="TimesNewRomanPSMT" w:eastAsia="Times New Roman" w:hAnsi="TimesNewRomanPSMT" w:cs="TimesNewRomanPSMT"/>
          <w:color w:val="auto"/>
          <w:lang w:eastAsia="en-US"/>
        </w:rPr>
        <w:t>MCoE Liaison</w:t>
      </w:r>
      <w:r>
        <w:rPr>
          <w:rFonts w:ascii="TimesNewRomanPSMT" w:eastAsia="Times New Roman" w:hAnsi="TimesNewRomanPSMT" w:cs="TimesNewRomanPSMT"/>
          <w:color w:val="auto"/>
          <w:lang w:eastAsia="en-US"/>
        </w:rPr>
        <w:t xml:space="preserve"> Mr.</w:t>
      </w:r>
      <w:r w:rsidR="00AD49C6">
        <w:rPr>
          <w:rFonts w:ascii="TimesNewRomanPSMT" w:eastAsia="Times New Roman" w:hAnsi="TimesNewRomanPSMT" w:cs="TimesNewRomanPSMT"/>
          <w:color w:val="auto"/>
          <w:lang w:eastAsia="en-US"/>
        </w:rPr>
        <w:t xml:space="preserve"> Ted Macu</w:t>
      </w:r>
      <w:r w:rsidR="00B66EEF">
        <w:rPr>
          <w:rFonts w:ascii="TimesNewRomanPSMT" w:eastAsia="Times New Roman" w:hAnsi="TimesNewRomanPSMT" w:cs="TimesNewRomanPSMT"/>
          <w:color w:val="auto"/>
          <w:lang w:eastAsia="en-US"/>
        </w:rPr>
        <w:t>i</w:t>
      </w:r>
      <w:r w:rsidR="00AD49C6">
        <w:rPr>
          <w:rFonts w:ascii="TimesNewRomanPSMT" w:eastAsia="Times New Roman" w:hAnsi="TimesNewRomanPSMT" w:cs="TimesNewRomanPSMT"/>
          <w:color w:val="auto"/>
          <w:lang w:eastAsia="en-US"/>
        </w:rPr>
        <w:t>ba for providing guidance as a critical stakeholder in the Team’s Capstone efforts</w:t>
      </w:r>
    </w:p>
    <w:p w:rsidR="00AD49C6" w:rsidRDefault="00AD49C6" w:rsidP="00973742">
      <w:pPr>
        <w:autoSpaceDE w:val="0"/>
        <w:autoSpaceDN w:val="0"/>
        <w:adjustRightInd w:val="0"/>
        <w:spacing w:line="276" w:lineRule="auto"/>
        <w:jc w:val="left"/>
        <w:rPr>
          <w:rFonts w:ascii="TimesNewRomanPSMT" w:eastAsia="Times New Roman" w:hAnsi="TimesNewRomanPSMT" w:cs="TimesNewRomanPSMT"/>
          <w:color w:val="auto"/>
          <w:lang w:eastAsia="en-US"/>
        </w:rPr>
      </w:pPr>
      <w:r>
        <w:rPr>
          <w:rFonts w:ascii="SymbolMT" w:eastAsia="SymbolMT" w:hAnsi="TimesNewRomanPSMT" w:cs="SymbolMT" w:hint="eastAsia"/>
          <w:color w:val="auto"/>
          <w:lang w:eastAsia="en-US"/>
        </w:rPr>
        <w:t></w:t>
      </w:r>
      <w:r>
        <w:rPr>
          <w:rFonts w:ascii="SymbolMT" w:eastAsia="SymbolMT" w:hAnsi="TimesNewRomanPSMT" w:cs="SymbolMT"/>
          <w:color w:val="auto"/>
          <w:lang w:eastAsia="en-US"/>
        </w:rPr>
        <w:t xml:space="preserve"> </w:t>
      </w:r>
      <w:r>
        <w:rPr>
          <w:rFonts w:ascii="TimesNewRomanPSMT" w:eastAsia="Times New Roman" w:hAnsi="TimesNewRomanPSMT" w:cs="TimesNewRomanPSMT"/>
          <w:color w:val="auto"/>
          <w:lang w:eastAsia="en-US"/>
        </w:rPr>
        <w:t>NPS Capstone Advisors</w:t>
      </w:r>
      <w:r w:rsidR="00F27D70">
        <w:rPr>
          <w:rFonts w:ascii="TimesNewRomanPSMT" w:eastAsia="Times New Roman" w:hAnsi="TimesNewRomanPSMT" w:cs="TimesNewRomanPSMT"/>
          <w:color w:val="auto"/>
          <w:lang w:eastAsia="en-US"/>
        </w:rPr>
        <w:t xml:space="preserve"> Professors</w:t>
      </w:r>
      <w:r>
        <w:rPr>
          <w:rFonts w:ascii="TimesNewRomanPSMT" w:eastAsia="Times New Roman" w:hAnsi="TimesNewRomanPSMT" w:cs="TimesNewRomanPSMT"/>
          <w:color w:val="auto"/>
          <w:lang w:eastAsia="en-US"/>
        </w:rPr>
        <w:t xml:space="preserve"> Dr. Douglas </w:t>
      </w:r>
      <w:r w:rsidR="005A7284">
        <w:rPr>
          <w:rFonts w:ascii="TimesNewRomanPSMT" w:eastAsia="Times New Roman" w:hAnsi="TimesNewRomanPSMT" w:cs="TimesNewRomanPSMT"/>
          <w:color w:val="auto"/>
          <w:lang w:eastAsia="en-US"/>
        </w:rPr>
        <w:t>Nelson</w:t>
      </w:r>
      <w:r>
        <w:rPr>
          <w:rFonts w:ascii="TimesNewRomanPSMT" w:eastAsia="Times New Roman" w:hAnsi="TimesNewRomanPSMT" w:cs="TimesNewRomanPSMT"/>
          <w:color w:val="auto"/>
          <w:lang w:eastAsia="en-US"/>
        </w:rPr>
        <w:t xml:space="preserve"> </w:t>
      </w:r>
      <w:r w:rsidR="00F27D70">
        <w:rPr>
          <w:rFonts w:ascii="TimesNewRomanPSMT" w:eastAsia="Times New Roman" w:hAnsi="TimesNewRomanPSMT" w:cs="TimesNewRomanPSMT"/>
          <w:color w:val="auto"/>
          <w:lang w:eastAsia="en-US"/>
        </w:rPr>
        <w:t xml:space="preserve">and Dr. Gene Paulo </w:t>
      </w:r>
      <w:r>
        <w:rPr>
          <w:rFonts w:ascii="TimesNewRomanPSMT" w:eastAsia="Times New Roman" w:hAnsi="TimesNewRomanPSMT" w:cs="TimesNewRomanPSMT"/>
          <w:color w:val="auto"/>
          <w:lang w:eastAsia="en-US"/>
        </w:rPr>
        <w:t>NPS Department of Systems</w:t>
      </w:r>
      <w:r w:rsidR="00F27D70">
        <w:rPr>
          <w:rFonts w:ascii="TimesNewRomanPSMT" w:eastAsia="Times New Roman" w:hAnsi="TimesNewRomanPSMT" w:cs="TimesNewRomanPSMT"/>
          <w:color w:val="auto"/>
          <w:lang w:eastAsia="en-US"/>
        </w:rPr>
        <w:t xml:space="preserve"> </w:t>
      </w:r>
      <w:r>
        <w:rPr>
          <w:rFonts w:ascii="TimesNewRomanPSMT" w:eastAsia="Times New Roman" w:hAnsi="TimesNewRomanPSMT" w:cs="TimesNewRomanPSMT"/>
          <w:color w:val="auto"/>
          <w:lang w:eastAsia="en-US"/>
        </w:rPr>
        <w:t>Engineering, for</w:t>
      </w:r>
      <w:r w:rsidRPr="00AD49C6">
        <w:rPr>
          <w:rFonts w:ascii="TimesNewRomanPSMT" w:eastAsia="Times New Roman" w:hAnsi="TimesNewRomanPSMT" w:cs="TimesNewRomanPSMT"/>
          <w:color w:val="auto"/>
          <w:lang w:eastAsia="en-US"/>
        </w:rPr>
        <w:t xml:space="preserve"> </w:t>
      </w:r>
      <w:r>
        <w:rPr>
          <w:rFonts w:ascii="TimesNewRomanPSMT" w:eastAsia="Times New Roman" w:hAnsi="TimesNewRomanPSMT" w:cs="TimesNewRomanPSMT"/>
          <w:color w:val="auto"/>
          <w:lang w:eastAsia="en-US"/>
        </w:rPr>
        <w:t>being an integral part of the reviewing</w:t>
      </w:r>
      <w:r w:rsidR="00F27D70">
        <w:rPr>
          <w:rFonts w:ascii="TimesNewRomanPSMT" w:eastAsia="Times New Roman" w:hAnsi="TimesNewRomanPSMT" w:cs="TimesNewRomanPSMT"/>
          <w:color w:val="auto"/>
          <w:lang w:eastAsia="en-US"/>
        </w:rPr>
        <w:t xml:space="preserve"> process, providing encouragement and guidance and holding us to scope and timing.</w:t>
      </w:r>
    </w:p>
    <w:p w:rsidR="00AD49C6" w:rsidRDefault="002F6A1B" w:rsidP="00973742">
      <w:pPr>
        <w:autoSpaceDE w:val="0"/>
        <w:autoSpaceDN w:val="0"/>
        <w:adjustRightInd w:val="0"/>
        <w:spacing w:line="276" w:lineRule="auto"/>
        <w:jc w:val="left"/>
        <w:rPr>
          <w:rFonts w:ascii="TimesNewRomanPSMT" w:eastAsia="Times New Roman" w:hAnsi="TimesNewRomanPSMT" w:cs="TimesNewRomanPSMT"/>
          <w:color w:val="auto"/>
          <w:lang w:eastAsia="en-US"/>
        </w:rPr>
      </w:pPr>
      <w:r>
        <w:rPr>
          <w:rFonts w:ascii="SymbolMT" w:eastAsia="SymbolMT" w:hAnsi="TimesNewRomanPSMT" w:cs="SymbolMT" w:hint="eastAsia"/>
          <w:color w:val="auto"/>
          <w:lang w:eastAsia="en-US"/>
        </w:rPr>
        <w:t></w:t>
      </w:r>
      <w:r>
        <w:rPr>
          <w:rFonts w:ascii="SymbolMT" w:eastAsia="SymbolMT" w:hAnsi="TimesNewRomanPSMT" w:cs="SymbolMT"/>
          <w:color w:val="auto"/>
          <w:lang w:eastAsia="en-US"/>
        </w:rPr>
        <w:t xml:space="preserve"> </w:t>
      </w:r>
      <w:r>
        <w:rPr>
          <w:rFonts w:ascii="TimesNewRomanPSMT" w:eastAsia="Times New Roman" w:hAnsi="TimesNewRomanPSMT" w:cs="TimesNewRomanPSMT"/>
          <w:color w:val="auto"/>
          <w:lang w:eastAsia="en-US"/>
        </w:rPr>
        <w:t xml:space="preserve">Professor </w:t>
      </w:r>
      <w:r w:rsidR="00F27D70">
        <w:rPr>
          <w:rFonts w:ascii="TimesNewRomanPSMT" w:eastAsia="Times New Roman" w:hAnsi="TimesNewRomanPSMT" w:cs="TimesNewRomanPSMT"/>
          <w:color w:val="auto"/>
          <w:lang w:eastAsia="en-US"/>
        </w:rPr>
        <w:t xml:space="preserve">            </w:t>
      </w:r>
      <w:r>
        <w:rPr>
          <w:rFonts w:ascii="TimesNewRomanPSMT" w:eastAsia="Times New Roman" w:hAnsi="TimesNewRomanPSMT" w:cs="TimesNewRomanPSMT"/>
          <w:color w:val="auto"/>
          <w:lang w:eastAsia="en-US"/>
        </w:rPr>
        <w:t>NPS Department of Systems</w:t>
      </w:r>
      <w:r w:rsidR="00F27D70">
        <w:rPr>
          <w:rFonts w:ascii="TimesNewRomanPSMT" w:eastAsia="Times New Roman" w:hAnsi="TimesNewRomanPSMT" w:cs="TimesNewRomanPSMT"/>
          <w:color w:val="auto"/>
          <w:lang w:eastAsia="en-US"/>
        </w:rPr>
        <w:t xml:space="preserve"> </w:t>
      </w:r>
      <w:r>
        <w:rPr>
          <w:rFonts w:ascii="TimesNewRomanPSMT" w:eastAsia="Times New Roman" w:hAnsi="TimesNewRomanPSMT" w:cs="TimesNewRomanPSMT"/>
          <w:color w:val="auto"/>
          <w:lang w:eastAsia="en-US"/>
        </w:rPr>
        <w:t xml:space="preserve">Engineering for </w:t>
      </w:r>
      <w:r w:rsidR="00AD49C6">
        <w:rPr>
          <w:rFonts w:ascii="TimesNewRomanPSMT" w:eastAsia="Times New Roman" w:hAnsi="TimesNewRomanPSMT" w:cs="TimesNewRomanPSMT"/>
          <w:color w:val="auto"/>
          <w:lang w:eastAsia="en-US"/>
        </w:rPr>
        <w:t>providing direction, being a part of the reviewing process</w:t>
      </w:r>
      <w:r w:rsidR="00F27D70">
        <w:rPr>
          <w:rFonts w:ascii="TimesNewRomanPSMT" w:eastAsia="Times New Roman" w:hAnsi="TimesNewRomanPSMT" w:cs="TimesNewRomanPSMT"/>
          <w:color w:val="auto"/>
          <w:lang w:eastAsia="en-US"/>
        </w:rPr>
        <w:t xml:space="preserve"> and providing real world expertise on ground combat vehicle use. </w:t>
      </w:r>
    </w:p>
    <w:p w:rsidR="00AD49C6" w:rsidRDefault="00AD49C6" w:rsidP="00973742">
      <w:pPr>
        <w:autoSpaceDE w:val="0"/>
        <w:autoSpaceDN w:val="0"/>
        <w:adjustRightInd w:val="0"/>
        <w:spacing w:line="276" w:lineRule="auto"/>
        <w:jc w:val="left"/>
        <w:rPr>
          <w:rFonts w:ascii="TimesNewRomanPSMT" w:eastAsia="Times New Roman" w:hAnsi="TimesNewRomanPSMT" w:cs="TimesNewRomanPSMT"/>
          <w:color w:val="auto"/>
          <w:lang w:eastAsia="en-US"/>
        </w:rPr>
      </w:pPr>
      <w:r>
        <w:rPr>
          <w:rFonts w:ascii="SymbolMT" w:eastAsia="SymbolMT" w:hAnsi="TimesNewRomanPSMT" w:cs="SymbolMT" w:hint="eastAsia"/>
          <w:color w:val="auto"/>
          <w:lang w:eastAsia="en-US"/>
        </w:rPr>
        <w:t></w:t>
      </w:r>
      <w:r>
        <w:rPr>
          <w:rFonts w:ascii="SymbolMT" w:eastAsia="SymbolMT" w:hAnsi="TimesNewRomanPSMT" w:cs="SymbolMT"/>
          <w:color w:val="auto"/>
          <w:lang w:eastAsia="en-US"/>
        </w:rPr>
        <w:t xml:space="preserve"> </w:t>
      </w:r>
      <w:r>
        <w:rPr>
          <w:rFonts w:eastAsia="SymbolMT"/>
          <w:color w:val="auto"/>
          <w:lang w:eastAsia="en-US"/>
        </w:rPr>
        <w:t xml:space="preserve">Professor </w:t>
      </w:r>
      <w:r>
        <w:rPr>
          <w:rFonts w:ascii="TimesNewRomanPSMT" w:eastAsia="Times New Roman" w:hAnsi="TimesNewRomanPSMT" w:cs="TimesNewRomanPSMT"/>
          <w:color w:val="auto"/>
          <w:lang w:eastAsia="en-US"/>
        </w:rPr>
        <w:t>Brigitte Kwinn</w:t>
      </w:r>
      <w:r w:rsidR="00E1250A">
        <w:rPr>
          <w:rFonts w:ascii="TimesNewRomanPSMT" w:eastAsia="Times New Roman" w:hAnsi="TimesNewRomanPSMT" w:cs="TimesNewRomanPSMT"/>
          <w:color w:val="auto"/>
          <w:lang w:eastAsia="en-US"/>
        </w:rPr>
        <w:t xml:space="preserve"> </w:t>
      </w:r>
    </w:p>
    <w:p w:rsidR="002F6A1B" w:rsidRDefault="002F6A1B" w:rsidP="00973742">
      <w:pPr>
        <w:autoSpaceDE w:val="0"/>
        <w:autoSpaceDN w:val="0"/>
        <w:adjustRightInd w:val="0"/>
        <w:spacing w:line="276" w:lineRule="auto"/>
        <w:jc w:val="left"/>
        <w:rPr>
          <w:rFonts w:ascii="TimesNewRomanPSMT" w:eastAsia="Times New Roman" w:hAnsi="TimesNewRomanPSMT" w:cs="TimesNewRomanPSMT"/>
          <w:color w:val="auto"/>
          <w:lang w:eastAsia="en-US"/>
        </w:rPr>
      </w:pPr>
      <w:r>
        <w:rPr>
          <w:rFonts w:ascii="SymbolMT" w:eastAsia="SymbolMT" w:hAnsi="TimesNewRomanPSMT" w:cs="SymbolMT" w:hint="eastAsia"/>
          <w:color w:val="auto"/>
          <w:lang w:eastAsia="en-US"/>
        </w:rPr>
        <w:t></w:t>
      </w:r>
      <w:r>
        <w:rPr>
          <w:rFonts w:ascii="SymbolMT" w:eastAsia="SymbolMT" w:hAnsi="TimesNewRomanPSMT" w:cs="SymbolMT"/>
          <w:color w:val="auto"/>
          <w:lang w:eastAsia="en-US"/>
        </w:rPr>
        <w:t xml:space="preserve"> </w:t>
      </w:r>
      <w:r w:rsidR="00AD49C6">
        <w:rPr>
          <w:rFonts w:ascii="TimesNewRomanPSMT" w:eastAsia="Times New Roman" w:hAnsi="TimesNewRomanPSMT" w:cs="TimesNewRomanPSMT"/>
          <w:color w:val="auto"/>
          <w:lang w:eastAsia="en-US"/>
        </w:rPr>
        <w:t>Major Tobias Treml FRG Army</w:t>
      </w:r>
      <w:r>
        <w:rPr>
          <w:rFonts w:ascii="TimesNewRomanPSMT" w:eastAsia="Times New Roman" w:hAnsi="TimesNewRomanPSMT" w:cs="TimesNewRomanPSMT"/>
          <w:color w:val="auto"/>
          <w:lang w:eastAsia="en-US"/>
        </w:rPr>
        <w:t xml:space="preserve"> for providing</w:t>
      </w:r>
      <w:r w:rsidR="00AD49C6">
        <w:rPr>
          <w:rFonts w:ascii="TimesNewRomanPSMT" w:eastAsia="Times New Roman" w:hAnsi="TimesNewRomanPSMT" w:cs="TimesNewRomanPSMT"/>
          <w:color w:val="auto"/>
          <w:lang w:eastAsia="en-US"/>
        </w:rPr>
        <w:t xml:space="preserve"> extensive background and support </w:t>
      </w:r>
      <w:r w:rsidR="00E1250A">
        <w:rPr>
          <w:rFonts w:ascii="TimesNewRomanPSMT" w:eastAsia="Times New Roman" w:hAnsi="TimesNewRomanPSMT" w:cs="TimesNewRomanPSMT"/>
          <w:color w:val="auto"/>
          <w:lang w:eastAsia="en-US"/>
        </w:rPr>
        <w:t>for MANA</w:t>
      </w:r>
      <w:r>
        <w:rPr>
          <w:rFonts w:ascii="TimesNewRomanPSMT" w:eastAsia="Times New Roman" w:hAnsi="TimesNewRomanPSMT" w:cs="TimesNewRomanPSMT"/>
          <w:color w:val="auto"/>
          <w:lang w:eastAsia="en-US"/>
        </w:rPr>
        <w:t>®</w:t>
      </w:r>
      <w:r w:rsidR="00E1250A">
        <w:rPr>
          <w:rFonts w:ascii="TimesNewRomanPSMT" w:eastAsia="Times New Roman" w:hAnsi="TimesNewRomanPSMT" w:cs="TimesNewRomanPSMT"/>
          <w:color w:val="auto"/>
          <w:lang w:eastAsia="en-US"/>
        </w:rPr>
        <w:t xml:space="preserve"> </w:t>
      </w:r>
      <w:r>
        <w:rPr>
          <w:rFonts w:ascii="TimesNewRomanPSMT" w:eastAsia="Times New Roman" w:hAnsi="TimesNewRomanPSMT" w:cs="TimesNewRomanPSMT"/>
          <w:color w:val="auto"/>
          <w:lang w:eastAsia="en-US"/>
        </w:rPr>
        <w:t>modeling</w:t>
      </w:r>
      <w:r w:rsidR="00E1250A">
        <w:rPr>
          <w:rFonts w:ascii="TimesNewRomanPSMT" w:eastAsia="Times New Roman" w:hAnsi="TimesNewRomanPSMT" w:cs="TimesNewRomanPSMT"/>
          <w:color w:val="auto"/>
          <w:lang w:eastAsia="en-US"/>
        </w:rPr>
        <w:t>, scenarios and baseline information</w:t>
      </w:r>
    </w:p>
    <w:p w:rsidR="002F6A1B" w:rsidRDefault="002F6A1B" w:rsidP="00973742">
      <w:pPr>
        <w:autoSpaceDE w:val="0"/>
        <w:autoSpaceDN w:val="0"/>
        <w:adjustRightInd w:val="0"/>
        <w:spacing w:line="276" w:lineRule="auto"/>
        <w:jc w:val="left"/>
        <w:rPr>
          <w:rFonts w:ascii="TimesNewRomanPSMT" w:eastAsia="Times New Roman" w:hAnsi="TimesNewRomanPSMT" w:cs="TimesNewRomanPSMT"/>
          <w:color w:val="auto"/>
          <w:lang w:eastAsia="en-US"/>
        </w:rPr>
      </w:pPr>
      <w:r>
        <w:rPr>
          <w:rFonts w:ascii="SymbolMT" w:eastAsia="SymbolMT" w:hAnsi="TimesNewRomanPSMT" w:cs="SymbolMT" w:hint="eastAsia"/>
          <w:color w:val="auto"/>
          <w:lang w:eastAsia="en-US"/>
        </w:rPr>
        <w:t></w:t>
      </w:r>
      <w:r>
        <w:rPr>
          <w:rFonts w:ascii="SymbolMT" w:eastAsia="SymbolMT" w:hAnsi="TimesNewRomanPSMT" w:cs="SymbolMT"/>
          <w:color w:val="auto"/>
          <w:lang w:eastAsia="en-US"/>
        </w:rPr>
        <w:t xml:space="preserve"> </w:t>
      </w:r>
      <w:r>
        <w:rPr>
          <w:rFonts w:ascii="TimesNewRomanPSMT" w:eastAsia="Times New Roman" w:hAnsi="TimesNewRomanPSMT" w:cs="TimesNewRomanPSMT"/>
          <w:color w:val="auto"/>
          <w:lang w:eastAsia="en-US"/>
        </w:rPr>
        <w:t xml:space="preserve">Faculty </w:t>
      </w:r>
      <w:r w:rsidR="00E1250A">
        <w:rPr>
          <w:rFonts w:ascii="TimesNewRomanPSMT" w:eastAsia="Times New Roman" w:hAnsi="TimesNewRomanPSMT" w:cs="TimesNewRomanPSMT"/>
          <w:color w:val="auto"/>
          <w:lang w:eastAsia="en-US"/>
        </w:rPr>
        <w:t>attending</w:t>
      </w:r>
      <w:r>
        <w:rPr>
          <w:rFonts w:ascii="TimesNewRomanPSMT" w:eastAsia="Times New Roman" w:hAnsi="TimesNewRomanPSMT" w:cs="TimesNewRomanPSMT"/>
          <w:color w:val="auto"/>
          <w:lang w:eastAsia="en-US"/>
        </w:rPr>
        <w:t xml:space="preserve"> IPR</w:t>
      </w:r>
      <w:r w:rsidR="00E1250A">
        <w:rPr>
          <w:rFonts w:ascii="TimesNewRomanPSMT" w:eastAsia="Times New Roman" w:hAnsi="TimesNewRomanPSMT" w:cs="TimesNewRomanPSMT"/>
          <w:color w:val="auto"/>
          <w:lang w:eastAsia="en-US"/>
        </w:rPr>
        <w:t xml:space="preserve">-1 and IPR-2 and their invaluable feedback </w:t>
      </w:r>
    </w:p>
    <w:p w:rsidR="002F6A1B" w:rsidRDefault="002F6A1B" w:rsidP="00973742">
      <w:pPr>
        <w:autoSpaceDE w:val="0"/>
        <w:autoSpaceDN w:val="0"/>
        <w:adjustRightInd w:val="0"/>
        <w:spacing w:line="276" w:lineRule="auto"/>
        <w:jc w:val="left"/>
        <w:rPr>
          <w:rFonts w:ascii="TimesNewRomanPSMT" w:eastAsia="Times New Roman" w:hAnsi="TimesNewRomanPSMT" w:cs="TimesNewRomanPSMT"/>
          <w:color w:val="auto"/>
          <w:lang w:eastAsia="en-US"/>
        </w:rPr>
      </w:pPr>
      <w:r>
        <w:rPr>
          <w:rFonts w:ascii="SymbolMT" w:eastAsia="SymbolMT" w:hAnsi="TimesNewRomanPSMT" w:cs="SymbolMT" w:hint="eastAsia"/>
          <w:color w:val="auto"/>
          <w:lang w:eastAsia="en-US"/>
        </w:rPr>
        <w:t></w:t>
      </w:r>
      <w:r>
        <w:rPr>
          <w:rFonts w:ascii="SymbolMT" w:eastAsia="SymbolMT" w:hAnsi="TimesNewRomanPSMT" w:cs="SymbolMT"/>
          <w:color w:val="auto"/>
          <w:lang w:eastAsia="en-US"/>
        </w:rPr>
        <w:t xml:space="preserve"> </w:t>
      </w:r>
      <w:r w:rsidR="00E1250A">
        <w:rPr>
          <w:rFonts w:ascii="TimesNewRomanPSMT" w:eastAsia="Times New Roman" w:hAnsi="TimesNewRomanPSMT" w:cs="TimesNewRomanPSMT"/>
          <w:color w:val="auto"/>
          <w:lang w:eastAsia="en-US"/>
        </w:rPr>
        <w:t xml:space="preserve">And of course our </w:t>
      </w:r>
      <w:r>
        <w:rPr>
          <w:rFonts w:ascii="TimesNewRomanPSMT" w:eastAsia="Times New Roman" w:hAnsi="TimesNewRomanPSMT" w:cs="TimesNewRomanPSMT"/>
          <w:color w:val="auto"/>
          <w:lang w:eastAsia="en-US"/>
        </w:rPr>
        <w:t xml:space="preserve">Professors </w:t>
      </w:r>
      <w:r w:rsidR="00E1250A">
        <w:rPr>
          <w:rFonts w:ascii="TimesNewRomanPSMT" w:eastAsia="Times New Roman" w:hAnsi="TimesNewRomanPSMT" w:cs="TimesNewRomanPSMT"/>
          <w:color w:val="auto"/>
          <w:lang w:eastAsia="en-US"/>
        </w:rPr>
        <w:t xml:space="preserve">throughout the past two years </w:t>
      </w:r>
      <w:r>
        <w:rPr>
          <w:rFonts w:ascii="TimesNewRomanPSMT" w:eastAsia="Times New Roman" w:hAnsi="TimesNewRomanPSMT" w:cs="TimesNewRomanPSMT"/>
          <w:color w:val="auto"/>
          <w:lang w:eastAsia="en-US"/>
        </w:rPr>
        <w:t xml:space="preserve">who </w:t>
      </w:r>
      <w:r w:rsidR="00E1250A">
        <w:rPr>
          <w:rFonts w:ascii="TimesNewRomanPSMT" w:eastAsia="Times New Roman" w:hAnsi="TimesNewRomanPSMT" w:cs="TimesNewRomanPSMT"/>
          <w:color w:val="auto"/>
          <w:lang w:eastAsia="en-US"/>
        </w:rPr>
        <w:t>spent countless hours going above and beyond to make this a most enlightening and challenging experience and provided the foundational knowledge of</w:t>
      </w:r>
      <w:r>
        <w:rPr>
          <w:rFonts w:ascii="TimesNewRomanPSMT" w:eastAsia="Times New Roman" w:hAnsi="TimesNewRomanPSMT" w:cs="TimesNewRomanPSMT"/>
          <w:color w:val="auto"/>
          <w:lang w:eastAsia="en-US"/>
        </w:rPr>
        <w:t xml:space="preserve"> MSSE curriculum</w:t>
      </w:r>
      <w:r w:rsidR="00E1250A">
        <w:rPr>
          <w:rFonts w:ascii="TimesNewRomanPSMT" w:eastAsia="Times New Roman" w:hAnsi="TimesNewRomanPSMT" w:cs="TimesNewRomanPSMT"/>
          <w:color w:val="auto"/>
          <w:lang w:eastAsia="en-US"/>
        </w:rPr>
        <w:t xml:space="preserve"> which prepared the team  for the Capstone effort  </w:t>
      </w:r>
    </w:p>
    <w:p w:rsidR="00E1250A" w:rsidRPr="00E1250A" w:rsidRDefault="00E1250A" w:rsidP="00973742">
      <w:pPr>
        <w:autoSpaceDE w:val="0"/>
        <w:autoSpaceDN w:val="0"/>
        <w:adjustRightInd w:val="0"/>
        <w:spacing w:line="276" w:lineRule="auto"/>
        <w:jc w:val="left"/>
        <w:rPr>
          <w:rFonts w:eastAsia="Times New Roman"/>
          <w:color w:val="auto"/>
          <w:lang w:eastAsia="en-US"/>
        </w:rPr>
      </w:pPr>
      <w:r>
        <w:rPr>
          <w:rFonts w:ascii="SymbolMT" w:eastAsia="SymbolMT" w:hAnsi="TimesNewRomanPSMT" w:cs="SymbolMT" w:hint="eastAsia"/>
          <w:color w:val="auto"/>
          <w:lang w:eastAsia="en-US"/>
        </w:rPr>
        <w:lastRenderedPageBreak/>
        <w:t></w:t>
      </w:r>
      <w:r>
        <w:rPr>
          <w:rFonts w:eastAsia="SymbolMT"/>
          <w:color w:val="auto"/>
          <w:lang w:eastAsia="en-US"/>
        </w:rPr>
        <w:t xml:space="preserve">Finally our thanks goes out to all of those at the Naval Postgraduate School that have provided supporting services from the Dudley Knox Library staff, Tech Support, </w:t>
      </w:r>
      <w:r w:rsidR="00F27D70">
        <w:rPr>
          <w:rFonts w:eastAsia="SymbolMT"/>
          <w:color w:val="auto"/>
          <w:lang w:eastAsia="en-US"/>
        </w:rPr>
        <w:t xml:space="preserve">Thesis Processing Office, </w:t>
      </w:r>
      <w:r>
        <w:rPr>
          <w:rFonts w:eastAsia="SymbolMT"/>
          <w:color w:val="auto"/>
          <w:lang w:eastAsia="en-US"/>
        </w:rPr>
        <w:t>….</w:t>
      </w:r>
    </w:p>
    <w:p w:rsidR="00702FBA" w:rsidRDefault="00702FBA" w:rsidP="008234A2">
      <w:pPr>
        <w:pStyle w:val="BLANKPAGE"/>
      </w:pPr>
      <w:r>
        <w:br w:type="page"/>
      </w:r>
      <w:r>
        <w:lastRenderedPageBreak/>
        <w:t>THIS PAGE INTENTIONALLY LEFT BLANK</w:t>
      </w:r>
    </w:p>
    <w:p w:rsidR="00702FBA" w:rsidRDefault="00702FBA" w:rsidP="008234A2">
      <w:pPr>
        <w:rPr>
          <w:lang w:eastAsia="en-US"/>
        </w:rPr>
      </w:pPr>
    </w:p>
    <w:p w:rsidR="00702FBA" w:rsidRPr="00322D0D" w:rsidRDefault="00702FBA" w:rsidP="008234A2">
      <w:pPr>
        <w:rPr>
          <w:lang w:eastAsia="en-US"/>
        </w:rPr>
        <w:sectPr w:rsidR="00702FBA" w:rsidRPr="00322D0D" w:rsidSect="008234A2">
          <w:footerReference w:type="even" r:id="rId11"/>
          <w:footerReference w:type="default" r:id="rId12"/>
          <w:endnotePr>
            <w:numFmt w:val="decimal"/>
          </w:endnotePr>
          <w:type w:val="continuous"/>
          <w:pgSz w:w="12240" w:h="15840" w:code="1"/>
          <w:pgMar w:top="1440" w:right="1800" w:bottom="1440" w:left="1800" w:header="0" w:footer="1440" w:gutter="0"/>
          <w:pgNumType w:fmt="lowerRoman" w:start="1"/>
          <w:cols w:space="720"/>
        </w:sectPr>
      </w:pPr>
    </w:p>
    <w:p w:rsidR="00CC0EFC" w:rsidRPr="00E26712" w:rsidRDefault="00CC0EFC" w:rsidP="001A4227">
      <w:pPr>
        <w:pStyle w:val="Heading1"/>
      </w:pPr>
      <w:bookmarkStart w:id="9" w:name="_Toc519588785"/>
      <w:bookmarkStart w:id="10" w:name="_Toc330465421"/>
      <w:bookmarkStart w:id="11" w:name="_Toc353052968"/>
      <w:bookmarkStart w:id="12" w:name="_Toc158527412"/>
      <w:bookmarkStart w:id="13" w:name="_Toc158527850"/>
      <w:r w:rsidRPr="00913AE5">
        <w:rPr>
          <w:caps w:val="0"/>
        </w:rPr>
        <w:lastRenderedPageBreak/>
        <w:t>I.</w:t>
      </w:r>
      <w:r w:rsidRPr="00913AE5">
        <w:rPr>
          <w:caps w:val="0"/>
        </w:rPr>
        <w:tab/>
      </w:r>
      <w:bookmarkEnd w:id="9"/>
      <w:bookmarkEnd w:id="10"/>
      <w:r w:rsidR="00F016FA">
        <w:rPr>
          <w:caps w:val="0"/>
        </w:rPr>
        <w:t>INTRODUCTION</w:t>
      </w:r>
      <w:bookmarkStart w:id="14" w:name="_Toc519588786"/>
      <w:bookmarkEnd w:id="11"/>
    </w:p>
    <w:p w:rsidR="00E26712" w:rsidRPr="00E26712" w:rsidRDefault="00E26712" w:rsidP="00F4286D">
      <w:pPr>
        <w:pStyle w:val="2nd3rdOrderPara"/>
        <w:ind w:left="4320" w:firstLine="0"/>
        <w:rPr>
          <w:i/>
          <w:sz w:val="23"/>
          <w:szCs w:val="23"/>
        </w:rPr>
      </w:pPr>
      <w:bookmarkStart w:id="15" w:name="_Toc519588787"/>
      <w:bookmarkStart w:id="16" w:name="_Toc330465423"/>
      <w:bookmarkEnd w:id="14"/>
      <w:r w:rsidRPr="00E26712">
        <w:rPr>
          <w:i/>
          <w:sz w:val="23"/>
          <w:szCs w:val="23"/>
        </w:rPr>
        <w:t xml:space="preserve">“To hold the cavalry in reserve for the end of the battle, is to have no idea of the power of combined cavalry and infantry charges either for the attack or for defense.” </w:t>
      </w:r>
    </w:p>
    <w:p w:rsidR="00E26712" w:rsidRDefault="00E26712" w:rsidP="00E26712">
      <w:pPr>
        <w:pStyle w:val="2nd3rdOrderPara"/>
        <w:rPr>
          <w:sz w:val="23"/>
          <w:szCs w:val="23"/>
        </w:rPr>
      </w:pPr>
      <w:r>
        <w:rPr>
          <w:sz w:val="23"/>
          <w:szCs w:val="23"/>
        </w:rPr>
        <w:tab/>
      </w:r>
      <w:r>
        <w:rPr>
          <w:sz w:val="23"/>
          <w:szCs w:val="23"/>
        </w:rPr>
        <w:tab/>
      </w:r>
      <w:r>
        <w:rPr>
          <w:sz w:val="23"/>
          <w:szCs w:val="23"/>
        </w:rPr>
        <w:tab/>
      </w:r>
      <w:r>
        <w:rPr>
          <w:sz w:val="23"/>
          <w:szCs w:val="23"/>
        </w:rPr>
        <w:tab/>
      </w:r>
      <w:r>
        <w:rPr>
          <w:sz w:val="23"/>
          <w:szCs w:val="23"/>
        </w:rPr>
        <w:tab/>
      </w:r>
      <w:r>
        <w:rPr>
          <w:sz w:val="23"/>
          <w:szCs w:val="23"/>
        </w:rPr>
        <w:tab/>
        <w:t xml:space="preserve">Napoleon Bonaparte </w:t>
      </w:r>
      <w:sdt>
        <w:sdtPr>
          <w:rPr>
            <w:sz w:val="23"/>
            <w:szCs w:val="23"/>
          </w:rPr>
          <w:id w:val="-1782873441"/>
          <w:citation/>
        </w:sdtPr>
        <w:sdtContent>
          <w:r w:rsidR="00176B1F">
            <w:rPr>
              <w:sz w:val="23"/>
              <w:szCs w:val="23"/>
            </w:rPr>
            <w:fldChar w:fldCharType="begin"/>
          </w:r>
          <w:r w:rsidR="00D65587">
            <w:rPr>
              <w:noProof/>
              <w:sz w:val="23"/>
              <w:szCs w:val="23"/>
            </w:rPr>
            <w:instrText xml:space="preserve"> CITATION Wil04 \l 1033 </w:instrText>
          </w:r>
          <w:r w:rsidR="00176B1F">
            <w:rPr>
              <w:sz w:val="23"/>
              <w:szCs w:val="23"/>
            </w:rPr>
            <w:fldChar w:fldCharType="separate"/>
          </w:r>
          <w:r w:rsidR="00D65587" w:rsidRPr="00D65587">
            <w:rPr>
              <w:noProof/>
              <w:sz w:val="23"/>
              <w:szCs w:val="23"/>
            </w:rPr>
            <w:t>(Cairnes, 2004)</w:t>
          </w:r>
          <w:r w:rsidR="00176B1F">
            <w:rPr>
              <w:sz w:val="23"/>
              <w:szCs w:val="23"/>
            </w:rPr>
            <w:fldChar w:fldCharType="end"/>
          </w:r>
        </w:sdtContent>
      </w:sdt>
    </w:p>
    <w:p w:rsidR="009F41A7" w:rsidRDefault="00E42440" w:rsidP="003B7EDE">
      <w:pPr>
        <w:pStyle w:val="2ndOrderPara"/>
        <w:rPr>
          <w:rFonts w:eastAsia="MS PGothic"/>
        </w:rPr>
      </w:pPr>
      <w:r>
        <w:rPr>
          <w:rFonts w:eastAsia="MS PGothic"/>
        </w:rPr>
        <w:t>M</w:t>
      </w:r>
      <w:r w:rsidR="00E223F9">
        <w:rPr>
          <w:rFonts w:eastAsia="MS PGothic"/>
        </w:rPr>
        <w:t xml:space="preserve">ilitary tactics </w:t>
      </w:r>
      <w:r>
        <w:rPr>
          <w:rFonts w:eastAsia="MS PGothic"/>
        </w:rPr>
        <w:t xml:space="preserve">and strategy </w:t>
      </w:r>
      <w:r w:rsidR="00E223F9">
        <w:rPr>
          <w:rFonts w:eastAsia="MS PGothic"/>
        </w:rPr>
        <w:t>within the United States have long been predicated on the Cold War.</w:t>
      </w:r>
      <w:r>
        <w:rPr>
          <w:rFonts w:eastAsia="MS PGothic"/>
        </w:rPr>
        <w:t xml:space="preserve"> During the opening phases of the Iraqi conflict</w:t>
      </w:r>
      <w:r w:rsidR="008747B0">
        <w:rPr>
          <w:rFonts w:eastAsia="MS PGothic"/>
        </w:rPr>
        <w:t>,</w:t>
      </w:r>
      <w:r>
        <w:rPr>
          <w:rFonts w:eastAsia="MS PGothic"/>
        </w:rPr>
        <w:t xml:space="preserve"> these tactics and strategies were proven out as our combined arms units rapidly moved forward</w:t>
      </w:r>
      <w:r w:rsidR="008747B0">
        <w:rPr>
          <w:rFonts w:eastAsia="MS PGothic"/>
        </w:rPr>
        <w:t>,</w:t>
      </w:r>
      <w:r w:rsidR="003A2AA2">
        <w:rPr>
          <w:rFonts w:eastAsia="MS PGothic"/>
        </w:rPr>
        <w:t xml:space="preserve"> gaining continual victories</w:t>
      </w:r>
      <w:r>
        <w:rPr>
          <w:rFonts w:eastAsia="MS PGothic"/>
        </w:rPr>
        <w:t>. In the following years</w:t>
      </w:r>
      <w:r w:rsidR="008747B0">
        <w:rPr>
          <w:rFonts w:eastAsia="MS PGothic"/>
        </w:rPr>
        <w:t>,</w:t>
      </w:r>
      <w:r>
        <w:rPr>
          <w:rFonts w:eastAsia="MS PGothic"/>
        </w:rPr>
        <w:t xml:space="preserve"> however</w:t>
      </w:r>
      <w:r w:rsidR="008747B0">
        <w:rPr>
          <w:rFonts w:eastAsia="MS PGothic"/>
        </w:rPr>
        <w:t>,</w:t>
      </w:r>
      <w:r>
        <w:rPr>
          <w:rFonts w:eastAsia="MS PGothic"/>
        </w:rPr>
        <w:t xml:space="preserve"> our enemies adopted new tactics utilizing improvised explosive devices (IED) and explosively formed penetrators (EFP) as part of their insurgency. </w:t>
      </w:r>
      <w:sdt>
        <w:sdtPr>
          <w:rPr>
            <w:rFonts w:eastAsia="MS PGothic"/>
          </w:rPr>
          <w:id w:val="2029453693"/>
          <w:citation/>
        </w:sdtPr>
        <w:sdtContent>
          <w:r w:rsidR="00176B1F">
            <w:rPr>
              <w:rFonts w:eastAsia="MS PGothic"/>
            </w:rPr>
            <w:fldChar w:fldCharType="begin"/>
          </w:r>
          <w:r w:rsidR="00D65587">
            <w:rPr>
              <w:noProof/>
              <w:szCs w:val="24"/>
            </w:rPr>
            <w:instrText xml:space="preserve"> CITATION Kem12 \l 1033 </w:instrText>
          </w:r>
          <w:r w:rsidR="00176B1F">
            <w:rPr>
              <w:rFonts w:eastAsia="MS PGothic"/>
            </w:rPr>
            <w:fldChar w:fldCharType="separate"/>
          </w:r>
          <w:r w:rsidR="00D65587" w:rsidRPr="00D65587">
            <w:rPr>
              <w:noProof/>
              <w:szCs w:val="24"/>
            </w:rPr>
            <w:t>(Kempinski &amp; Murphy, 2012)</w:t>
          </w:r>
          <w:r w:rsidR="00176B1F">
            <w:rPr>
              <w:rFonts w:eastAsia="MS PGothic"/>
            </w:rPr>
            <w:fldChar w:fldCharType="end"/>
          </w:r>
        </w:sdtContent>
      </w:sdt>
      <w:r w:rsidR="00D65587">
        <w:rPr>
          <w:rFonts w:eastAsia="MS PGothic"/>
        </w:rPr>
        <w:t xml:space="preserve"> </w:t>
      </w:r>
      <w:r w:rsidR="003A2AA2">
        <w:rPr>
          <w:noProof/>
          <w:szCs w:val="24"/>
        </w:rPr>
        <w:t>T</w:t>
      </w:r>
      <w:r>
        <w:rPr>
          <w:noProof/>
          <w:szCs w:val="24"/>
        </w:rPr>
        <w:t xml:space="preserve">hese weapons have a devastating effect on both armored and unarmored mobile targets and resulted in the deployment of </w:t>
      </w:r>
      <w:r w:rsidR="00D960F5">
        <w:rPr>
          <w:noProof/>
          <w:szCs w:val="24"/>
        </w:rPr>
        <w:t>Mine-R</w:t>
      </w:r>
      <w:r w:rsidR="008747B0">
        <w:rPr>
          <w:noProof/>
          <w:szCs w:val="24"/>
        </w:rPr>
        <w:t>esi</w:t>
      </w:r>
      <w:r w:rsidR="00D960F5">
        <w:rPr>
          <w:noProof/>
          <w:szCs w:val="24"/>
        </w:rPr>
        <w:t>stant Ambush Protected</w:t>
      </w:r>
      <w:r w:rsidR="008747B0">
        <w:rPr>
          <w:noProof/>
          <w:szCs w:val="24"/>
        </w:rPr>
        <w:t xml:space="preserve"> </w:t>
      </w:r>
      <w:r w:rsidR="00D960F5">
        <w:rPr>
          <w:noProof/>
          <w:szCs w:val="24"/>
        </w:rPr>
        <w:t>(</w:t>
      </w:r>
      <w:r>
        <w:rPr>
          <w:noProof/>
          <w:szCs w:val="24"/>
        </w:rPr>
        <w:t>MRAP</w:t>
      </w:r>
      <w:r w:rsidR="00D960F5">
        <w:rPr>
          <w:noProof/>
          <w:szCs w:val="24"/>
        </w:rPr>
        <w:t>) vehicle</w:t>
      </w:r>
      <w:r>
        <w:rPr>
          <w:noProof/>
          <w:szCs w:val="24"/>
        </w:rPr>
        <w:t>s as a means to counter these weapons.</w:t>
      </w:r>
    </w:p>
    <w:p w:rsidR="003B7EDE" w:rsidRDefault="00506135" w:rsidP="003B7EDE">
      <w:pPr>
        <w:pStyle w:val="2ndOrderPara"/>
        <w:rPr>
          <w:rFonts w:eastAsia="MS PGothic"/>
        </w:rPr>
      </w:pPr>
      <w:r>
        <w:rPr>
          <w:rFonts w:eastAsia="MS PGothic"/>
        </w:rPr>
        <w:t>Increasing</w:t>
      </w:r>
      <w:r w:rsidRPr="000B5715">
        <w:rPr>
          <w:rFonts w:eastAsia="MS PGothic"/>
        </w:rPr>
        <w:t xml:space="preserve"> </w:t>
      </w:r>
      <w:r>
        <w:rPr>
          <w:rFonts w:eastAsia="MS PGothic"/>
        </w:rPr>
        <w:t xml:space="preserve">survivability traditionally has occurred at the vehicle level. The increase has meant adding armor as with the MRAPs </w:t>
      </w:r>
      <w:r w:rsidRPr="000B5715">
        <w:rPr>
          <w:rFonts w:eastAsia="MS PGothic"/>
        </w:rPr>
        <w:t>or other technolo</w:t>
      </w:r>
      <w:r>
        <w:rPr>
          <w:rFonts w:eastAsia="MS PGothic"/>
        </w:rPr>
        <w:t>gies such as soft and hard-kill</w:t>
      </w:r>
      <w:r w:rsidRPr="000B5715">
        <w:rPr>
          <w:rFonts w:eastAsia="MS PGothic"/>
        </w:rPr>
        <w:t xml:space="preserve"> active prot</w:t>
      </w:r>
      <w:r>
        <w:rPr>
          <w:rFonts w:eastAsia="MS PGothic"/>
        </w:rPr>
        <w:t>ection or signature management</w:t>
      </w:r>
      <w:r w:rsidR="00D960F5">
        <w:rPr>
          <w:rFonts w:eastAsia="MS PGothic"/>
        </w:rPr>
        <w:t>,</w:t>
      </w:r>
      <w:r>
        <w:rPr>
          <w:rFonts w:eastAsia="MS PGothic"/>
        </w:rPr>
        <w:t xml:space="preserve"> </w:t>
      </w:r>
      <w:r w:rsidR="00110789">
        <w:rPr>
          <w:rFonts w:eastAsia="MS PGothic"/>
        </w:rPr>
        <w:t xml:space="preserve">all of </w:t>
      </w:r>
      <w:r>
        <w:rPr>
          <w:rFonts w:eastAsia="MS PGothic"/>
        </w:rPr>
        <w:t>which add weight and in turn</w:t>
      </w:r>
      <w:r w:rsidR="00D960F5">
        <w:rPr>
          <w:rFonts w:eastAsia="MS PGothic"/>
        </w:rPr>
        <w:t>,</w:t>
      </w:r>
      <w:r>
        <w:rPr>
          <w:rFonts w:eastAsia="MS PGothic"/>
        </w:rPr>
        <w:t xml:space="preserve"> decrease mobility</w:t>
      </w:r>
      <w:r w:rsidRPr="000B5715">
        <w:rPr>
          <w:rFonts w:eastAsia="MS PGothic"/>
        </w:rPr>
        <w:t>.</w:t>
      </w:r>
      <w:r>
        <w:rPr>
          <w:rFonts w:eastAsia="MS PGothic"/>
        </w:rPr>
        <w:t xml:space="preserve"> This </w:t>
      </w:r>
      <w:r w:rsidR="001A4227" w:rsidRPr="000B5715">
        <w:rPr>
          <w:rFonts w:eastAsia="MS PGothic"/>
        </w:rPr>
        <w:t xml:space="preserve">“iron triangle” of </w:t>
      </w:r>
      <w:r w:rsidR="00261152">
        <w:rPr>
          <w:rFonts w:eastAsia="MS PGothic"/>
        </w:rPr>
        <w:t>survivability</w:t>
      </w:r>
      <w:r w:rsidR="001A4227" w:rsidRPr="000B5715">
        <w:rPr>
          <w:rFonts w:eastAsia="MS PGothic"/>
        </w:rPr>
        <w:t xml:space="preserve">, lethality, and mobility </w:t>
      </w:r>
      <w:r>
        <w:rPr>
          <w:rFonts w:eastAsia="MS PGothic"/>
        </w:rPr>
        <w:t>in c</w:t>
      </w:r>
      <w:r w:rsidRPr="000B5715">
        <w:rPr>
          <w:rFonts w:eastAsia="MS PGothic"/>
        </w:rPr>
        <w:t>ombat vehicles</w:t>
      </w:r>
      <w:r>
        <w:rPr>
          <w:rFonts w:eastAsia="MS PGothic"/>
        </w:rPr>
        <w:t xml:space="preserve"> has </w:t>
      </w:r>
      <w:r w:rsidRPr="000B5715">
        <w:rPr>
          <w:rFonts w:eastAsia="MS PGothic"/>
        </w:rPr>
        <w:t xml:space="preserve">historically </w:t>
      </w:r>
      <w:r>
        <w:rPr>
          <w:rFonts w:eastAsia="MS PGothic"/>
        </w:rPr>
        <w:t xml:space="preserve">been </w:t>
      </w:r>
      <w:r w:rsidRPr="000B5715">
        <w:rPr>
          <w:rFonts w:eastAsia="MS PGothic"/>
        </w:rPr>
        <w:t>balanced</w:t>
      </w:r>
      <w:r w:rsidR="001A4227" w:rsidRPr="000B5715">
        <w:rPr>
          <w:rFonts w:eastAsia="MS PGothic"/>
        </w:rPr>
        <w:t xml:space="preserve"> to meet force effectiveness</w:t>
      </w:r>
      <w:r w:rsidR="00261152">
        <w:rPr>
          <w:rFonts w:eastAsia="MS PGothic"/>
        </w:rPr>
        <w:t xml:space="preserve"> and mission success</w:t>
      </w:r>
      <w:r w:rsidR="002B301F">
        <w:rPr>
          <w:rFonts w:eastAsia="MS PGothic"/>
        </w:rPr>
        <w:t>.</w:t>
      </w:r>
      <w:r w:rsidR="001A4227" w:rsidRPr="000B5715">
        <w:rPr>
          <w:rFonts w:eastAsia="MS PGothic"/>
        </w:rPr>
        <w:t xml:space="preserve"> </w:t>
      </w:r>
      <w:r w:rsidR="00110789">
        <w:rPr>
          <w:rFonts w:eastAsia="MS PGothic"/>
        </w:rPr>
        <w:t>Unfortunately</w:t>
      </w:r>
      <w:r w:rsidR="00D960F5">
        <w:rPr>
          <w:rFonts w:eastAsia="MS PGothic"/>
        </w:rPr>
        <w:t>,</w:t>
      </w:r>
      <w:r w:rsidR="00110789">
        <w:rPr>
          <w:rFonts w:eastAsia="MS PGothic"/>
        </w:rPr>
        <w:t xml:space="preserve"> the increase</w:t>
      </w:r>
      <w:r w:rsidR="00D50EFC">
        <w:rPr>
          <w:rFonts w:eastAsia="MS PGothic"/>
        </w:rPr>
        <w:t>d lethality of our opponents has</w:t>
      </w:r>
      <w:r w:rsidR="00110789">
        <w:rPr>
          <w:rFonts w:eastAsia="MS PGothic"/>
        </w:rPr>
        <w:t xml:space="preserve"> driven vehicle designs further into the survivability corner of the triangle resulting in heavy vehicles w</w:t>
      </w:r>
      <w:r w:rsidR="00F4286D">
        <w:rPr>
          <w:rFonts w:eastAsia="MS PGothic"/>
        </w:rPr>
        <w:t xml:space="preserve">ith </w:t>
      </w:r>
      <w:r w:rsidR="00110789">
        <w:rPr>
          <w:rFonts w:eastAsia="MS PGothic"/>
        </w:rPr>
        <w:t>limited mobility.</w:t>
      </w:r>
    </w:p>
    <w:p w:rsidR="003B7EDE" w:rsidRPr="009F41A7" w:rsidRDefault="00506135" w:rsidP="00B15774">
      <w:pPr>
        <w:pStyle w:val="2ndOrderPara"/>
        <w:rPr>
          <w:rFonts w:eastAsia="MS PGothic"/>
          <w:szCs w:val="24"/>
        </w:rPr>
      </w:pPr>
      <w:r>
        <w:rPr>
          <w:rFonts w:eastAsia="MS PGothic"/>
          <w:szCs w:val="24"/>
        </w:rPr>
        <w:t>A different methodology for achieving survivability and mission completion</w:t>
      </w:r>
      <w:r w:rsidR="003A2AA2">
        <w:rPr>
          <w:rFonts w:eastAsia="MS PGothic"/>
          <w:szCs w:val="24"/>
        </w:rPr>
        <w:t xml:space="preserve"> is that</w:t>
      </w:r>
      <w:r>
        <w:rPr>
          <w:rFonts w:eastAsia="MS PGothic"/>
          <w:szCs w:val="24"/>
        </w:rPr>
        <w:t xml:space="preserve"> of integrated survivability. </w:t>
      </w:r>
      <w:r w:rsidR="00CC7591" w:rsidRPr="009F41A7">
        <w:rPr>
          <w:rFonts w:eastAsia="MS PGothic"/>
          <w:szCs w:val="24"/>
        </w:rPr>
        <w:t xml:space="preserve">The integrated survivability concept has been </w:t>
      </w:r>
      <w:r w:rsidR="00F4286D">
        <w:rPr>
          <w:rFonts w:eastAsia="MS PGothic"/>
          <w:szCs w:val="24"/>
        </w:rPr>
        <w:t>with us</w:t>
      </w:r>
      <w:r w:rsidR="00CC7591" w:rsidRPr="009F41A7">
        <w:rPr>
          <w:rFonts w:eastAsia="MS PGothic"/>
          <w:szCs w:val="24"/>
        </w:rPr>
        <w:t xml:space="preserve"> from </w:t>
      </w:r>
      <w:r>
        <w:rPr>
          <w:rFonts w:eastAsia="MS PGothic"/>
          <w:szCs w:val="24"/>
        </w:rPr>
        <w:t>the days of the interlocked shields of a Roman p</w:t>
      </w:r>
      <w:r w:rsidR="00CC7591" w:rsidRPr="009F41A7">
        <w:rPr>
          <w:rFonts w:eastAsia="MS PGothic"/>
          <w:szCs w:val="24"/>
        </w:rPr>
        <w:t>halanx to combined arms maneuvers in modern day warfare.</w:t>
      </w:r>
      <w:sdt>
        <w:sdtPr>
          <w:rPr>
            <w:rFonts w:eastAsia="MS PGothic"/>
            <w:szCs w:val="24"/>
          </w:rPr>
          <w:id w:val="1220638957"/>
          <w:citation/>
        </w:sdtPr>
        <w:sdtContent>
          <w:r w:rsidR="00176B1F">
            <w:rPr>
              <w:rFonts w:eastAsia="MS PGothic"/>
              <w:szCs w:val="24"/>
            </w:rPr>
            <w:fldChar w:fldCharType="begin"/>
          </w:r>
          <w:r w:rsidR="006E5F2A">
            <w:rPr>
              <w:rFonts w:eastAsia="MS PGothic"/>
              <w:szCs w:val="24"/>
            </w:rPr>
            <w:instrText xml:space="preserve"> CITATION Ped98 \l 1033 </w:instrText>
          </w:r>
          <w:r w:rsidR="00176B1F">
            <w:rPr>
              <w:rFonts w:eastAsia="MS PGothic"/>
              <w:szCs w:val="24"/>
            </w:rPr>
            <w:fldChar w:fldCharType="separate"/>
          </w:r>
          <w:r w:rsidR="006E5F2A">
            <w:rPr>
              <w:rFonts w:eastAsia="MS PGothic"/>
              <w:noProof/>
              <w:szCs w:val="24"/>
            </w:rPr>
            <w:t xml:space="preserve"> </w:t>
          </w:r>
          <w:r w:rsidR="006E5F2A" w:rsidRPr="006E5F2A">
            <w:rPr>
              <w:rFonts w:eastAsia="MS PGothic"/>
              <w:noProof/>
              <w:szCs w:val="24"/>
            </w:rPr>
            <w:t>(Pederson, 1998)</w:t>
          </w:r>
          <w:r w:rsidR="00176B1F">
            <w:rPr>
              <w:rFonts w:eastAsia="MS PGothic"/>
              <w:szCs w:val="24"/>
            </w:rPr>
            <w:fldChar w:fldCharType="end"/>
          </w:r>
        </w:sdtContent>
      </w:sdt>
      <w:r w:rsidR="00CC7591" w:rsidRPr="009F41A7">
        <w:rPr>
          <w:rFonts w:eastAsia="MS PGothic"/>
          <w:szCs w:val="24"/>
        </w:rPr>
        <w:t xml:space="preserve"> </w:t>
      </w:r>
      <w:r>
        <w:rPr>
          <w:rFonts w:eastAsia="MS PGothic"/>
          <w:szCs w:val="24"/>
        </w:rPr>
        <w:t xml:space="preserve">Current combat commanders in the </w:t>
      </w:r>
      <w:r>
        <w:rPr>
          <w:rFonts w:eastAsia="MS PGothic"/>
          <w:szCs w:val="24"/>
        </w:rPr>
        <w:lastRenderedPageBreak/>
        <w:t xml:space="preserve">field utilize integrated survivability as a matter of course when calling in air cover, artillery support, or flanking units. </w:t>
      </w:r>
    </w:p>
    <w:p w:rsidR="009F41A7" w:rsidRDefault="00506135" w:rsidP="00B15774">
      <w:pPr>
        <w:pStyle w:val="2ndOrderPara"/>
        <w:rPr>
          <w:rFonts w:eastAsia="MS PGothic"/>
          <w:iCs/>
        </w:rPr>
      </w:pPr>
      <w:r>
        <w:rPr>
          <w:rFonts w:eastAsia="MS PGothic"/>
          <w:szCs w:val="24"/>
        </w:rPr>
        <w:t>Within design</w:t>
      </w:r>
      <w:r w:rsidR="00D960F5">
        <w:rPr>
          <w:rFonts w:eastAsia="MS PGothic"/>
          <w:szCs w:val="24"/>
        </w:rPr>
        <w:t>,</w:t>
      </w:r>
      <w:r>
        <w:rPr>
          <w:rFonts w:eastAsia="MS PGothic"/>
          <w:szCs w:val="24"/>
        </w:rPr>
        <w:t xml:space="preserve"> however</w:t>
      </w:r>
      <w:r w:rsidR="00D960F5">
        <w:rPr>
          <w:rFonts w:eastAsia="MS PGothic"/>
          <w:szCs w:val="24"/>
        </w:rPr>
        <w:t>,</w:t>
      </w:r>
      <w:r>
        <w:rPr>
          <w:rFonts w:eastAsia="MS PGothic"/>
          <w:szCs w:val="24"/>
        </w:rPr>
        <w:t xml:space="preserve"> vehicles are still thought of as individual units unl</w:t>
      </w:r>
      <w:r w:rsidR="00F4286D">
        <w:rPr>
          <w:rFonts w:eastAsia="MS PGothic"/>
          <w:szCs w:val="24"/>
        </w:rPr>
        <w:t>ike the interlocked shields of the Romans</w:t>
      </w:r>
      <w:r>
        <w:rPr>
          <w:rFonts w:eastAsia="MS PGothic"/>
          <w:szCs w:val="24"/>
        </w:rPr>
        <w:t xml:space="preserve">. </w:t>
      </w:r>
      <w:r w:rsidR="00261152">
        <w:rPr>
          <w:rFonts w:eastAsia="MS PGothic"/>
          <w:iCs/>
        </w:rPr>
        <w:t>Looking beyond</w:t>
      </w:r>
      <w:r w:rsidR="00261152" w:rsidRPr="000B5715">
        <w:rPr>
          <w:rFonts w:eastAsia="MS PGothic"/>
          <w:iCs/>
        </w:rPr>
        <w:t xml:space="preserve"> single vehicle enhancements to understand the </w:t>
      </w:r>
      <w:r w:rsidR="009F41A7">
        <w:rPr>
          <w:rFonts w:eastAsia="MS PGothic"/>
          <w:iCs/>
        </w:rPr>
        <w:t xml:space="preserve">integrated </w:t>
      </w:r>
      <w:r w:rsidR="00261152" w:rsidRPr="000B5715">
        <w:rPr>
          <w:rFonts w:eastAsia="MS PGothic"/>
          <w:iCs/>
        </w:rPr>
        <w:t>survivability of a system of systems</w:t>
      </w:r>
      <w:r w:rsidR="00E328FD">
        <w:rPr>
          <w:rFonts w:eastAsia="MS PGothic"/>
          <w:iCs/>
        </w:rPr>
        <w:t xml:space="preserve"> (SoS)</w:t>
      </w:r>
      <w:r w:rsidR="00D960F5">
        <w:rPr>
          <w:rFonts w:eastAsia="MS PGothic"/>
          <w:iCs/>
        </w:rPr>
        <w:t>,</w:t>
      </w:r>
      <w:r w:rsidR="00261152" w:rsidRPr="000B5715">
        <w:rPr>
          <w:rFonts w:eastAsia="MS PGothic"/>
          <w:iCs/>
        </w:rPr>
        <w:t xml:space="preserve"> </w:t>
      </w:r>
      <w:r w:rsidR="00261152">
        <w:rPr>
          <w:rFonts w:eastAsia="MS PGothic"/>
          <w:iCs/>
        </w:rPr>
        <w:t xml:space="preserve">and the </w:t>
      </w:r>
      <w:r w:rsidR="00E73CEF">
        <w:rPr>
          <w:rFonts w:eastAsia="MS PGothic"/>
          <w:iCs/>
        </w:rPr>
        <w:t>implication</w:t>
      </w:r>
      <w:r w:rsidR="00261152">
        <w:rPr>
          <w:rFonts w:eastAsia="MS PGothic"/>
          <w:iCs/>
        </w:rPr>
        <w:t xml:space="preserve"> in the context of </w:t>
      </w:r>
      <w:r w:rsidR="00261152" w:rsidRPr="000B5715">
        <w:rPr>
          <w:rFonts w:eastAsia="MS PGothic"/>
          <w:iCs/>
        </w:rPr>
        <w:t>unit or brigade</w:t>
      </w:r>
      <w:r w:rsidR="00261152">
        <w:rPr>
          <w:rFonts w:eastAsia="MS PGothic"/>
          <w:iCs/>
        </w:rPr>
        <w:t xml:space="preserve"> mission completion</w:t>
      </w:r>
      <w:r w:rsidR="00D960F5">
        <w:rPr>
          <w:rFonts w:eastAsia="MS PGothic"/>
          <w:iCs/>
        </w:rPr>
        <w:t>,</w:t>
      </w:r>
      <w:r w:rsidR="00261152">
        <w:rPr>
          <w:rFonts w:eastAsia="MS PGothic"/>
          <w:iCs/>
        </w:rPr>
        <w:t xml:space="preserve"> requires an </w:t>
      </w:r>
      <w:r w:rsidR="001A4227" w:rsidRPr="000B5715">
        <w:rPr>
          <w:rFonts w:eastAsia="MS PGothic"/>
          <w:iCs/>
        </w:rPr>
        <w:t>analytical process and methodology</w:t>
      </w:r>
      <w:r w:rsidR="00261152">
        <w:rPr>
          <w:rFonts w:eastAsia="MS PGothic"/>
          <w:iCs/>
        </w:rPr>
        <w:t xml:space="preserve">. </w:t>
      </w:r>
      <w:r w:rsidR="001A4227" w:rsidRPr="000B5715">
        <w:rPr>
          <w:rFonts w:eastAsia="MS PGothic"/>
          <w:iCs/>
        </w:rPr>
        <w:t xml:space="preserve"> </w:t>
      </w:r>
    </w:p>
    <w:p w:rsidR="00261152" w:rsidRDefault="00E73CEF" w:rsidP="00B15774">
      <w:pPr>
        <w:pStyle w:val="2ndOrderPara"/>
        <w:rPr>
          <w:rFonts w:eastAsia="MS PGothic"/>
          <w:iCs/>
        </w:rPr>
      </w:pPr>
      <w:r>
        <w:rPr>
          <w:rFonts w:eastAsia="MS PGothic"/>
          <w:iCs/>
        </w:rPr>
        <w:t>Model Based Systems Engineering (MBSE)</w:t>
      </w:r>
      <w:r w:rsidR="00E328FD">
        <w:rPr>
          <w:rFonts w:eastAsia="MS PGothic"/>
          <w:iCs/>
        </w:rPr>
        <w:t xml:space="preserve"> </w:t>
      </w:r>
      <w:r w:rsidR="00B66EEF">
        <w:rPr>
          <w:rFonts w:eastAsia="MS PGothic"/>
          <w:iCs/>
        </w:rPr>
        <w:t>could potentially</w:t>
      </w:r>
      <w:r w:rsidR="00E328FD">
        <w:rPr>
          <w:rFonts w:eastAsia="MS PGothic"/>
          <w:iCs/>
        </w:rPr>
        <w:t xml:space="preserve"> </w:t>
      </w:r>
      <w:r>
        <w:rPr>
          <w:rFonts w:eastAsia="MS PGothic"/>
          <w:iCs/>
        </w:rPr>
        <w:t>provide the framework necessary for discovering the</w:t>
      </w:r>
      <w:r w:rsidR="00E328FD">
        <w:rPr>
          <w:rFonts w:eastAsia="MS PGothic"/>
          <w:iCs/>
        </w:rPr>
        <w:t>se</w:t>
      </w:r>
      <w:r>
        <w:rPr>
          <w:rFonts w:eastAsia="MS PGothic"/>
          <w:iCs/>
        </w:rPr>
        <w:t xml:space="preserve"> relationship</w:t>
      </w:r>
      <w:r w:rsidR="00E328FD">
        <w:rPr>
          <w:rFonts w:eastAsia="MS PGothic"/>
          <w:iCs/>
        </w:rPr>
        <w:t>s</w:t>
      </w:r>
      <w:r>
        <w:rPr>
          <w:rFonts w:eastAsia="MS PGothic"/>
          <w:iCs/>
        </w:rPr>
        <w:t>.</w:t>
      </w:r>
      <w:r w:rsidR="00E328FD">
        <w:rPr>
          <w:rFonts w:eastAsia="MS PGothic"/>
          <w:iCs/>
        </w:rPr>
        <w:t xml:space="preserve"> U</w:t>
      </w:r>
      <w:r w:rsidR="00315293">
        <w:rPr>
          <w:rFonts w:eastAsia="MS PGothic"/>
          <w:iCs/>
        </w:rPr>
        <w:t xml:space="preserve">nderstanding </w:t>
      </w:r>
      <w:r w:rsidR="00B15774" w:rsidRPr="00B15774">
        <w:rPr>
          <w:rFonts w:eastAsia="MS PGothic"/>
          <w:iCs/>
        </w:rPr>
        <w:t>system-level interconnections</w:t>
      </w:r>
      <w:r w:rsidR="00B15774">
        <w:rPr>
          <w:rFonts w:eastAsia="MS PGothic"/>
          <w:iCs/>
        </w:rPr>
        <w:t xml:space="preserve"> </w:t>
      </w:r>
      <w:r w:rsidR="00B15774" w:rsidRPr="00B15774">
        <w:rPr>
          <w:rFonts w:eastAsia="MS PGothic"/>
          <w:iCs/>
        </w:rPr>
        <w:t>through MBSE provides greater design fidelity</w:t>
      </w:r>
      <w:r w:rsidR="002A53D8">
        <w:rPr>
          <w:rFonts w:eastAsia="MS PGothic"/>
          <w:iCs/>
        </w:rPr>
        <w:t>, and</w:t>
      </w:r>
      <w:r w:rsidR="00B15774">
        <w:rPr>
          <w:rFonts w:eastAsia="MS PGothic"/>
          <w:iCs/>
        </w:rPr>
        <w:t xml:space="preserve"> </w:t>
      </w:r>
      <w:r w:rsidR="00B15774" w:rsidRPr="00B15774">
        <w:rPr>
          <w:rFonts w:eastAsia="MS PGothic"/>
          <w:iCs/>
        </w:rPr>
        <w:t>SoS analysis assesses overall system level</w:t>
      </w:r>
      <w:r w:rsidR="00B15774">
        <w:rPr>
          <w:rFonts w:eastAsia="MS PGothic"/>
          <w:iCs/>
        </w:rPr>
        <w:t xml:space="preserve"> </w:t>
      </w:r>
      <w:r w:rsidR="00B15774" w:rsidRPr="00B15774">
        <w:rPr>
          <w:rFonts w:eastAsia="MS PGothic"/>
          <w:iCs/>
        </w:rPr>
        <w:t>survivability through integration of both</w:t>
      </w:r>
      <w:r w:rsidR="00B15774">
        <w:rPr>
          <w:rFonts w:eastAsia="MS PGothic"/>
          <w:iCs/>
        </w:rPr>
        <w:t xml:space="preserve"> </w:t>
      </w:r>
      <w:r w:rsidR="00B15774" w:rsidRPr="002A53D8">
        <w:rPr>
          <w:rFonts w:eastAsia="MS PGothic"/>
          <w:iCs/>
        </w:rPr>
        <w:t>threat and system</w:t>
      </w:r>
      <w:r w:rsidR="00B15774" w:rsidRPr="00B15774">
        <w:rPr>
          <w:rFonts w:eastAsia="MS PGothic"/>
          <w:iCs/>
        </w:rPr>
        <w:t xml:space="preserve"> viewpoints and account</w:t>
      </w:r>
      <w:r w:rsidR="002A53D8">
        <w:rPr>
          <w:rFonts w:eastAsia="MS PGothic"/>
          <w:iCs/>
        </w:rPr>
        <w:t>s</w:t>
      </w:r>
      <w:r w:rsidR="00B15774">
        <w:rPr>
          <w:rFonts w:eastAsia="MS PGothic"/>
          <w:iCs/>
        </w:rPr>
        <w:t xml:space="preserve"> </w:t>
      </w:r>
      <w:r w:rsidR="00B15774" w:rsidRPr="00B15774">
        <w:rPr>
          <w:rFonts w:eastAsia="MS PGothic"/>
          <w:iCs/>
        </w:rPr>
        <w:t>for multiple combat-arms structures</w:t>
      </w:r>
    </w:p>
    <w:p w:rsidR="00506135" w:rsidRDefault="00506135" w:rsidP="00506135">
      <w:pPr>
        <w:pStyle w:val="2ndOrderPara"/>
        <w:rPr>
          <w:rFonts w:eastAsia="MS PGothic"/>
          <w:iCs/>
        </w:rPr>
      </w:pPr>
      <w:r w:rsidRPr="000B5715">
        <w:rPr>
          <w:rFonts w:eastAsia="MS PGothic"/>
          <w:szCs w:val="24"/>
        </w:rPr>
        <w:t>The idea that i</w:t>
      </w:r>
      <w:r>
        <w:rPr>
          <w:rFonts w:eastAsia="MS PGothic"/>
          <w:szCs w:val="24"/>
        </w:rPr>
        <w:t>mprovin</w:t>
      </w:r>
      <w:r w:rsidRPr="000B5715">
        <w:rPr>
          <w:rFonts w:eastAsia="MS PGothic"/>
          <w:szCs w:val="24"/>
        </w:rPr>
        <w:t xml:space="preserve">g lethality or mobility would also increase survivability has </w:t>
      </w:r>
      <w:r w:rsidR="003A2AA2">
        <w:rPr>
          <w:rFonts w:eastAsia="MS PGothic"/>
          <w:szCs w:val="24"/>
        </w:rPr>
        <w:t xml:space="preserve">long </w:t>
      </w:r>
      <w:r w:rsidRPr="000B5715">
        <w:rPr>
          <w:rFonts w:eastAsia="MS PGothic"/>
          <w:szCs w:val="24"/>
        </w:rPr>
        <w:t xml:space="preserve">been supported </w:t>
      </w:r>
      <w:r w:rsidR="003A2AA2">
        <w:rPr>
          <w:rFonts w:eastAsia="MS PGothic"/>
          <w:szCs w:val="24"/>
        </w:rPr>
        <w:t>by</w:t>
      </w:r>
      <w:r w:rsidRPr="000B5715">
        <w:rPr>
          <w:rFonts w:eastAsia="MS PGothic"/>
          <w:szCs w:val="24"/>
        </w:rPr>
        <w:t xml:space="preserve"> professional military judgment</w:t>
      </w:r>
      <w:r w:rsidR="004B7DA8">
        <w:rPr>
          <w:rFonts w:eastAsia="MS PGothic"/>
          <w:szCs w:val="24"/>
        </w:rPr>
        <w:t xml:space="preserve"> within the combat vehicle community.</w:t>
      </w:r>
      <w:r w:rsidR="00AD71A9">
        <w:rPr>
          <w:rFonts w:eastAsia="MS PGothic"/>
          <w:szCs w:val="24"/>
        </w:rPr>
        <w:t xml:space="preserve"> </w:t>
      </w:r>
      <w:r w:rsidR="00487DEC">
        <w:rPr>
          <w:rFonts w:eastAsia="MS PGothic"/>
          <w:szCs w:val="24"/>
        </w:rPr>
        <w:t>This position is supported by the U</w:t>
      </w:r>
      <w:r w:rsidR="00AB54A9">
        <w:rPr>
          <w:rFonts w:eastAsia="MS PGothic"/>
          <w:szCs w:val="24"/>
        </w:rPr>
        <w:t>.</w:t>
      </w:r>
      <w:r w:rsidR="00487DEC">
        <w:rPr>
          <w:rFonts w:eastAsia="MS PGothic"/>
          <w:szCs w:val="24"/>
        </w:rPr>
        <w:t>S</w:t>
      </w:r>
      <w:r w:rsidR="00AB54A9">
        <w:rPr>
          <w:rFonts w:eastAsia="MS PGothic"/>
          <w:szCs w:val="24"/>
        </w:rPr>
        <w:t xml:space="preserve">. </w:t>
      </w:r>
      <w:r w:rsidR="00115964">
        <w:rPr>
          <w:rFonts w:eastAsia="MS PGothic"/>
          <w:szCs w:val="24"/>
        </w:rPr>
        <w:t>Air Force</w:t>
      </w:r>
      <w:r w:rsidR="00487DEC">
        <w:rPr>
          <w:rFonts w:eastAsia="MS PGothic"/>
          <w:szCs w:val="24"/>
        </w:rPr>
        <w:t xml:space="preserve"> in aerial combat and their quest for faster</w:t>
      </w:r>
      <w:r w:rsidR="002A53D8">
        <w:rPr>
          <w:rFonts w:eastAsia="MS PGothic"/>
          <w:szCs w:val="24"/>
        </w:rPr>
        <w:t>,</w:t>
      </w:r>
      <w:r w:rsidR="00487DEC">
        <w:rPr>
          <w:rFonts w:eastAsia="MS PGothic"/>
          <w:szCs w:val="24"/>
        </w:rPr>
        <w:t xml:space="preserve"> more maneuverable fighters. </w:t>
      </w:r>
      <w:sdt>
        <w:sdtPr>
          <w:rPr>
            <w:rFonts w:eastAsia="MS PGothic"/>
            <w:szCs w:val="24"/>
          </w:rPr>
          <w:id w:val="188499380"/>
          <w:citation/>
        </w:sdtPr>
        <w:sdtContent>
          <w:r w:rsidR="00176B1F">
            <w:rPr>
              <w:rFonts w:eastAsia="MS PGothic"/>
              <w:szCs w:val="24"/>
            </w:rPr>
            <w:fldChar w:fldCharType="begin"/>
          </w:r>
          <w:r w:rsidR="00D65587">
            <w:rPr>
              <w:rFonts w:eastAsia="MS PGothic"/>
              <w:noProof/>
              <w:szCs w:val="24"/>
            </w:rPr>
            <w:instrText xml:space="preserve"> CITATION Hau02 \l 1033 </w:instrText>
          </w:r>
          <w:r w:rsidR="00176B1F">
            <w:rPr>
              <w:rFonts w:eastAsia="MS PGothic"/>
              <w:szCs w:val="24"/>
            </w:rPr>
            <w:fldChar w:fldCharType="separate"/>
          </w:r>
          <w:r w:rsidR="00D65587" w:rsidRPr="00D65587">
            <w:rPr>
              <w:rFonts w:eastAsia="MS PGothic"/>
              <w:noProof/>
              <w:szCs w:val="24"/>
            </w:rPr>
            <w:t>(Haulman, 2002)</w:t>
          </w:r>
          <w:r w:rsidR="00176B1F">
            <w:rPr>
              <w:rFonts w:eastAsia="MS PGothic"/>
              <w:szCs w:val="24"/>
            </w:rPr>
            <w:fldChar w:fldCharType="end"/>
          </w:r>
        </w:sdtContent>
      </w:sdt>
      <w:r w:rsidR="00D65587">
        <w:rPr>
          <w:rFonts w:eastAsia="MS PGothic"/>
          <w:szCs w:val="24"/>
        </w:rPr>
        <w:t xml:space="preserve"> </w:t>
      </w:r>
      <w:r w:rsidR="00487DEC">
        <w:rPr>
          <w:rFonts w:eastAsia="MS PGothic"/>
          <w:szCs w:val="24"/>
        </w:rPr>
        <w:t>With regard to ground combat vehicles</w:t>
      </w:r>
      <w:r w:rsidR="002A53D8">
        <w:rPr>
          <w:rFonts w:eastAsia="MS PGothic"/>
          <w:szCs w:val="24"/>
        </w:rPr>
        <w:t>,</w:t>
      </w:r>
      <w:r w:rsidR="00487DEC">
        <w:rPr>
          <w:rFonts w:eastAsia="MS PGothic"/>
          <w:szCs w:val="24"/>
        </w:rPr>
        <w:t xml:space="preserve"> however</w:t>
      </w:r>
      <w:r w:rsidR="002A53D8">
        <w:rPr>
          <w:rFonts w:eastAsia="MS PGothic"/>
          <w:szCs w:val="24"/>
        </w:rPr>
        <w:t>,</w:t>
      </w:r>
      <w:r w:rsidR="00487DEC">
        <w:rPr>
          <w:rFonts w:eastAsia="MS PGothic"/>
          <w:szCs w:val="24"/>
        </w:rPr>
        <w:t xml:space="preserve"> this is not as obvious. </w:t>
      </w:r>
      <w:r w:rsidRPr="000B5715">
        <w:rPr>
          <w:rFonts w:eastAsia="MS PGothic"/>
          <w:szCs w:val="24"/>
        </w:rPr>
        <w:t xml:space="preserve"> </w:t>
      </w:r>
      <w:r w:rsidR="002A53D8">
        <w:rPr>
          <w:rFonts w:eastAsia="MS PGothic"/>
          <w:szCs w:val="24"/>
        </w:rPr>
        <w:t>A</w:t>
      </w:r>
      <w:r w:rsidRPr="000B5715">
        <w:rPr>
          <w:rFonts w:eastAsia="MS PGothic"/>
          <w:szCs w:val="24"/>
        </w:rPr>
        <w:t>nalytic</w:t>
      </w:r>
      <w:r w:rsidR="002A53D8">
        <w:rPr>
          <w:rFonts w:eastAsia="MS PGothic"/>
          <w:szCs w:val="24"/>
        </w:rPr>
        <w:t>al</w:t>
      </w:r>
      <w:r w:rsidRPr="000B5715">
        <w:rPr>
          <w:rFonts w:eastAsia="MS PGothic"/>
          <w:szCs w:val="24"/>
        </w:rPr>
        <w:t xml:space="preserve"> metrics have </w:t>
      </w:r>
      <w:r w:rsidR="002A53D8">
        <w:rPr>
          <w:rFonts w:eastAsia="MS PGothic"/>
          <w:szCs w:val="24"/>
        </w:rPr>
        <w:t xml:space="preserve">yet to </w:t>
      </w:r>
      <w:r w:rsidRPr="000B5715">
        <w:rPr>
          <w:rFonts w:eastAsia="MS PGothic"/>
          <w:szCs w:val="24"/>
        </w:rPr>
        <w:t xml:space="preserve">be developed that </w:t>
      </w:r>
      <w:r w:rsidR="003A2AA2">
        <w:rPr>
          <w:rFonts w:eastAsia="MS PGothic"/>
          <w:szCs w:val="24"/>
        </w:rPr>
        <w:t>define the</w:t>
      </w:r>
      <w:r w:rsidRPr="000B5715">
        <w:rPr>
          <w:rFonts w:eastAsia="MS PGothic"/>
          <w:szCs w:val="24"/>
        </w:rPr>
        <w:t xml:space="preserve"> trade of armor protection for increased mobility or increased lethality. </w:t>
      </w:r>
      <w:r w:rsidR="003A2AA2">
        <w:rPr>
          <w:rFonts w:eastAsia="MS PGothic"/>
          <w:szCs w:val="24"/>
        </w:rPr>
        <w:t>This analytical relationship with respect to</w:t>
      </w:r>
      <w:r w:rsidRPr="000B5715">
        <w:rPr>
          <w:rFonts w:eastAsia="MS PGothic"/>
          <w:szCs w:val="24"/>
        </w:rPr>
        <w:t xml:space="preserve"> protection must be understood and quantified from a systems perspective, specifically in understanding the associated trade-offs.  </w:t>
      </w:r>
      <w:r w:rsidR="003A2AA2">
        <w:rPr>
          <w:rFonts w:eastAsia="MS PGothic"/>
          <w:szCs w:val="24"/>
        </w:rPr>
        <w:t>The m</w:t>
      </w:r>
      <w:r w:rsidRPr="000B5715">
        <w:rPr>
          <w:rFonts w:eastAsia="MS PGothic"/>
          <w:szCs w:val="24"/>
        </w:rPr>
        <w:t>ateriel components and non-materiel functions and features that can be incorporated into vehicle designs and organizational activities comprise th</w:t>
      </w:r>
      <w:r w:rsidR="002A53D8">
        <w:rPr>
          <w:rFonts w:eastAsia="MS PGothic"/>
          <w:szCs w:val="24"/>
        </w:rPr>
        <w:t>is</w:t>
      </w:r>
      <w:r w:rsidRPr="000B5715">
        <w:rPr>
          <w:rFonts w:eastAsia="MS PGothic"/>
          <w:szCs w:val="24"/>
        </w:rPr>
        <w:t xml:space="preserve"> trade space</w:t>
      </w:r>
      <w:r w:rsidR="003A2AA2">
        <w:rPr>
          <w:rFonts w:eastAsia="MS PGothic"/>
          <w:szCs w:val="24"/>
        </w:rPr>
        <w:t xml:space="preserve">. </w:t>
      </w:r>
      <w:r w:rsidR="00E12A24">
        <w:rPr>
          <w:rFonts w:eastAsia="MS PGothic"/>
          <w:szCs w:val="24"/>
        </w:rPr>
        <w:t xml:space="preserve">The </w:t>
      </w:r>
      <w:r w:rsidR="003A2AA2">
        <w:rPr>
          <w:rFonts w:eastAsia="MS PGothic"/>
          <w:szCs w:val="24"/>
        </w:rPr>
        <w:t>impacts of</w:t>
      </w:r>
      <w:r w:rsidR="00E12A24">
        <w:rPr>
          <w:rFonts w:eastAsia="MS PGothic"/>
          <w:szCs w:val="24"/>
        </w:rPr>
        <w:t xml:space="preserve"> various combinations of </w:t>
      </w:r>
      <w:r w:rsidR="003A2AA2">
        <w:rPr>
          <w:rFonts w:eastAsia="MS PGothic"/>
          <w:szCs w:val="24"/>
        </w:rPr>
        <w:t>these</w:t>
      </w:r>
      <w:r w:rsidR="00E12A24">
        <w:rPr>
          <w:rFonts w:eastAsia="MS PGothic"/>
          <w:szCs w:val="24"/>
        </w:rPr>
        <w:t xml:space="preserve"> parameters on operational performance of the</w:t>
      </w:r>
      <w:r w:rsidRPr="000B5715">
        <w:rPr>
          <w:rFonts w:eastAsia="MS PGothic"/>
          <w:szCs w:val="24"/>
        </w:rPr>
        <w:t xml:space="preserve"> missions </w:t>
      </w:r>
      <w:r w:rsidR="00E12A24">
        <w:rPr>
          <w:rFonts w:eastAsia="MS PGothic"/>
          <w:szCs w:val="24"/>
        </w:rPr>
        <w:t>provide the knowledge base for cost effective</w:t>
      </w:r>
      <w:r w:rsidRPr="000B5715">
        <w:rPr>
          <w:rFonts w:eastAsia="MS PGothic"/>
          <w:szCs w:val="24"/>
        </w:rPr>
        <w:t xml:space="preserve"> defin</w:t>
      </w:r>
      <w:r w:rsidR="00E12A24">
        <w:rPr>
          <w:rFonts w:eastAsia="MS PGothic"/>
          <w:szCs w:val="24"/>
        </w:rPr>
        <w:t>ition of both</w:t>
      </w:r>
      <w:r w:rsidRPr="000B5715">
        <w:rPr>
          <w:rFonts w:eastAsia="MS PGothic"/>
          <w:szCs w:val="24"/>
        </w:rPr>
        <w:t xml:space="preserve"> needed and desired combat vehicle capabilities. </w:t>
      </w:r>
    </w:p>
    <w:p w:rsidR="00AC3234" w:rsidRDefault="00004356" w:rsidP="001867F3">
      <w:pPr>
        <w:pStyle w:val="2ndOrderPara"/>
        <w:rPr>
          <w:rFonts w:eastAsia="MS PGothic"/>
          <w:iCs/>
        </w:rPr>
      </w:pPr>
      <w:r>
        <w:rPr>
          <w:rFonts w:eastAsia="MS PGothic"/>
          <w:iCs/>
        </w:rPr>
        <w:t>T</w:t>
      </w:r>
      <w:r w:rsidR="001A4227" w:rsidRPr="000B5715">
        <w:rPr>
          <w:rFonts w:eastAsia="MS PGothic"/>
          <w:iCs/>
        </w:rPr>
        <w:t>he</w:t>
      </w:r>
      <w:r w:rsidR="00E12A24">
        <w:rPr>
          <w:rFonts w:eastAsia="MS PGothic"/>
          <w:iCs/>
        </w:rPr>
        <w:t xml:space="preserve"> application of statistical analysis </w:t>
      </w:r>
      <w:r w:rsidR="006E5F2A">
        <w:rPr>
          <w:rFonts w:eastAsia="MS PGothic"/>
          <w:iCs/>
        </w:rPr>
        <w:t>to</w:t>
      </w:r>
      <w:r w:rsidR="00E12A24">
        <w:rPr>
          <w:rFonts w:eastAsia="MS PGothic"/>
          <w:iCs/>
        </w:rPr>
        <w:t xml:space="preserve"> combat simulations of a company or platoon</w:t>
      </w:r>
      <w:r w:rsidR="002A53D8">
        <w:rPr>
          <w:rFonts w:eastAsia="MS PGothic"/>
          <w:iCs/>
        </w:rPr>
        <w:t>-</w:t>
      </w:r>
      <w:r w:rsidR="00E12A24">
        <w:rPr>
          <w:rFonts w:eastAsia="MS PGothic"/>
          <w:iCs/>
        </w:rPr>
        <w:t>sized</w:t>
      </w:r>
      <w:r w:rsidR="001A4227" w:rsidRPr="000B5715">
        <w:rPr>
          <w:rFonts w:eastAsia="MS PGothic"/>
          <w:iCs/>
        </w:rPr>
        <w:t xml:space="preserve"> ground combat maneuver unit</w:t>
      </w:r>
      <w:r w:rsidR="00E12A24">
        <w:rPr>
          <w:rFonts w:eastAsia="MS PGothic"/>
          <w:iCs/>
        </w:rPr>
        <w:t xml:space="preserve"> </w:t>
      </w:r>
      <w:r>
        <w:rPr>
          <w:rFonts w:eastAsia="MS PGothic"/>
          <w:iCs/>
        </w:rPr>
        <w:t xml:space="preserve">provides a solid foundation for beginning to acquire the </w:t>
      </w:r>
      <w:r w:rsidR="006E5F2A">
        <w:rPr>
          <w:rFonts w:eastAsia="MS PGothic"/>
          <w:iCs/>
        </w:rPr>
        <w:t>necessary</w:t>
      </w:r>
      <w:r>
        <w:rPr>
          <w:rFonts w:eastAsia="MS PGothic"/>
          <w:iCs/>
        </w:rPr>
        <w:t xml:space="preserve"> knowledge base.</w:t>
      </w:r>
      <w:r w:rsidR="00E12A24">
        <w:rPr>
          <w:rFonts w:eastAsia="MS PGothic"/>
          <w:iCs/>
        </w:rPr>
        <w:t xml:space="preserve"> The company/platoon</w:t>
      </w:r>
      <w:r w:rsidR="002A53D8">
        <w:rPr>
          <w:rFonts w:eastAsia="MS PGothic"/>
          <w:iCs/>
        </w:rPr>
        <w:t>-</w:t>
      </w:r>
      <w:r w:rsidR="00F4286D">
        <w:rPr>
          <w:rFonts w:eastAsia="MS PGothic"/>
          <w:iCs/>
        </w:rPr>
        <w:t xml:space="preserve">sized </w:t>
      </w:r>
      <w:r w:rsidR="00E328FD">
        <w:rPr>
          <w:rFonts w:eastAsia="MS PGothic"/>
          <w:iCs/>
        </w:rPr>
        <w:t xml:space="preserve">unit </w:t>
      </w:r>
      <w:r w:rsidR="00F4286D">
        <w:rPr>
          <w:rFonts w:eastAsia="MS PGothic"/>
          <w:iCs/>
        </w:rPr>
        <w:t>gives</w:t>
      </w:r>
      <w:r>
        <w:rPr>
          <w:rFonts w:eastAsia="MS PGothic"/>
          <w:iCs/>
        </w:rPr>
        <w:t xml:space="preserve"> the opportunity to study </w:t>
      </w:r>
      <w:r w:rsidR="00F4286D">
        <w:rPr>
          <w:rFonts w:eastAsia="MS PGothic"/>
          <w:iCs/>
        </w:rPr>
        <w:t>high</w:t>
      </w:r>
      <w:r w:rsidR="002A53D8">
        <w:rPr>
          <w:rFonts w:eastAsia="MS PGothic"/>
          <w:iCs/>
        </w:rPr>
        <w:t>-</w:t>
      </w:r>
      <w:r w:rsidR="00F4286D">
        <w:rPr>
          <w:rFonts w:eastAsia="MS PGothic"/>
          <w:iCs/>
        </w:rPr>
        <w:t xml:space="preserve">level </w:t>
      </w:r>
      <w:r w:rsidR="001A4227" w:rsidRPr="000B5715">
        <w:rPr>
          <w:rFonts w:eastAsia="MS PGothic"/>
          <w:iCs/>
        </w:rPr>
        <w:t xml:space="preserve">trends </w:t>
      </w:r>
      <w:r>
        <w:rPr>
          <w:rFonts w:eastAsia="MS PGothic"/>
          <w:iCs/>
        </w:rPr>
        <w:t xml:space="preserve">and </w:t>
      </w:r>
      <w:r w:rsidR="001A4227" w:rsidRPr="000B5715">
        <w:rPr>
          <w:rFonts w:eastAsia="MS PGothic"/>
          <w:iCs/>
        </w:rPr>
        <w:t>provide</w:t>
      </w:r>
      <w:r>
        <w:rPr>
          <w:rFonts w:eastAsia="MS PGothic"/>
          <w:iCs/>
        </w:rPr>
        <w:t>s</w:t>
      </w:r>
      <w:r w:rsidR="001A4227" w:rsidRPr="000B5715">
        <w:rPr>
          <w:rFonts w:eastAsia="MS PGothic"/>
          <w:iCs/>
        </w:rPr>
        <w:t xml:space="preserve"> a quantitative </w:t>
      </w:r>
      <w:r>
        <w:rPr>
          <w:rFonts w:eastAsia="MS PGothic"/>
          <w:iCs/>
        </w:rPr>
        <w:t>definition</w:t>
      </w:r>
      <w:r w:rsidR="00F4286D">
        <w:rPr>
          <w:rFonts w:eastAsia="MS PGothic"/>
          <w:iCs/>
        </w:rPr>
        <w:t xml:space="preserve"> of the trade</w:t>
      </w:r>
      <w:r w:rsidR="002A53D8">
        <w:rPr>
          <w:rFonts w:eastAsia="MS PGothic"/>
          <w:iCs/>
        </w:rPr>
        <w:t xml:space="preserve"> </w:t>
      </w:r>
      <w:r w:rsidR="001A4227" w:rsidRPr="000B5715">
        <w:rPr>
          <w:rFonts w:eastAsia="MS PGothic"/>
          <w:iCs/>
        </w:rPr>
        <w:lastRenderedPageBreak/>
        <w:t xml:space="preserve">space in terms of </w:t>
      </w:r>
      <w:r>
        <w:rPr>
          <w:rFonts w:eastAsia="MS PGothic"/>
          <w:iCs/>
        </w:rPr>
        <w:t>unit survivability</w:t>
      </w:r>
      <w:r w:rsidR="00E12A24">
        <w:rPr>
          <w:rFonts w:eastAsia="MS PGothic"/>
          <w:iCs/>
        </w:rPr>
        <w:t xml:space="preserve"> and mission completion. The unit size </w:t>
      </w:r>
      <w:r w:rsidR="00F4286D">
        <w:rPr>
          <w:rFonts w:eastAsia="MS PGothic"/>
          <w:iCs/>
        </w:rPr>
        <w:t>provides</w:t>
      </w:r>
      <w:r w:rsidR="00E12A24">
        <w:rPr>
          <w:rFonts w:eastAsia="MS PGothic"/>
          <w:iCs/>
        </w:rPr>
        <w:t xml:space="preserve"> manageable </w:t>
      </w:r>
      <w:r w:rsidR="00F4286D">
        <w:rPr>
          <w:rFonts w:eastAsia="MS PGothic"/>
          <w:iCs/>
        </w:rPr>
        <w:t xml:space="preserve">dimensions of </w:t>
      </w:r>
      <w:r w:rsidR="00E12A24">
        <w:rPr>
          <w:rFonts w:eastAsia="MS PGothic"/>
          <w:iCs/>
        </w:rPr>
        <w:t>simulation</w:t>
      </w:r>
      <w:r w:rsidR="00F4286D">
        <w:rPr>
          <w:rFonts w:eastAsia="MS PGothic"/>
          <w:iCs/>
        </w:rPr>
        <w:t xml:space="preserve"> while</w:t>
      </w:r>
      <w:r>
        <w:rPr>
          <w:rFonts w:eastAsia="MS PGothic"/>
          <w:iCs/>
        </w:rPr>
        <w:t xml:space="preserve"> </w:t>
      </w:r>
      <w:r w:rsidR="006E5F2A">
        <w:rPr>
          <w:rFonts w:eastAsia="MS PGothic"/>
          <w:iCs/>
        </w:rPr>
        <w:t xml:space="preserve">allowing the alteration of </w:t>
      </w:r>
      <w:r>
        <w:rPr>
          <w:rFonts w:eastAsia="MS PGothic"/>
          <w:iCs/>
        </w:rPr>
        <w:t xml:space="preserve">both unit composition and individual </w:t>
      </w:r>
      <w:r w:rsidR="00F4286D">
        <w:rPr>
          <w:rFonts w:eastAsia="MS PGothic"/>
          <w:iCs/>
        </w:rPr>
        <w:t xml:space="preserve">vehicle </w:t>
      </w:r>
      <w:r>
        <w:rPr>
          <w:rFonts w:eastAsia="MS PGothic"/>
          <w:iCs/>
        </w:rPr>
        <w:t>capabilities</w:t>
      </w:r>
      <w:r w:rsidR="001C0FE0">
        <w:rPr>
          <w:rFonts w:eastAsia="MS PGothic"/>
          <w:iCs/>
        </w:rPr>
        <w:t>.</w:t>
      </w:r>
      <w:r w:rsidR="00F4286D">
        <w:rPr>
          <w:rFonts w:eastAsia="MS PGothic"/>
          <w:iCs/>
        </w:rPr>
        <w:t xml:space="preserve"> </w:t>
      </w:r>
    </w:p>
    <w:p w:rsidR="00AC3234" w:rsidRDefault="00AC3234" w:rsidP="00AC3234">
      <w:pPr>
        <w:pStyle w:val="Heading1"/>
      </w:pPr>
      <w:bookmarkStart w:id="17" w:name="_Toc353052969"/>
      <w:bookmarkStart w:id="18" w:name="OLE_LINK1"/>
      <w:bookmarkStart w:id="19" w:name="OLE_LINK3"/>
      <w:r>
        <w:rPr>
          <w:caps w:val="0"/>
        </w:rPr>
        <w:lastRenderedPageBreak/>
        <w:t>I</w:t>
      </w:r>
      <w:r w:rsidRPr="00913AE5">
        <w:rPr>
          <w:caps w:val="0"/>
        </w:rPr>
        <w:t>I.</w:t>
      </w:r>
      <w:r w:rsidRPr="00913AE5">
        <w:rPr>
          <w:caps w:val="0"/>
        </w:rPr>
        <w:tab/>
      </w:r>
      <w:r>
        <w:rPr>
          <w:caps w:val="0"/>
        </w:rPr>
        <w:t>PROBLEM DEFINITION</w:t>
      </w:r>
      <w:bookmarkEnd w:id="17"/>
      <w:r>
        <w:t xml:space="preserve"> </w:t>
      </w:r>
    </w:p>
    <w:p w:rsidR="00AC3234" w:rsidRPr="00E26712" w:rsidRDefault="00AC3234" w:rsidP="00E26712">
      <w:pPr>
        <w:pStyle w:val="Heading2"/>
      </w:pPr>
      <w:bookmarkStart w:id="20" w:name="_Toc353052970"/>
      <w:bookmarkEnd w:id="18"/>
      <w:bookmarkEnd w:id="19"/>
      <w:r w:rsidRPr="00E26712">
        <w:t>A.</w:t>
      </w:r>
      <w:r w:rsidRPr="00E26712">
        <w:tab/>
        <w:t>BACKGROUND</w:t>
      </w:r>
      <w:bookmarkEnd w:id="20"/>
    </w:p>
    <w:p w:rsidR="00F03A45" w:rsidRDefault="00FC6F0B" w:rsidP="00FC6F0B">
      <w:pPr>
        <w:pStyle w:val="2ndOrderPara"/>
        <w:rPr>
          <w:rFonts w:eastAsia="MS PGothic"/>
          <w:iCs/>
        </w:rPr>
      </w:pPr>
      <w:r>
        <w:rPr>
          <w:rFonts w:eastAsia="MS PGothic"/>
          <w:iCs/>
        </w:rPr>
        <w:t xml:space="preserve">There has been </w:t>
      </w:r>
      <w:r w:rsidR="00E328FD">
        <w:rPr>
          <w:rFonts w:eastAsia="MS PGothic"/>
          <w:iCs/>
        </w:rPr>
        <w:t xml:space="preserve">much written </w:t>
      </w:r>
      <w:r w:rsidR="002A53D8">
        <w:rPr>
          <w:rFonts w:eastAsia="MS PGothic"/>
          <w:iCs/>
        </w:rPr>
        <w:t xml:space="preserve">in </w:t>
      </w:r>
      <w:r w:rsidR="00E328FD">
        <w:rPr>
          <w:rFonts w:eastAsia="MS PGothic"/>
          <w:iCs/>
        </w:rPr>
        <w:t>regard</w:t>
      </w:r>
      <w:r w:rsidR="002A53D8">
        <w:rPr>
          <w:rFonts w:eastAsia="MS PGothic"/>
          <w:iCs/>
        </w:rPr>
        <w:t>s to</w:t>
      </w:r>
      <w:r w:rsidR="00E328FD">
        <w:rPr>
          <w:rFonts w:eastAsia="MS PGothic"/>
          <w:iCs/>
        </w:rPr>
        <w:t xml:space="preserve"> the interplay of mobility</w:t>
      </w:r>
      <w:r>
        <w:rPr>
          <w:rFonts w:eastAsia="MS PGothic"/>
          <w:iCs/>
        </w:rPr>
        <w:t>,</w:t>
      </w:r>
      <w:r w:rsidR="00E328FD">
        <w:rPr>
          <w:rFonts w:eastAsia="MS PGothic"/>
          <w:iCs/>
        </w:rPr>
        <w:t xml:space="preserve"> lethality and survivability. And within the ground combat vehicle engineering community</w:t>
      </w:r>
      <w:r w:rsidR="002A53D8">
        <w:rPr>
          <w:rFonts w:eastAsia="MS PGothic"/>
          <w:iCs/>
        </w:rPr>
        <w:t>,</w:t>
      </w:r>
      <w:r w:rsidR="00E328FD">
        <w:rPr>
          <w:rFonts w:eastAsia="MS PGothic"/>
          <w:iCs/>
        </w:rPr>
        <w:t xml:space="preserve"> there resides a tacit knowledge that improving vehicle survivability equates to additional armor</w:t>
      </w:r>
      <w:r w:rsidR="002A53D8">
        <w:rPr>
          <w:rFonts w:eastAsia="MS PGothic"/>
          <w:iCs/>
        </w:rPr>
        <w:t>,</w:t>
      </w:r>
      <w:r w:rsidR="00E328FD">
        <w:rPr>
          <w:rFonts w:eastAsia="MS PGothic"/>
          <w:iCs/>
        </w:rPr>
        <w:t xml:space="preserve"> which yields a heavier vehicle</w:t>
      </w:r>
      <w:r w:rsidR="002A53D8">
        <w:rPr>
          <w:rFonts w:eastAsia="MS PGothic"/>
          <w:iCs/>
        </w:rPr>
        <w:t xml:space="preserve">, and </w:t>
      </w:r>
      <w:r w:rsidR="00B66EEF">
        <w:rPr>
          <w:rFonts w:eastAsia="MS PGothic"/>
          <w:iCs/>
        </w:rPr>
        <w:t>consequently</w:t>
      </w:r>
      <w:r w:rsidR="00E328FD">
        <w:rPr>
          <w:rFonts w:eastAsia="MS PGothic"/>
          <w:iCs/>
        </w:rPr>
        <w:t xml:space="preserve"> a loss of mobility. </w:t>
      </w:r>
      <w:r w:rsidR="00F03A45">
        <w:rPr>
          <w:rFonts w:eastAsia="MS PGothic"/>
          <w:iCs/>
        </w:rPr>
        <w:t xml:space="preserve"> </w:t>
      </w:r>
    </w:p>
    <w:p w:rsidR="00D5653D" w:rsidRDefault="00D5653D" w:rsidP="00FC6F0B">
      <w:pPr>
        <w:pStyle w:val="2ndOrderPara"/>
        <w:rPr>
          <w:rFonts w:eastAsia="MS PGothic"/>
          <w:iCs/>
        </w:rPr>
      </w:pPr>
      <w:r>
        <w:rPr>
          <w:rFonts w:eastAsia="MS PGothic"/>
          <w:iCs/>
        </w:rPr>
        <w:t>With the advent and use of improvised explosive devices</w:t>
      </w:r>
      <w:r w:rsidR="00BA6F9D">
        <w:rPr>
          <w:rFonts w:eastAsia="MS PGothic"/>
          <w:iCs/>
        </w:rPr>
        <w:t xml:space="preserve"> (IED)</w:t>
      </w:r>
      <w:r>
        <w:rPr>
          <w:rFonts w:eastAsia="MS PGothic"/>
          <w:iCs/>
        </w:rPr>
        <w:t xml:space="preserve">, </w:t>
      </w:r>
      <w:r w:rsidR="00BA6F9D">
        <w:rPr>
          <w:rFonts w:eastAsia="MS PGothic"/>
          <w:iCs/>
        </w:rPr>
        <w:t>rocket</w:t>
      </w:r>
      <w:r w:rsidR="009D1442">
        <w:rPr>
          <w:rFonts w:eastAsia="MS PGothic"/>
          <w:iCs/>
        </w:rPr>
        <w:t>-</w:t>
      </w:r>
      <w:r w:rsidR="00BA6F9D">
        <w:rPr>
          <w:rFonts w:eastAsia="MS PGothic"/>
          <w:iCs/>
        </w:rPr>
        <w:t>propelled grenades (RPG)</w:t>
      </w:r>
      <w:r>
        <w:rPr>
          <w:rFonts w:eastAsia="MS PGothic"/>
          <w:iCs/>
        </w:rPr>
        <w:t xml:space="preserve">, </w:t>
      </w:r>
      <w:r w:rsidR="00BA6F9D">
        <w:rPr>
          <w:rFonts w:eastAsia="MS PGothic"/>
          <w:iCs/>
        </w:rPr>
        <w:t>explosively</w:t>
      </w:r>
      <w:r w:rsidR="009D1442">
        <w:rPr>
          <w:rFonts w:eastAsia="MS PGothic"/>
          <w:iCs/>
        </w:rPr>
        <w:t>-</w:t>
      </w:r>
      <w:r w:rsidR="00BA6F9D">
        <w:rPr>
          <w:rFonts w:eastAsia="MS PGothic"/>
          <w:iCs/>
        </w:rPr>
        <w:t xml:space="preserve">formed penetrators (EFP) </w:t>
      </w:r>
      <w:r>
        <w:rPr>
          <w:rFonts w:eastAsia="MS PGothic"/>
          <w:iCs/>
        </w:rPr>
        <w:t xml:space="preserve">and </w:t>
      </w:r>
      <w:r w:rsidR="001D2C4D">
        <w:rPr>
          <w:rFonts w:eastAsia="MS PGothic"/>
          <w:iCs/>
        </w:rPr>
        <w:t>advance</w:t>
      </w:r>
      <w:r w:rsidR="009D1442">
        <w:rPr>
          <w:rFonts w:eastAsia="MS PGothic"/>
          <w:iCs/>
        </w:rPr>
        <w:t>d</w:t>
      </w:r>
      <w:r w:rsidR="001D2C4D">
        <w:rPr>
          <w:rFonts w:eastAsia="MS PGothic"/>
          <w:iCs/>
        </w:rPr>
        <w:t xml:space="preserve"> optical and</w:t>
      </w:r>
      <w:r>
        <w:rPr>
          <w:rFonts w:eastAsia="MS PGothic"/>
          <w:iCs/>
        </w:rPr>
        <w:t xml:space="preserve"> thermal imaging systems</w:t>
      </w:r>
      <w:r w:rsidR="009D1442">
        <w:rPr>
          <w:rFonts w:eastAsia="MS PGothic"/>
          <w:iCs/>
        </w:rPr>
        <w:t>,</w:t>
      </w:r>
      <w:r>
        <w:rPr>
          <w:rFonts w:eastAsia="MS PGothic"/>
          <w:iCs/>
        </w:rPr>
        <w:t xml:space="preserve"> the survivability/mobility trade has never been more difficult.</w:t>
      </w:r>
      <w:r w:rsidR="00F03A45">
        <w:rPr>
          <w:rFonts w:eastAsia="MS PGothic"/>
          <w:iCs/>
        </w:rPr>
        <w:t xml:space="preserve"> Overcoming widely varying threats, providing consistent combat effective mobility across the </w:t>
      </w:r>
      <w:r w:rsidR="001D2C4D">
        <w:rPr>
          <w:rFonts w:eastAsia="MS PGothic"/>
          <w:iCs/>
        </w:rPr>
        <w:t xml:space="preserve">operational </w:t>
      </w:r>
      <w:r w:rsidR="00F03A45">
        <w:rPr>
          <w:rFonts w:eastAsia="MS PGothic"/>
          <w:iCs/>
        </w:rPr>
        <w:t>climate and terrain spectrums</w:t>
      </w:r>
      <w:r w:rsidR="009D1442">
        <w:rPr>
          <w:rFonts w:eastAsia="MS PGothic"/>
          <w:iCs/>
        </w:rPr>
        <w:t>,</w:t>
      </w:r>
      <w:r w:rsidR="00F03A45">
        <w:rPr>
          <w:rFonts w:eastAsia="MS PGothic"/>
          <w:iCs/>
        </w:rPr>
        <w:t xml:space="preserve"> and packaging precise engagement capability on a single platform has proven problematic</w:t>
      </w:r>
      <w:r w:rsidR="00D65587">
        <w:rPr>
          <w:rFonts w:eastAsia="MS PGothic"/>
          <w:iCs/>
        </w:rPr>
        <w:t>.</w:t>
      </w:r>
      <w:r w:rsidR="00F03A45">
        <w:rPr>
          <w:rFonts w:eastAsia="MS PGothic"/>
          <w:iCs/>
        </w:rPr>
        <w:t xml:space="preserve"> </w:t>
      </w:r>
      <w:sdt>
        <w:sdtPr>
          <w:rPr>
            <w:rFonts w:eastAsia="MS PGothic"/>
            <w:iCs/>
          </w:rPr>
          <w:id w:val="921376727"/>
          <w:citation/>
        </w:sdtPr>
        <w:sdtContent>
          <w:r w:rsidR="00176B1F">
            <w:rPr>
              <w:rFonts w:eastAsia="MS PGothic"/>
              <w:iCs/>
            </w:rPr>
            <w:fldChar w:fldCharType="begin"/>
          </w:r>
          <w:r w:rsidR="00D65587">
            <w:rPr>
              <w:rFonts w:eastAsia="MS PGothic"/>
              <w:noProof/>
            </w:rPr>
            <w:instrText xml:space="preserve"> CITATION Mai04 \l 1033 </w:instrText>
          </w:r>
          <w:r w:rsidR="00176B1F">
            <w:rPr>
              <w:rFonts w:eastAsia="MS PGothic"/>
              <w:iCs/>
            </w:rPr>
            <w:fldChar w:fldCharType="separate"/>
          </w:r>
          <w:r w:rsidR="00D65587" w:rsidRPr="00D65587">
            <w:rPr>
              <w:rFonts w:eastAsia="MS PGothic"/>
              <w:noProof/>
            </w:rPr>
            <w:t>(Mait &amp; Kugler, 2004)</w:t>
          </w:r>
          <w:r w:rsidR="00176B1F">
            <w:rPr>
              <w:rFonts w:eastAsia="MS PGothic"/>
              <w:iCs/>
            </w:rPr>
            <w:fldChar w:fldCharType="end"/>
          </w:r>
        </w:sdtContent>
      </w:sdt>
    </w:p>
    <w:p w:rsidR="00802099" w:rsidRDefault="00110789" w:rsidP="005E6639">
      <w:pPr>
        <w:pStyle w:val="2ndOrderPara"/>
        <w:rPr>
          <w:rFonts w:eastAsia="MS PGothic"/>
          <w:noProof/>
        </w:rPr>
      </w:pPr>
      <w:r>
        <w:rPr>
          <w:rFonts w:eastAsia="MS PGothic"/>
          <w:noProof/>
        </w:rPr>
        <w:t>The major improvements in lethality posed by our opponents have led to vehicle</w:t>
      </w:r>
      <w:r w:rsidR="009D1442">
        <w:rPr>
          <w:rFonts w:eastAsia="MS PGothic"/>
          <w:noProof/>
        </w:rPr>
        <w:t>-</w:t>
      </w:r>
      <w:r>
        <w:rPr>
          <w:rFonts w:eastAsia="MS PGothic"/>
          <w:noProof/>
        </w:rPr>
        <w:t xml:space="preserve">specific solutions </w:t>
      </w:r>
      <w:r w:rsidR="009D1442">
        <w:rPr>
          <w:rFonts w:eastAsia="MS PGothic"/>
          <w:noProof/>
        </w:rPr>
        <w:t xml:space="preserve">such </w:t>
      </w:r>
      <w:r>
        <w:rPr>
          <w:rFonts w:eastAsia="MS PGothic"/>
          <w:noProof/>
        </w:rPr>
        <w:t xml:space="preserve">as </w:t>
      </w:r>
      <w:r w:rsidR="009D1442">
        <w:rPr>
          <w:rFonts w:eastAsia="MS PGothic"/>
          <w:noProof/>
        </w:rPr>
        <w:t>the</w:t>
      </w:r>
      <w:r>
        <w:rPr>
          <w:rFonts w:eastAsia="MS PGothic"/>
          <w:noProof/>
        </w:rPr>
        <w:t xml:space="preserve"> MRAP. This issue has driven an intense</w:t>
      </w:r>
      <w:r w:rsidR="009D1442">
        <w:rPr>
          <w:rFonts w:eastAsia="MS PGothic"/>
          <w:noProof/>
        </w:rPr>
        <w:t>, narrow</w:t>
      </w:r>
      <w:r>
        <w:rPr>
          <w:rFonts w:eastAsia="MS PGothic"/>
          <w:noProof/>
        </w:rPr>
        <w:t xml:space="preserve"> focus </w:t>
      </w:r>
      <w:r w:rsidR="0049685F">
        <w:rPr>
          <w:rFonts w:eastAsia="MS PGothic"/>
          <w:noProof/>
        </w:rPr>
        <w:t>on single vehicle capabilities</w:t>
      </w:r>
      <w:r>
        <w:rPr>
          <w:rFonts w:eastAsia="MS PGothic"/>
          <w:noProof/>
        </w:rPr>
        <w:t xml:space="preserve"> with respect to survivability</w:t>
      </w:r>
      <w:r w:rsidR="0049685F">
        <w:rPr>
          <w:rFonts w:eastAsia="MS PGothic"/>
          <w:noProof/>
        </w:rPr>
        <w:t xml:space="preserve">. </w:t>
      </w:r>
      <w:r w:rsidR="00FC2A66">
        <w:rPr>
          <w:rFonts w:eastAsia="MS PGothic"/>
          <w:noProof/>
        </w:rPr>
        <w:t>Few if any</w:t>
      </w:r>
      <w:r w:rsidR="009D1442">
        <w:rPr>
          <w:rFonts w:eastAsia="MS PGothic"/>
          <w:noProof/>
        </w:rPr>
        <w:t xml:space="preserve"> to</w:t>
      </w:r>
      <w:r w:rsidR="00FC2A66">
        <w:rPr>
          <w:rFonts w:eastAsia="MS PGothic"/>
          <w:noProof/>
        </w:rPr>
        <w:t xml:space="preserve"> this point</w:t>
      </w:r>
      <w:r w:rsidR="009D1442">
        <w:rPr>
          <w:rFonts w:eastAsia="MS PGothic"/>
          <w:noProof/>
        </w:rPr>
        <w:t>,</w:t>
      </w:r>
      <w:r w:rsidR="00FC2A66">
        <w:rPr>
          <w:rFonts w:eastAsia="MS PGothic"/>
          <w:noProof/>
        </w:rPr>
        <w:t xml:space="preserve"> seem to </w:t>
      </w:r>
      <w:r w:rsidR="009D1442">
        <w:rPr>
          <w:rFonts w:eastAsia="MS PGothic"/>
          <w:noProof/>
        </w:rPr>
        <w:t>account</w:t>
      </w:r>
      <w:r w:rsidR="00FC2A66">
        <w:rPr>
          <w:rFonts w:eastAsia="MS PGothic"/>
          <w:noProof/>
        </w:rPr>
        <w:t xml:space="preserve"> for the inter</w:t>
      </w:r>
      <w:r w:rsidR="009D1442">
        <w:rPr>
          <w:rFonts w:eastAsia="MS PGothic"/>
          <w:noProof/>
        </w:rPr>
        <w:t>relationship</w:t>
      </w:r>
      <w:r w:rsidR="00FC2A66">
        <w:rPr>
          <w:rFonts w:eastAsia="MS PGothic"/>
          <w:noProof/>
        </w:rPr>
        <w:t xml:space="preserve"> of multiple capabilities. </w:t>
      </w:r>
      <w:r w:rsidR="0049685F" w:rsidRPr="00AC5119">
        <w:rPr>
          <w:rFonts w:eastAsia="MS PGothic"/>
          <w:noProof/>
          <w:highlight w:val="yellow"/>
        </w:rPr>
        <w:t xml:space="preserve">The </w:t>
      </w:r>
      <w:r w:rsidR="005E6639" w:rsidRPr="00AC5119">
        <w:rPr>
          <w:rFonts w:eastAsia="MS PGothic"/>
          <w:noProof/>
          <w:highlight w:val="yellow"/>
        </w:rPr>
        <w:t>2011 the National Defense Research Institute in their report to Office of the Secretary of Defense and Congress</w:t>
      </w:r>
      <w:r w:rsidRPr="00AC5119">
        <w:rPr>
          <w:rFonts w:eastAsia="MS PGothic"/>
          <w:noProof/>
          <w:highlight w:val="yellow"/>
        </w:rPr>
        <w:t xml:space="preserve"> is </w:t>
      </w:r>
      <w:r w:rsidR="005E6639" w:rsidRPr="00AC5119">
        <w:rPr>
          <w:rFonts w:eastAsia="MS PGothic"/>
          <w:noProof/>
          <w:highlight w:val="yellow"/>
        </w:rPr>
        <w:t xml:space="preserve">heavily </w:t>
      </w:r>
      <w:r w:rsidRPr="00AC5119">
        <w:rPr>
          <w:rFonts w:eastAsia="MS PGothic"/>
          <w:noProof/>
          <w:highlight w:val="yellow"/>
        </w:rPr>
        <w:t xml:space="preserve">weighted </w:t>
      </w:r>
      <w:r w:rsidR="005E6639" w:rsidRPr="00AC5119">
        <w:rPr>
          <w:rFonts w:eastAsia="MS PGothic"/>
          <w:noProof/>
          <w:highlight w:val="yellow"/>
        </w:rPr>
        <w:t>on capabilities and gaps of individual platfoms</w:t>
      </w:r>
      <w:r w:rsidRPr="00AC5119">
        <w:rPr>
          <w:rFonts w:eastAsia="MS PGothic"/>
          <w:noProof/>
          <w:highlight w:val="yellow"/>
        </w:rPr>
        <w:t xml:space="preserve">. </w:t>
      </w:r>
      <w:sdt>
        <w:sdtPr>
          <w:rPr>
            <w:rFonts w:eastAsia="MS PGothic"/>
            <w:noProof/>
            <w:highlight w:val="yellow"/>
          </w:rPr>
          <w:id w:val="236142776"/>
          <w:citation/>
        </w:sdtPr>
        <w:sdtContent>
          <w:r w:rsidR="00176B1F">
            <w:rPr>
              <w:rFonts w:eastAsia="MS PGothic"/>
              <w:noProof/>
              <w:highlight w:val="yellow"/>
            </w:rPr>
            <w:fldChar w:fldCharType="begin"/>
          </w:r>
          <w:r w:rsidR="00D65587">
            <w:rPr>
              <w:rFonts w:eastAsia="MS PGothic"/>
              <w:noProof/>
              <w:highlight w:val="yellow"/>
            </w:rPr>
            <w:instrText xml:space="preserve"> CITATION Kel11 \l 1033 </w:instrText>
          </w:r>
          <w:r w:rsidR="00176B1F">
            <w:rPr>
              <w:rFonts w:eastAsia="MS PGothic"/>
              <w:noProof/>
              <w:highlight w:val="yellow"/>
            </w:rPr>
            <w:fldChar w:fldCharType="separate"/>
          </w:r>
          <w:r w:rsidR="00D65587" w:rsidRPr="00D65587">
            <w:rPr>
              <w:rFonts w:eastAsia="MS PGothic"/>
              <w:noProof/>
              <w:highlight w:val="yellow"/>
            </w:rPr>
            <w:t>(Kelly, et al., 2011)</w:t>
          </w:r>
          <w:r w:rsidR="00176B1F">
            <w:rPr>
              <w:rFonts w:eastAsia="MS PGothic"/>
              <w:noProof/>
              <w:highlight w:val="yellow"/>
            </w:rPr>
            <w:fldChar w:fldCharType="end"/>
          </w:r>
        </w:sdtContent>
      </w:sdt>
    </w:p>
    <w:p w:rsidR="00AC3234" w:rsidRDefault="00FC2A66" w:rsidP="008026B2">
      <w:pPr>
        <w:pStyle w:val="2ndOrderPara"/>
        <w:rPr>
          <w:rFonts w:eastAsia="MS PGothic"/>
          <w:noProof/>
        </w:rPr>
      </w:pPr>
      <w:r>
        <w:rPr>
          <w:rFonts w:eastAsia="MS PGothic"/>
          <w:noProof/>
        </w:rPr>
        <w:t>The U.S. Army</w:t>
      </w:r>
      <w:r w:rsidR="00D50EFC">
        <w:rPr>
          <w:rFonts w:eastAsia="MS PGothic"/>
          <w:noProof/>
        </w:rPr>
        <w:t xml:space="preserve"> i</w:t>
      </w:r>
      <w:r>
        <w:rPr>
          <w:rFonts w:eastAsia="MS PGothic"/>
          <w:noProof/>
        </w:rPr>
        <w:t>s of course very aware of the</w:t>
      </w:r>
      <w:r w:rsidR="00D50EFC">
        <w:rPr>
          <w:rFonts w:eastAsia="MS PGothic"/>
          <w:noProof/>
        </w:rPr>
        <w:t xml:space="preserve"> existance of</w:t>
      </w:r>
      <w:r>
        <w:rPr>
          <w:rFonts w:eastAsia="MS PGothic"/>
          <w:noProof/>
        </w:rPr>
        <w:t xml:space="preserve"> interactions of supporting units. They note</w:t>
      </w:r>
      <w:r w:rsidR="00181AB5">
        <w:rPr>
          <w:rFonts w:eastAsia="MS PGothic"/>
          <w:noProof/>
        </w:rPr>
        <w:t xml:space="preserve"> that success</w:t>
      </w:r>
      <w:r>
        <w:rPr>
          <w:rFonts w:eastAsia="MS PGothic"/>
          <w:noProof/>
        </w:rPr>
        <w:t xml:space="preserve"> is achieved</w:t>
      </w:r>
      <w:r w:rsidR="00181AB5">
        <w:rPr>
          <w:rFonts w:eastAsia="MS PGothic"/>
          <w:noProof/>
        </w:rPr>
        <w:t xml:space="preserve"> “…</w:t>
      </w:r>
      <w:r w:rsidR="00802099">
        <w:rPr>
          <w:rFonts w:eastAsia="MS PGothic"/>
          <w:noProof/>
        </w:rPr>
        <w:t>not by a single vehicle or section of vehicles but by the ability of the combined arms support to deliver overmatch effects as needed</w:t>
      </w:r>
      <w:r>
        <w:rPr>
          <w:rFonts w:eastAsia="MS PGothic"/>
          <w:noProof/>
        </w:rPr>
        <w:t>.”</w:t>
      </w:r>
      <w:r w:rsidR="00802099">
        <w:rPr>
          <w:rFonts w:eastAsia="MS PGothic"/>
          <w:noProof/>
        </w:rPr>
        <w:t xml:space="preserve"> </w:t>
      </w:r>
      <w:sdt>
        <w:sdtPr>
          <w:rPr>
            <w:rFonts w:eastAsia="MS PGothic"/>
            <w:noProof/>
          </w:rPr>
          <w:id w:val="907039330"/>
          <w:citation/>
        </w:sdtPr>
        <w:sdtContent>
          <w:r w:rsidR="00176B1F">
            <w:rPr>
              <w:rFonts w:eastAsia="MS PGothic"/>
              <w:noProof/>
            </w:rPr>
            <w:fldChar w:fldCharType="begin"/>
          </w:r>
          <w:r w:rsidR="00D65587">
            <w:rPr>
              <w:rFonts w:eastAsia="MS PGothic"/>
              <w:noProof/>
            </w:rPr>
            <w:instrText xml:space="preserve"> CITATION FM300 \l 1033 </w:instrText>
          </w:r>
          <w:r w:rsidR="00176B1F">
            <w:rPr>
              <w:rFonts w:eastAsia="MS PGothic"/>
              <w:noProof/>
            </w:rPr>
            <w:fldChar w:fldCharType="separate"/>
          </w:r>
          <w:r w:rsidR="00D65587" w:rsidRPr="00D65587">
            <w:rPr>
              <w:rFonts w:eastAsia="MS PGothic"/>
              <w:noProof/>
            </w:rPr>
            <w:t>(US Army Infantry School, 2003)</w:t>
          </w:r>
          <w:r w:rsidR="00176B1F">
            <w:rPr>
              <w:rFonts w:eastAsia="MS PGothic"/>
              <w:noProof/>
            </w:rPr>
            <w:fldChar w:fldCharType="end"/>
          </w:r>
        </w:sdtContent>
      </w:sdt>
      <w:r w:rsidR="00D65587">
        <w:rPr>
          <w:rFonts w:eastAsia="MS PGothic"/>
          <w:noProof/>
        </w:rPr>
        <w:t xml:space="preserve"> </w:t>
      </w:r>
      <w:r w:rsidR="00181AB5">
        <w:rPr>
          <w:rFonts w:eastAsia="MS PGothic"/>
          <w:noProof/>
        </w:rPr>
        <w:t xml:space="preserve">It is also </w:t>
      </w:r>
      <w:r w:rsidR="00802099">
        <w:rPr>
          <w:rFonts w:eastAsia="MS PGothic"/>
          <w:noProof/>
        </w:rPr>
        <w:t>reflected</w:t>
      </w:r>
      <w:r w:rsidR="00181AB5">
        <w:rPr>
          <w:rFonts w:eastAsia="MS PGothic"/>
          <w:noProof/>
        </w:rPr>
        <w:t xml:space="preserve"> by </w:t>
      </w:r>
      <w:r w:rsidR="005E6639" w:rsidRPr="00657F6E">
        <w:rPr>
          <w:rFonts w:eastAsia="MS PGothic"/>
          <w:noProof/>
        </w:rPr>
        <w:t>Molitoris &amp; Hicks</w:t>
      </w:r>
      <w:r w:rsidR="005E6639" w:rsidRPr="00657F6E">
        <w:rPr>
          <w:rFonts w:eastAsia="MS PGothic"/>
          <w:iCs/>
        </w:rPr>
        <w:t xml:space="preserve"> </w:t>
      </w:r>
      <w:r w:rsidR="00181AB5">
        <w:rPr>
          <w:rFonts w:eastAsia="MS PGothic"/>
          <w:iCs/>
        </w:rPr>
        <w:t xml:space="preserve">when they </w:t>
      </w:r>
      <w:r w:rsidR="005E6639">
        <w:rPr>
          <w:rFonts w:eastAsia="MS PGothic"/>
          <w:iCs/>
        </w:rPr>
        <w:t>noted that “s</w:t>
      </w:r>
      <w:r w:rsidR="005E6639" w:rsidRPr="00657F6E">
        <w:rPr>
          <w:rFonts w:eastAsia="MS PGothic"/>
          <w:iCs/>
        </w:rPr>
        <w:t>ystem level survivability is dependent on the mission profile and protection of</w:t>
      </w:r>
      <w:r w:rsidR="005E6639">
        <w:rPr>
          <w:rFonts w:eastAsia="MS PGothic"/>
          <w:iCs/>
        </w:rPr>
        <w:t xml:space="preserve"> </w:t>
      </w:r>
      <w:r w:rsidR="005E6639" w:rsidRPr="00657F6E">
        <w:rPr>
          <w:rFonts w:eastAsia="MS PGothic"/>
          <w:iCs/>
        </w:rPr>
        <w:t>the baseline system.</w:t>
      </w:r>
      <w:r w:rsidR="005E6639">
        <w:rPr>
          <w:rFonts w:eastAsia="MS PGothic"/>
          <w:iCs/>
        </w:rPr>
        <w:t>”</w:t>
      </w:r>
      <w:r w:rsidR="005E6639" w:rsidRPr="00657F6E">
        <w:rPr>
          <w:rFonts w:eastAsia="MS PGothic"/>
          <w:noProof/>
        </w:rPr>
        <w:t xml:space="preserve"> </w:t>
      </w:r>
      <w:sdt>
        <w:sdtPr>
          <w:rPr>
            <w:rFonts w:eastAsia="MS PGothic"/>
            <w:noProof/>
          </w:rPr>
          <w:id w:val="-138344511"/>
          <w:citation/>
        </w:sdtPr>
        <w:sdtContent>
          <w:r w:rsidR="00176B1F">
            <w:rPr>
              <w:rFonts w:eastAsia="MS PGothic"/>
              <w:noProof/>
            </w:rPr>
            <w:fldChar w:fldCharType="begin"/>
          </w:r>
          <w:r w:rsidR="00D65587">
            <w:rPr>
              <w:rFonts w:eastAsia="MS PGothic"/>
              <w:noProof/>
            </w:rPr>
            <w:instrText xml:space="preserve"> CITATION Mol09 \l 1033 </w:instrText>
          </w:r>
          <w:r w:rsidR="00176B1F">
            <w:rPr>
              <w:rFonts w:eastAsia="MS PGothic"/>
              <w:noProof/>
            </w:rPr>
            <w:fldChar w:fldCharType="separate"/>
          </w:r>
          <w:r w:rsidR="00D65587" w:rsidRPr="00D65587">
            <w:rPr>
              <w:rFonts w:eastAsia="MS PGothic"/>
              <w:noProof/>
            </w:rPr>
            <w:t>(Molitoris &amp; Hicks, 2009)</w:t>
          </w:r>
          <w:r w:rsidR="00176B1F">
            <w:rPr>
              <w:rFonts w:eastAsia="MS PGothic"/>
              <w:noProof/>
            </w:rPr>
            <w:fldChar w:fldCharType="end"/>
          </w:r>
        </w:sdtContent>
      </w:sdt>
      <w:r w:rsidR="00802099">
        <w:rPr>
          <w:rFonts w:eastAsia="MS PGothic"/>
          <w:noProof/>
        </w:rPr>
        <w:t xml:space="preserve">  This sentiment was echoed, though less strongly, in the </w:t>
      </w:r>
      <w:r w:rsidR="008026B2">
        <w:rPr>
          <w:rFonts w:eastAsia="MS PGothic"/>
          <w:iCs/>
        </w:rPr>
        <w:t>U.S. Army Equipment Modernization Strategy published</w:t>
      </w:r>
      <w:r w:rsidR="00802099">
        <w:rPr>
          <w:rFonts w:eastAsia="MS PGothic"/>
          <w:iCs/>
        </w:rPr>
        <w:t xml:space="preserve"> in </w:t>
      </w:r>
      <w:r w:rsidR="008026B2">
        <w:rPr>
          <w:rFonts w:eastAsia="MS PGothic"/>
          <w:iCs/>
        </w:rPr>
        <w:t>2013</w:t>
      </w:r>
      <w:r w:rsidR="00802099">
        <w:rPr>
          <w:rFonts w:eastAsia="MS PGothic"/>
          <w:iCs/>
        </w:rPr>
        <w:t>. The authors point out that</w:t>
      </w:r>
      <w:r w:rsidR="008026B2">
        <w:rPr>
          <w:rFonts w:eastAsia="MS PGothic"/>
          <w:iCs/>
        </w:rPr>
        <w:t xml:space="preserve"> “t</w:t>
      </w:r>
      <w:r w:rsidR="008026B2" w:rsidRPr="008026B2">
        <w:rPr>
          <w:rFonts w:eastAsia="MS PGothic"/>
          <w:iCs/>
        </w:rPr>
        <w:t>he future environment will require</w:t>
      </w:r>
      <w:r w:rsidR="008026B2">
        <w:rPr>
          <w:rFonts w:eastAsia="MS PGothic"/>
          <w:iCs/>
        </w:rPr>
        <w:t xml:space="preserve"> </w:t>
      </w:r>
      <w:r w:rsidR="008026B2" w:rsidRPr="008026B2">
        <w:rPr>
          <w:rFonts w:eastAsia="MS PGothic"/>
          <w:iCs/>
        </w:rPr>
        <w:t>versatile and tailorable formations that are regionally aligned and mission focused to</w:t>
      </w:r>
      <w:r w:rsidR="008026B2">
        <w:rPr>
          <w:rFonts w:eastAsia="MS PGothic"/>
          <w:iCs/>
        </w:rPr>
        <w:t xml:space="preserve"> </w:t>
      </w:r>
      <w:r w:rsidR="008026B2" w:rsidRPr="008026B2">
        <w:rPr>
          <w:rFonts w:eastAsia="MS PGothic"/>
          <w:iCs/>
        </w:rPr>
        <w:lastRenderedPageBreak/>
        <w:t>mee</w:t>
      </w:r>
      <w:r w:rsidR="008026B2">
        <w:rPr>
          <w:rFonts w:eastAsia="MS PGothic"/>
          <w:iCs/>
        </w:rPr>
        <w:t xml:space="preserve">t combatant commander’s needs.” </w:t>
      </w:r>
      <w:r w:rsidR="008026B2">
        <w:rPr>
          <w:rFonts w:eastAsia="MS PGothic"/>
          <w:iCs/>
          <w:noProof/>
        </w:rPr>
        <w:t xml:space="preserve"> </w:t>
      </w:r>
      <w:r w:rsidR="008026B2" w:rsidRPr="008026B2">
        <w:rPr>
          <w:rFonts w:eastAsia="MS PGothic"/>
          <w:noProof/>
        </w:rPr>
        <w:t>(Department of the Army Office of the Deputy Chief of Staff, G-8 Future Force Division (FDF), 2013</w:t>
      </w:r>
      <w:r w:rsidR="008026B2">
        <w:rPr>
          <w:rFonts w:eastAsia="MS PGothic"/>
          <w:noProof/>
        </w:rPr>
        <w:t>, pg 2</w:t>
      </w:r>
      <w:r w:rsidR="008026B2" w:rsidRPr="008026B2">
        <w:rPr>
          <w:rFonts w:eastAsia="MS PGothic"/>
          <w:noProof/>
        </w:rPr>
        <w:t>)</w:t>
      </w:r>
      <w:r w:rsidR="008026B2">
        <w:rPr>
          <w:rFonts w:eastAsia="MS PGothic"/>
          <w:noProof/>
        </w:rPr>
        <w:t xml:space="preserve"> </w:t>
      </w:r>
    </w:p>
    <w:p w:rsidR="00AC3234" w:rsidRDefault="006E2E1A" w:rsidP="001867F3">
      <w:pPr>
        <w:pStyle w:val="2ndOrderPara"/>
        <w:rPr>
          <w:rFonts w:eastAsia="MS PGothic"/>
          <w:noProof/>
        </w:rPr>
      </w:pPr>
      <w:r>
        <w:rPr>
          <w:rFonts w:eastAsia="MS PGothic"/>
          <w:noProof/>
        </w:rPr>
        <w:t xml:space="preserve">The US Army Maneuver Center of Excellence (MCoE) has interest in </w:t>
      </w:r>
      <w:r w:rsidR="00FC2A66">
        <w:rPr>
          <w:rFonts w:eastAsia="MS PGothic"/>
          <w:noProof/>
        </w:rPr>
        <w:t xml:space="preserve">analytically </w:t>
      </w:r>
      <w:r>
        <w:rPr>
          <w:rFonts w:eastAsia="MS PGothic"/>
          <w:noProof/>
        </w:rPr>
        <w:t>understanding</w:t>
      </w:r>
      <w:r w:rsidR="00FC2A66">
        <w:rPr>
          <w:rFonts w:eastAsia="MS PGothic"/>
          <w:noProof/>
        </w:rPr>
        <w:t xml:space="preserve"> the</w:t>
      </w:r>
      <w:r>
        <w:rPr>
          <w:rFonts w:eastAsia="MS PGothic"/>
          <w:noProof/>
        </w:rPr>
        <w:t xml:space="preserve"> interplays and interactions with respect to the integrated survivability of a combat unit. More specifically they need to understand how the addition or subtraction of specific capabilities impact the overall unit survivability and mission success.</w:t>
      </w:r>
    </w:p>
    <w:p w:rsidR="006E2E1A" w:rsidRDefault="006E2E1A" w:rsidP="001867F3">
      <w:pPr>
        <w:pStyle w:val="2ndOrderPara"/>
        <w:rPr>
          <w:rFonts w:eastAsia="MS PGothic"/>
          <w:iCs/>
        </w:rPr>
      </w:pPr>
    </w:p>
    <w:p w:rsidR="00AC3234" w:rsidRPr="00913AE5" w:rsidRDefault="00AC3234" w:rsidP="00AC3234">
      <w:pPr>
        <w:pStyle w:val="Heading2"/>
      </w:pPr>
      <w:bookmarkStart w:id="21" w:name="_Toc353052971"/>
      <w:r>
        <w:t>B</w:t>
      </w:r>
      <w:r w:rsidRPr="00913AE5">
        <w:t>.</w:t>
      </w:r>
      <w:r w:rsidRPr="00913AE5">
        <w:tab/>
      </w:r>
      <w:r>
        <w:t>PROBLEM STATEMENT</w:t>
      </w:r>
      <w:bookmarkEnd w:id="21"/>
      <w:r w:rsidR="00F32A17">
        <w:t xml:space="preserve"> </w:t>
      </w:r>
    </w:p>
    <w:p w:rsidR="00AC3234" w:rsidRDefault="006A2370" w:rsidP="001867F3">
      <w:pPr>
        <w:pStyle w:val="2ndOrderPara"/>
        <w:rPr>
          <w:rFonts w:eastAsia="MS PGothic"/>
          <w:iCs/>
        </w:rPr>
      </w:pPr>
      <w:r w:rsidRPr="006A2370">
        <w:rPr>
          <w:rFonts w:eastAsia="MS PGothic"/>
          <w:iCs/>
        </w:rPr>
        <w:t>The Maneuver Center of Excellence (MCoE), a key stakeholder, is interested in a capability to provide analytical underpinnings to the decisions being made regarding the capability of current and future ground combat vehicles in terms of survivability across multiple missions, threats and platforms.  They need a robust capability to provide insight into the trade space available within the key attributes of survivability that will give them an operationally effective and affordab</w:t>
      </w:r>
      <w:r w:rsidR="007F6847">
        <w:rPr>
          <w:rFonts w:eastAsia="MS PGothic"/>
          <w:iCs/>
        </w:rPr>
        <w:t xml:space="preserve">le capability by incorporating </w:t>
      </w:r>
      <w:r w:rsidRPr="006A2370">
        <w:rPr>
          <w:rFonts w:eastAsia="MS PGothic"/>
          <w:iCs/>
        </w:rPr>
        <w:t>characteristics such as mobility, lethality, protection and situational awareness</w:t>
      </w:r>
      <w:r w:rsidR="007F6847">
        <w:rPr>
          <w:rFonts w:eastAsia="MS PGothic"/>
          <w:iCs/>
        </w:rPr>
        <w:t xml:space="preserve"> </w:t>
      </w:r>
      <w:r w:rsidR="007F6847" w:rsidRPr="007F6847">
        <w:rPr>
          <w:rFonts w:eastAsia="MS PGothic"/>
          <w:iCs/>
          <w:highlight w:val="yellow"/>
        </w:rPr>
        <w:t>[NEED CITATION]</w:t>
      </w:r>
      <w:r w:rsidRPr="007F6847">
        <w:rPr>
          <w:rFonts w:eastAsia="MS PGothic"/>
          <w:iCs/>
          <w:highlight w:val="yellow"/>
        </w:rPr>
        <w:t>.</w:t>
      </w:r>
    </w:p>
    <w:p w:rsidR="007F6847" w:rsidRDefault="007F6847" w:rsidP="001867F3">
      <w:pPr>
        <w:pStyle w:val="2ndOrderPara"/>
        <w:rPr>
          <w:rFonts w:eastAsia="MS PGothic"/>
          <w:iCs/>
        </w:rPr>
      </w:pPr>
    </w:p>
    <w:p w:rsidR="00CC0EFC" w:rsidRPr="00913AE5" w:rsidRDefault="00AC3234" w:rsidP="00CC0EFC">
      <w:pPr>
        <w:pStyle w:val="Heading2"/>
      </w:pPr>
      <w:bookmarkStart w:id="22" w:name="_Toc519588790"/>
      <w:bookmarkStart w:id="23" w:name="_Toc330465425"/>
      <w:bookmarkStart w:id="24" w:name="_Toc353052972"/>
      <w:bookmarkEnd w:id="15"/>
      <w:bookmarkEnd w:id="16"/>
      <w:r>
        <w:t>C</w:t>
      </w:r>
      <w:r w:rsidR="00CC0EFC" w:rsidRPr="00913AE5">
        <w:t>.</w:t>
      </w:r>
      <w:r w:rsidR="00CC0EFC" w:rsidRPr="00913AE5">
        <w:tab/>
      </w:r>
      <w:bookmarkEnd w:id="22"/>
      <w:bookmarkEnd w:id="23"/>
      <w:r>
        <w:t>RESEARCH OBJECTIVES</w:t>
      </w:r>
      <w:r w:rsidR="00F32A17">
        <w:t xml:space="preserve"> CHRISTY</w:t>
      </w:r>
      <w:bookmarkEnd w:id="24"/>
    </w:p>
    <w:p w:rsidR="00AC3234" w:rsidRPr="000B5715" w:rsidRDefault="001A4227" w:rsidP="00FC2A66">
      <w:pPr>
        <w:pStyle w:val="2ndOrderPara"/>
      </w:pPr>
      <w:r w:rsidRPr="000B5715">
        <w:rPr>
          <w:rFonts w:eastAsia="MS PGothic"/>
        </w:rPr>
        <w:t xml:space="preserve">The idea that increasing lethality or mobility would also increase survivability </w:t>
      </w:r>
      <w:r w:rsidR="007F6847" w:rsidRPr="000B5715">
        <w:rPr>
          <w:rFonts w:eastAsia="MS PGothic"/>
        </w:rPr>
        <w:t>have</w:t>
      </w:r>
      <w:r w:rsidRPr="000B5715">
        <w:rPr>
          <w:rFonts w:eastAsia="MS PGothic"/>
        </w:rPr>
        <w:t xml:space="preserve"> been supported with professional military judgment, but no analytic metrics have been developed that can trade the weight of armor protection for increased mobility or increased lethality. Improvements in protection must be understood and quantified from a systems perspective, specifically in understanding the associated trade-offs.  Materiel components and non-materiel functions and features that can be incorporated into vehicle designs and organizational activities comprise the trade space that will be studied.   Combi</w:t>
      </w:r>
      <w:r w:rsidR="007F6847">
        <w:rPr>
          <w:rFonts w:eastAsia="MS PGothic"/>
        </w:rPr>
        <w:t>ning the impacts of these trade-</w:t>
      </w:r>
      <w:r w:rsidRPr="000B5715">
        <w:rPr>
          <w:rFonts w:eastAsia="MS PGothic"/>
        </w:rPr>
        <w:t xml:space="preserve">space </w:t>
      </w:r>
      <w:r w:rsidR="007F6847" w:rsidRPr="000B5715">
        <w:rPr>
          <w:rFonts w:eastAsia="MS PGothic"/>
        </w:rPr>
        <w:t>parameters on the statistical operational performance of the organization’s missions are</w:t>
      </w:r>
      <w:r w:rsidRPr="000B5715">
        <w:rPr>
          <w:rFonts w:eastAsia="MS PGothic"/>
        </w:rPr>
        <w:t xml:space="preserve"> crucial for the decision maker to cost</w:t>
      </w:r>
      <w:bookmarkStart w:id="25" w:name="_Toc341180415"/>
      <w:r w:rsidR="00FC2A66">
        <w:rPr>
          <w:rFonts w:eastAsia="MS PGothic"/>
        </w:rPr>
        <w:t xml:space="preserve"> </w:t>
      </w:r>
      <w:r w:rsidR="00AC3234" w:rsidRPr="000B5715">
        <w:t>development.</w:t>
      </w:r>
    </w:p>
    <w:p w:rsidR="001A4227" w:rsidRDefault="001A4227" w:rsidP="001A4227">
      <w:pPr>
        <w:rPr>
          <w:rFonts w:eastAsia="Times New Roman"/>
          <w:bCs/>
          <w:iCs/>
        </w:rPr>
      </w:pPr>
    </w:p>
    <w:p w:rsidR="001A4227" w:rsidRPr="000B5715" w:rsidRDefault="00AC3234" w:rsidP="001A4227">
      <w:pPr>
        <w:pStyle w:val="Heading2"/>
      </w:pPr>
      <w:bookmarkStart w:id="26" w:name="_Toc353052973"/>
      <w:r>
        <w:lastRenderedPageBreak/>
        <w:t>D</w:t>
      </w:r>
      <w:r w:rsidR="001A4227">
        <w:t xml:space="preserve">.  </w:t>
      </w:r>
      <w:r w:rsidR="001A4227">
        <w:tab/>
      </w:r>
      <w:bookmarkEnd w:id="25"/>
      <w:r>
        <w:t>Problem Space Boundaries</w:t>
      </w:r>
      <w:bookmarkEnd w:id="26"/>
    </w:p>
    <w:p w:rsidR="0022527F" w:rsidRDefault="001A4227" w:rsidP="00904F7B">
      <w:pPr>
        <w:pStyle w:val="2ndOrderPara"/>
      </w:pPr>
      <w:r w:rsidRPr="000B5715">
        <w:t>The scope of work is bounded by</w:t>
      </w:r>
      <w:r w:rsidR="0022527F">
        <w:t xml:space="preserve"> several things including timing</w:t>
      </w:r>
      <w:ins w:id="27" w:author="Steve Mazza" w:date="2013-04-08T08:07:00Z">
        <w:r w:rsidR="00687F5F">
          <w:t>,</w:t>
        </w:r>
      </w:ins>
      <w:r w:rsidR="0022527F">
        <w:t xml:space="preserve"> access to information and software, capability in using various software packages</w:t>
      </w:r>
      <w:ins w:id="28" w:author="Steve Mazza" w:date="2013-04-08T08:07:00Z">
        <w:r w:rsidR="00687F5F">
          <w:t>,</w:t>
        </w:r>
      </w:ins>
      <w:r w:rsidR="0022527F">
        <w:t xml:space="preserve"> and of course </w:t>
      </w:r>
      <w:r w:rsidRPr="000B5715">
        <w:t xml:space="preserve">the </w:t>
      </w:r>
      <w:r w:rsidR="0022527F">
        <w:t>scope</w:t>
      </w:r>
      <w:r w:rsidRPr="000B5715">
        <w:t xml:space="preserve"> of work</w:t>
      </w:r>
      <w:r w:rsidR="0022527F">
        <w:t xml:space="preserve"> (SOW). The SOW</w:t>
      </w:r>
      <w:r w:rsidRPr="000B5715">
        <w:t xml:space="preserve"> for Determining Combat Vehicle Survivability through the Linkage of other Operational Requirements developed </w:t>
      </w:r>
      <w:r w:rsidR="0022527F">
        <w:t>with Ted Maciuba,</w:t>
      </w:r>
      <w:r w:rsidR="0022527F" w:rsidRPr="000B5715">
        <w:t xml:space="preserve"> Director, Mounted Requirements, </w:t>
      </w:r>
      <w:r w:rsidR="0022527F">
        <w:t xml:space="preserve">MCoE </w:t>
      </w:r>
      <w:r w:rsidRPr="000B5715">
        <w:t xml:space="preserve">in conjunction </w:t>
      </w:r>
      <w:r w:rsidR="0022527F">
        <w:t>with</w:t>
      </w:r>
      <w:r w:rsidRPr="000B5715">
        <w:t xml:space="preserve"> NPS faculty advisors Dr. Gene Paulo, Dr. Doug Nelson and Paul Beery </w:t>
      </w:r>
      <w:r w:rsidR="00AC5119">
        <w:rPr>
          <w:highlight w:val="yellow"/>
        </w:rPr>
        <w:t>(Aug 20, 2012)</w:t>
      </w:r>
      <w:r w:rsidRPr="000B5715">
        <w:t>.</w:t>
      </w:r>
    </w:p>
    <w:p w:rsidR="00904F7B" w:rsidRDefault="00904F7B" w:rsidP="00904F7B">
      <w:pPr>
        <w:pStyle w:val="2ndOrderPara"/>
      </w:pPr>
      <w:r>
        <w:t xml:space="preserve">The scope of this effort is focused solely on defining a process to assess combat vehicle survivability within the context of the </w:t>
      </w:r>
      <w:bookmarkStart w:id="29" w:name="OLE_LINK4"/>
      <w:bookmarkStart w:id="30" w:name="OLE_LINK5"/>
      <w:r>
        <w:t>combined arms unit</w:t>
      </w:r>
      <w:bookmarkEnd w:id="29"/>
      <w:bookmarkEnd w:id="30"/>
      <w:r>
        <w:t>. It does not address in any way force protection and assumes in the context of the model that if a vehicle does not survive needed is a crew.</w:t>
      </w:r>
    </w:p>
    <w:p w:rsidR="00904F7B" w:rsidRDefault="00904F7B" w:rsidP="00904F7B">
      <w:pPr>
        <w:pStyle w:val="2ndOrderPara"/>
      </w:pPr>
      <w:r>
        <w:t>Addressed within the simulations are</w:t>
      </w:r>
      <w:r w:rsidR="00B6574E">
        <w:t xml:space="preserve"> standard </w:t>
      </w:r>
      <w:r>
        <w:t>mechanized</w:t>
      </w:r>
      <w:r w:rsidR="00B6574E">
        <w:t xml:space="preserve"> infantry, heavy armor, artillery, and medium air support. Because of time constraints weather was not considered as a factor, nor was any counterstrike capability included. Inclusion of these could of course lead to different conclusions to specific applications. However such inclusion would not negate the process by which the data was achieved.</w:t>
      </w:r>
    </w:p>
    <w:p w:rsidR="00AC5119" w:rsidRDefault="00F10270" w:rsidP="00AC5119">
      <w:pPr>
        <w:pStyle w:val="2ndOrderPara"/>
      </w:pPr>
      <w:r>
        <w:t>Simulation m</w:t>
      </w:r>
      <w:r w:rsidR="00AC5119">
        <w:t xml:space="preserve">odels </w:t>
      </w:r>
      <w:r>
        <w:t xml:space="preserve">were set up after Treml </w:t>
      </w:r>
      <w:r w:rsidRPr="00F10270">
        <w:rPr>
          <w:highlight w:val="yellow"/>
        </w:rPr>
        <w:t>[NEED CITATION]</w:t>
      </w:r>
      <w:r>
        <w:t xml:space="preserve"> </w:t>
      </w:r>
      <w:r w:rsidR="00AC5119">
        <w:t>and run a</w:t>
      </w:r>
      <w:r>
        <w:t>s a</w:t>
      </w:r>
      <w:r w:rsidR="00AC5119">
        <w:t xml:space="preserve"> series of experiments </w:t>
      </w:r>
      <w:r>
        <w:t xml:space="preserve">which varied a range of parameters. Selected parameter </w:t>
      </w:r>
      <w:r w:rsidR="00AC5119">
        <w:t xml:space="preserve">variations </w:t>
      </w:r>
      <w:r>
        <w:t>encompassed</w:t>
      </w:r>
      <w:r w:rsidR="00AC5119">
        <w:t xml:space="preserve"> standard U</w:t>
      </w:r>
      <w:r>
        <w:t>.</w:t>
      </w:r>
      <w:r w:rsidR="00AC5119">
        <w:t>S</w:t>
      </w:r>
      <w:r>
        <w:t>.</w:t>
      </w:r>
      <w:r w:rsidR="00AC5119">
        <w:t xml:space="preserve"> Army ground combat vehicles and </w:t>
      </w:r>
      <w:r>
        <w:t>unit</w:t>
      </w:r>
      <w:r w:rsidR="00AC5119">
        <w:t xml:space="preserve"> compositions</w:t>
      </w:r>
      <w:r>
        <w:t>.</w:t>
      </w:r>
      <w:r w:rsidR="00AC5119">
        <w:t xml:space="preserve"> </w:t>
      </w:r>
      <w:r>
        <w:t>T</w:t>
      </w:r>
      <w:r w:rsidR="00AC5119">
        <w:t xml:space="preserve">he purpose </w:t>
      </w:r>
      <w:r>
        <w:t xml:space="preserve">was one </w:t>
      </w:r>
      <w:r w:rsidR="00AC5119">
        <w:t>of determining if those variations result</w:t>
      </w:r>
      <w:r>
        <w:t>ed</w:t>
      </w:r>
      <w:r w:rsidR="00AC5119">
        <w:t xml:space="preserve"> in an increased </w:t>
      </w:r>
      <w:r>
        <w:t xml:space="preserve">unit survivability and </w:t>
      </w:r>
      <w:r w:rsidR="00AC5119">
        <w:t xml:space="preserve">mission success rate.  </w:t>
      </w:r>
      <w:r>
        <w:t>The models, process</w:t>
      </w:r>
      <w:ins w:id="31" w:author="Steve Mazza" w:date="2013-04-08T08:09:00Z">
        <w:r w:rsidR="00687F5F">
          <w:t>es</w:t>
        </w:r>
      </w:ins>
      <w:r>
        <w:t xml:space="preserve">, and </w:t>
      </w:r>
      <w:r w:rsidR="00AC5119">
        <w:t xml:space="preserve">resultant model data </w:t>
      </w:r>
      <w:del w:id="32" w:author="Steve Mazza" w:date="2013-04-08T08:10:00Z">
        <w:r w:rsidR="00AC5119" w:rsidDel="00687F5F">
          <w:delText xml:space="preserve">that </w:delText>
        </w:r>
      </w:del>
      <w:r w:rsidR="00AC5119">
        <w:t>are the primary work products of this effort</w:t>
      </w:r>
      <w:r>
        <w:t xml:space="preserve"> supporting</w:t>
      </w:r>
      <w:r w:rsidR="00AC5119">
        <w:t xml:space="preserve"> this paper.</w:t>
      </w:r>
    </w:p>
    <w:p w:rsidR="00AC5119" w:rsidRDefault="00AC5119" w:rsidP="00AC5119">
      <w:pPr>
        <w:pStyle w:val="2ndOrderPara"/>
      </w:pPr>
      <w:r>
        <w:t xml:space="preserve">The models allow </w:t>
      </w:r>
      <w:r w:rsidR="00F10270">
        <w:t>the variation of</w:t>
      </w:r>
      <w:r>
        <w:t xml:space="preserve"> both the vehicle and </w:t>
      </w:r>
      <w:r w:rsidR="00F10270">
        <w:t>unit constituents thereby</w:t>
      </w:r>
      <w:r>
        <w:t xml:space="preserve"> enabling </w:t>
      </w:r>
      <w:r w:rsidR="00F10270">
        <w:t>the measurement of</w:t>
      </w:r>
      <w:r>
        <w:t xml:space="preserve"> the effects of changes to armor, armament, mobility, detection </w:t>
      </w:r>
      <w:r w:rsidR="008A6E51">
        <w:t>and unit composition. The limit place</w:t>
      </w:r>
      <w:ins w:id="33" w:author="Steve Mazza" w:date="2013-04-08T08:11:00Z">
        <w:r w:rsidR="0049469C">
          <w:t>d</w:t>
        </w:r>
      </w:ins>
      <w:r w:rsidR="008A6E51">
        <w:t xml:space="preserve"> on the</w:t>
      </w:r>
      <w:r>
        <w:t xml:space="preserve"> trade space </w:t>
      </w:r>
      <w:r w:rsidR="008A6E51">
        <w:t>is</w:t>
      </w:r>
      <w:r>
        <w:t xml:space="preserve"> technology that is projected to be fiel</w:t>
      </w:r>
      <w:r w:rsidR="008A6E51">
        <w:t>dable by 2018</w:t>
      </w:r>
      <w:r>
        <w:t xml:space="preserve">.  While this precludes </w:t>
      </w:r>
      <w:r w:rsidR="008A6E51">
        <w:t>the consideration of</w:t>
      </w:r>
      <w:r>
        <w:t xml:space="preserve"> some exciting potential opportunities for improvement of mission success, it </w:t>
      </w:r>
      <w:r w:rsidR="008A6E51">
        <w:t>does provide a tight</w:t>
      </w:r>
      <w:r>
        <w:t xml:space="preserve"> focus </w:t>
      </w:r>
      <w:r w:rsidR="008A6E51">
        <w:t xml:space="preserve">of </w:t>
      </w:r>
      <w:r>
        <w:t>effort on near-term options with potential for immediate gain.</w:t>
      </w:r>
    </w:p>
    <w:p w:rsidR="00AC5119" w:rsidRDefault="008A6E51" w:rsidP="00AC5119">
      <w:pPr>
        <w:pStyle w:val="2ndOrderPara"/>
      </w:pPr>
      <w:r>
        <w:lastRenderedPageBreak/>
        <w:t>S</w:t>
      </w:r>
      <w:r w:rsidR="00AC5119">
        <w:t xml:space="preserve">pecific recommendations for follow-on work </w:t>
      </w:r>
      <w:r>
        <w:t xml:space="preserve">are provided later in this paper </w:t>
      </w:r>
      <w:del w:id="34" w:author="Steve Mazza" w:date="2013-04-08T08:11:00Z">
        <w:r w:rsidDel="0049469C">
          <w:delText xml:space="preserve">but </w:delText>
        </w:r>
      </w:del>
      <w:ins w:id="35" w:author="Steve Mazza" w:date="2013-04-08T08:11:00Z">
        <w:r w:rsidR="0049469C">
          <w:t xml:space="preserve">and </w:t>
        </w:r>
      </w:ins>
      <w:r w:rsidR="00AC5119">
        <w:t xml:space="preserve">include items such as </w:t>
      </w:r>
      <w:r>
        <w:t>a</w:t>
      </w:r>
      <w:r w:rsidR="00AC5119">
        <w:t xml:space="preserve"> user dashboard for direct interaction and manipulation of the model.  While </w:t>
      </w:r>
      <w:r>
        <w:t>this</w:t>
      </w:r>
      <w:r w:rsidR="00AC5119">
        <w:t xml:space="preserve"> work will facilitate </w:t>
      </w:r>
      <w:r>
        <w:t xml:space="preserve">a dashboard </w:t>
      </w:r>
      <w:r w:rsidR="00AC5119">
        <w:t xml:space="preserve">effort, it </w:t>
      </w:r>
      <w:r>
        <w:t xml:space="preserve">is not </w:t>
      </w:r>
      <w:r w:rsidR="00AC5119">
        <w:t xml:space="preserve">included as part of </w:t>
      </w:r>
      <w:r>
        <w:t>the</w:t>
      </w:r>
      <w:r w:rsidR="00AC5119">
        <w:t xml:space="preserve"> deliverables.  </w:t>
      </w:r>
    </w:p>
    <w:p w:rsidR="00AC5119" w:rsidRDefault="00AC5119" w:rsidP="00AC5119">
      <w:pPr>
        <w:pStyle w:val="2ndOrderPara"/>
      </w:pPr>
      <w:r>
        <w:t xml:space="preserve">The emphasis of </w:t>
      </w:r>
      <w:r w:rsidR="008A6E51">
        <w:t>the</w:t>
      </w:r>
      <w:r>
        <w:t xml:space="preserve"> research is on the effects of varying the configuration of a system of systems.  There is also an operational component that dovetails with </w:t>
      </w:r>
      <w:r w:rsidR="008A6E51">
        <w:t>the</w:t>
      </w:r>
      <w:r>
        <w:t xml:space="preserve"> effort.  The operational analysis, however, is limited commensurate with the scope of th</w:t>
      </w:r>
      <w:r w:rsidR="008A6E51">
        <w:t>e</w:t>
      </w:r>
      <w:r>
        <w:t xml:space="preserve"> project in order to best address the requests of our primary stakeholders, the Maneuver Center of Excellence (MCoE).</w:t>
      </w:r>
    </w:p>
    <w:p w:rsidR="00AC5119" w:rsidRDefault="00AC5119" w:rsidP="00AC5119">
      <w:pPr>
        <w:pStyle w:val="2ndOrderPara"/>
      </w:pPr>
      <w:r>
        <w:t>The model and model analysis deliver</w:t>
      </w:r>
      <w:ins w:id="36" w:author="Steve Mazza" w:date="2013-04-08T08:13:00Z">
        <w:r w:rsidR="0049469C">
          <w:t>ed</w:t>
        </w:r>
      </w:ins>
      <w:r>
        <w:t xml:space="preserve"> </w:t>
      </w:r>
      <w:r w:rsidR="008A6E51">
        <w:t>is</w:t>
      </w:r>
      <w:r>
        <w:t xml:space="preserve"> unclassified and contain</w:t>
      </w:r>
      <w:r w:rsidR="008A6E51">
        <w:t>s</w:t>
      </w:r>
      <w:r>
        <w:t xml:space="preserve"> </w:t>
      </w:r>
      <w:r w:rsidR="008A6E51">
        <w:t>no</w:t>
      </w:r>
      <w:r>
        <w:t xml:space="preserve"> Classified or For Official Use Only (FOUO) data.  Consequently, while the model and the analysis process </w:t>
      </w:r>
      <w:r w:rsidR="008A6E51">
        <w:t>are</w:t>
      </w:r>
      <w:r>
        <w:t xml:space="preserve"> academically sound, the resulting information may be skewed based on the </w:t>
      </w:r>
      <w:r w:rsidR="008A6E51">
        <w:t xml:space="preserve">use of synthetic </w:t>
      </w:r>
      <w:r>
        <w:t>data in the model (e.g., vehicle top speed, primary armament maximum effective range, etc.).  The model and processes</w:t>
      </w:r>
      <w:r w:rsidR="008A6E51">
        <w:t xml:space="preserve"> used</w:t>
      </w:r>
      <w:r>
        <w:t xml:space="preserve"> to obtain realistic results is predicated on the acquisition and use of classified data.  </w:t>
      </w:r>
    </w:p>
    <w:p w:rsidR="00AC3234" w:rsidRDefault="00AC5119" w:rsidP="00AC5119">
      <w:pPr>
        <w:pStyle w:val="2ndOrderPara"/>
      </w:pPr>
      <w:r w:rsidRPr="008A6E51">
        <w:rPr>
          <w:highlight w:val="yellow"/>
        </w:rPr>
        <w:t xml:space="preserve">Unclassified data notwithstanding, this is an academic effort and </w:t>
      </w:r>
      <w:r w:rsidR="008A6E51" w:rsidRPr="008A6E51">
        <w:rPr>
          <w:highlight w:val="yellow"/>
        </w:rPr>
        <w:t>no warranty</w:t>
      </w:r>
      <w:r w:rsidRPr="008A6E51">
        <w:rPr>
          <w:highlight w:val="yellow"/>
        </w:rPr>
        <w:t xml:space="preserve"> or guarantee regarding the practicality, effectiveness, or correctness of the results obtained</w:t>
      </w:r>
      <w:r w:rsidR="008A6E51" w:rsidRPr="008A6E51">
        <w:rPr>
          <w:highlight w:val="yellow"/>
        </w:rPr>
        <w:t xml:space="preserve"> relative to actual field operations</w:t>
      </w:r>
      <w:r w:rsidRPr="008A6E51">
        <w:rPr>
          <w:highlight w:val="yellow"/>
        </w:rPr>
        <w:t>.  The use of any results or information obtained from should be verified through traditional engineering and planning efforts.  Failure to follow a proper and disciplined engineering approach to vehicle and squad configuration may result in injury or death and is done so at the sole discretion of the end user and furthermore is done so against the strong urging of this group.</w:t>
      </w:r>
    </w:p>
    <w:p w:rsidR="00AC3234" w:rsidRDefault="00AC3234" w:rsidP="001867F3">
      <w:pPr>
        <w:pStyle w:val="2ndOrderPara"/>
      </w:pPr>
    </w:p>
    <w:p w:rsidR="00E00A02" w:rsidRPr="000B5715" w:rsidRDefault="00AC3234" w:rsidP="00AC3234">
      <w:pPr>
        <w:pStyle w:val="Heading1"/>
      </w:pPr>
      <w:bookmarkStart w:id="37" w:name="_Toc353052974"/>
      <w:r>
        <w:rPr>
          <w:caps w:val="0"/>
        </w:rPr>
        <w:lastRenderedPageBreak/>
        <w:t>II</w:t>
      </w:r>
      <w:r w:rsidRPr="00913AE5">
        <w:rPr>
          <w:caps w:val="0"/>
        </w:rPr>
        <w:t>I.</w:t>
      </w:r>
      <w:r w:rsidRPr="00913AE5">
        <w:rPr>
          <w:caps w:val="0"/>
        </w:rPr>
        <w:tab/>
      </w:r>
      <w:r>
        <w:rPr>
          <w:caps w:val="0"/>
        </w:rPr>
        <w:t>RESEARCH AND METHODOLOGY</w:t>
      </w:r>
      <w:bookmarkEnd w:id="37"/>
      <w:r>
        <w:t xml:space="preserve"> </w:t>
      </w:r>
    </w:p>
    <w:p w:rsidR="001A4227" w:rsidRPr="000B5715" w:rsidRDefault="00AC3234" w:rsidP="00E00A02">
      <w:pPr>
        <w:pStyle w:val="Heading2"/>
      </w:pPr>
      <w:bookmarkStart w:id="38" w:name="_Toc341180417"/>
      <w:bookmarkStart w:id="39" w:name="_Toc353052975"/>
      <w:r>
        <w:t>A</w:t>
      </w:r>
      <w:r w:rsidR="00E00A02">
        <w:t xml:space="preserve">. </w:t>
      </w:r>
      <w:r w:rsidR="00E00A02">
        <w:tab/>
      </w:r>
      <w:r>
        <w:t xml:space="preserve">MBSE </w:t>
      </w:r>
      <w:r w:rsidR="001A4227" w:rsidRPr="000B5715">
        <w:t>Methodology</w:t>
      </w:r>
      <w:bookmarkEnd w:id="38"/>
      <w:bookmarkEnd w:id="39"/>
    </w:p>
    <w:p w:rsidR="00FF2B51" w:rsidRDefault="00FF2B51" w:rsidP="003F7885">
      <w:pPr>
        <w:spacing w:line="360" w:lineRule="auto"/>
        <w:ind w:firstLine="720"/>
      </w:pPr>
      <w:r w:rsidRPr="000B5715">
        <w:t>M</w:t>
      </w:r>
      <w:r>
        <w:t>odel-based Systems E</w:t>
      </w:r>
      <w:r w:rsidRPr="000B5715">
        <w:t xml:space="preserve">ngineering (MBSE) as defined by INCOSE is “the formalized application of modeling to support system requirements, design, analysis, verification and validation activities beginning in the conceptual design phase and continuing throughout development and later life cycle phases.”  </w:t>
      </w:r>
      <w:r w:rsidR="003B39C5" w:rsidRPr="003B39C5">
        <w:rPr>
          <w:highlight w:val="yellow"/>
        </w:rPr>
        <w:t>[NEED CITATION]</w:t>
      </w:r>
    </w:p>
    <w:p w:rsidR="003B39C5" w:rsidRDefault="00FF2B51" w:rsidP="003F7885">
      <w:pPr>
        <w:spacing w:line="360" w:lineRule="auto"/>
        <w:ind w:firstLine="720"/>
      </w:pPr>
      <w:r w:rsidRPr="000B5715">
        <w:t>A model</w:t>
      </w:r>
      <w:r>
        <w:t>-</w:t>
      </w:r>
      <w:r w:rsidRPr="000B5715">
        <w:t>based approach provides many advantages including the ability to develop a process that is traceable and repeatable because it is captured via interrelated models as opposed to paper.</w:t>
      </w:r>
      <w:r w:rsidR="003B39C5" w:rsidRPr="003B39C5">
        <w:rPr>
          <w:highlight w:val="yellow"/>
        </w:rPr>
        <w:t xml:space="preserve"> [NEED CITATION]</w:t>
      </w:r>
      <w:r w:rsidRPr="000B5715">
        <w:t xml:space="preserve">  In addition, this provides the ability to trace requirements back to the source documentation, as well as store that information to ensure that traceability and rationale for requirements is maintained.  </w:t>
      </w:r>
    </w:p>
    <w:p w:rsidR="00AD24ED" w:rsidRDefault="00315293" w:rsidP="003F7885">
      <w:pPr>
        <w:spacing w:line="360" w:lineRule="auto"/>
        <w:ind w:firstLine="720"/>
      </w:pPr>
      <w:r>
        <w:t>Utilizing an</w:t>
      </w:r>
      <w:r w:rsidR="006E5F2A">
        <w:t xml:space="preserve"> </w:t>
      </w:r>
      <w:r w:rsidR="003B39C5" w:rsidRPr="00F5330E">
        <w:t>MBSE approach support</w:t>
      </w:r>
      <w:r w:rsidR="003B39C5">
        <w:t>s</w:t>
      </w:r>
      <w:r w:rsidR="003B39C5" w:rsidRPr="00F5330E">
        <w:t xml:space="preserve"> systems engineering</w:t>
      </w:r>
      <w:r w:rsidR="006E5F2A">
        <w:t xml:space="preserve"> (SE)</w:t>
      </w:r>
      <w:r w:rsidR="003B39C5" w:rsidRPr="00F5330E">
        <w:t xml:space="preserve"> decisions through the insight</w:t>
      </w:r>
      <w:r w:rsidR="003B39C5">
        <w:t xml:space="preserve"> provided by </w:t>
      </w:r>
      <w:r w:rsidR="003B39C5" w:rsidRPr="00F5330E">
        <w:t>research questions</w:t>
      </w:r>
      <w:r w:rsidR="006E5F2A">
        <w:t>. These questions are the basis for</w:t>
      </w:r>
      <w:r w:rsidR="003B39C5" w:rsidRPr="00F5330E">
        <w:t xml:space="preserve"> </w:t>
      </w:r>
      <w:r w:rsidR="006E5F2A">
        <w:t xml:space="preserve">developing the instantiations of </w:t>
      </w:r>
      <w:r w:rsidR="003B39C5" w:rsidRPr="00F5330E">
        <w:t>the architecture and function</w:t>
      </w:r>
      <w:r w:rsidR="006E5F2A">
        <w:t>s</w:t>
      </w:r>
      <w:r w:rsidR="003B39C5" w:rsidRPr="00F5330E">
        <w:t xml:space="preserve"> in an operational </w:t>
      </w:r>
      <w:r w:rsidR="006E5F2A">
        <w:t>context.</w:t>
      </w:r>
      <w:r w:rsidR="00C43802">
        <w:t xml:space="preserve"> The instantiations then give the ability to </w:t>
      </w:r>
      <w:r w:rsidR="003B39C5" w:rsidRPr="00F5330E">
        <w:t xml:space="preserve">quantifiably evaluate the system’s objective performance.  </w:t>
      </w:r>
    </w:p>
    <w:p w:rsidR="00D56B4B" w:rsidRDefault="00AD24ED" w:rsidP="00AD24ED">
      <w:pPr>
        <w:spacing w:line="360" w:lineRule="auto"/>
        <w:ind w:firstLine="720"/>
      </w:pPr>
      <w:r>
        <w:t>General</w:t>
      </w:r>
      <w:r w:rsidR="006E5F2A">
        <w:t xml:space="preserve"> use cases and architectures </w:t>
      </w:r>
      <w:r w:rsidR="00FF2B51">
        <w:t>were</w:t>
      </w:r>
      <w:r w:rsidR="00FF2B51" w:rsidRPr="000B5715">
        <w:t xml:space="preserve"> </w:t>
      </w:r>
      <w:r>
        <w:t>developed based on the application of a combined arms unit to a specific problem. The resultant information was c</w:t>
      </w:r>
      <w:r w:rsidR="00FF2B51" w:rsidRPr="000B5715">
        <w:t xml:space="preserve">aptured in </w:t>
      </w:r>
      <w:r>
        <w:t xml:space="preserve">and </w:t>
      </w:r>
      <w:r w:rsidR="003B39C5" w:rsidRPr="000B5715">
        <w:t xml:space="preserve">integrated </w:t>
      </w:r>
      <w:r w:rsidR="00FF2B51" w:rsidRPr="000B5715">
        <w:t>diagram</w:t>
      </w:r>
      <w:r>
        <w:t xml:space="preserve"> set</w:t>
      </w:r>
      <w:r w:rsidR="00FF2B51" w:rsidRPr="000B5715">
        <w:t xml:space="preserve"> that provide</w:t>
      </w:r>
      <w:r w:rsidR="003B39C5">
        <w:t>d</w:t>
      </w:r>
      <w:r w:rsidR="00FF2B51" w:rsidRPr="000B5715">
        <w:t xml:space="preserve"> a cohesive view of the overarching architecture.  </w:t>
      </w:r>
      <w:r w:rsidR="00FF2B51" w:rsidRPr="00F5330E">
        <w:t xml:space="preserve">These </w:t>
      </w:r>
      <w:r w:rsidR="003B39C5">
        <w:t xml:space="preserve">architectural </w:t>
      </w:r>
      <w:r w:rsidR="00FF2B51" w:rsidRPr="00F5330E">
        <w:t>models allow</w:t>
      </w:r>
      <w:r w:rsidR="00FF2B51">
        <w:t>ed</w:t>
      </w:r>
      <w:r w:rsidR="00FF2B51" w:rsidRPr="00F5330E">
        <w:t xml:space="preserve"> the</w:t>
      </w:r>
      <w:r w:rsidR="003B39C5">
        <w:t xml:space="preserve"> identification of interface points </w:t>
      </w:r>
      <w:r w:rsidR="00FF2B51" w:rsidRPr="00F5330E">
        <w:t>that need</w:t>
      </w:r>
      <w:r>
        <w:t xml:space="preserve"> additional definition.</w:t>
      </w:r>
    </w:p>
    <w:p w:rsidR="00FF2B51" w:rsidRPr="000B5715" w:rsidRDefault="00D56B4B" w:rsidP="003F7885">
      <w:pPr>
        <w:spacing w:line="360" w:lineRule="auto"/>
        <w:ind w:firstLine="720"/>
      </w:pPr>
      <w:r>
        <w:t>A</w:t>
      </w:r>
      <w:r w:rsidR="00FF2B51" w:rsidRPr="00F5330E">
        <w:t xml:space="preserve"> key aspect of</w:t>
      </w:r>
      <w:r w:rsidR="00AD24ED">
        <w:t xml:space="preserve"> the </w:t>
      </w:r>
      <w:r w:rsidR="00FF2B51" w:rsidRPr="00F5330E">
        <w:t>process</w:t>
      </w:r>
      <w:r w:rsidR="00AD24ED">
        <w:t xml:space="preserve"> was </w:t>
      </w:r>
      <w:r w:rsidR="00FF2B51" w:rsidRPr="00F5330E">
        <w:t>to ensure</w:t>
      </w:r>
      <w:r w:rsidR="00AD24ED">
        <w:t xml:space="preserve"> proper identification of </w:t>
      </w:r>
      <w:r w:rsidR="00FF2B51" w:rsidRPr="00F5330E">
        <w:t>the system design decisions that</w:t>
      </w:r>
      <w:r w:rsidR="00AD24ED">
        <w:t xml:space="preserve"> the </w:t>
      </w:r>
      <w:r w:rsidR="00FF2B51" w:rsidRPr="00F5330E">
        <w:t>MBSE process</w:t>
      </w:r>
      <w:r w:rsidR="00AD24ED">
        <w:t xml:space="preserve"> was </w:t>
      </w:r>
      <w:r w:rsidR="00FF2B51" w:rsidRPr="00F5330E">
        <w:t>designed to inform.</w:t>
      </w:r>
      <w:r w:rsidR="00AD24ED">
        <w:t xml:space="preserve"> And </w:t>
      </w:r>
      <w:r w:rsidR="00FF2B51" w:rsidRPr="000B5715">
        <w:t>important caveat to the proces</w:t>
      </w:r>
      <w:r w:rsidR="00FF2B51">
        <w:t>s</w:t>
      </w:r>
      <w:r w:rsidR="00AD24ED">
        <w:t xml:space="preserve"> is implementing </w:t>
      </w:r>
      <w:r w:rsidR="00FF2B51">
        <w:t>the</w:t>
      </w:r>
      <w:r w:rsidR="00FF2B51" w:rsidRPr="000B5715">
        <w:t xml:space="preserve"> current </w:t>
      </w:r>
      <w:r w:rsidR="00FF2B51">
        <w:t>toolset</w:t>
      </w:r>
      <w:r w:rsidR="00AD24ED">
        <w:t xml:space="preserve">. The toolset however at this time is not </w:t>
      </w:r>
      <w:r w:rsidR="00FF2B51">
        <w:t>fully integrated.</w:t>
      </w:r>
      <w:r w:rsidR="00AD24ED">
        <w:t xml:space="preserve"> The deficiency was overcome by using a </w:t>
      </w:r>
      <w:r w:rsidR="00FF2B51" w:rsidRPr="000B5715">
        <w:t>configuration c</w:t>
      </w:r>
      <w:r w:rsidR="00FF2B51">
        <w:t>ontrol process to ensure</w:t>
      </w:r>
      <w:r w:rsidR="00AD24ED">
        <w:t xml:space="preserve"> concurrency in the data being used by the various tools such as: </w:t>
      </w:r>
      <w:r w:rsidR="00FF2B51" w:rsidRPr="000B5715">
        <w:t>CORE</w:t>
      </w:r>
      <w:r w:rsidR="00FF2B51">
        <w:t xml:space="preserve">, MANA and </w:t>
      </w:r>
      <w:del w:id="40" w:author="Steve Mazza" w:date="2013-04-08T08:14:00Z">
        <w:r w:rsidR="00B8755F" w:rsidDel="00FA7862">
          <w:delText>MS</w:delText>
        </w:r>
        <w:r w:rsidR="00FF2B51" w:rsidDel="00FA7862">
          <w:delText>Excel</w:delText>
        </w:r>
      </w:del>
      <w:ins w:id="41" w:author="Steve Mazza" w:date="2013-04-08T08:14:00Z">
        <w:r w:rsidR="00FA7862">
          <w:t>M</w:t>
        </w:r>
        <w:r w:rsidR="00FA7862">
          <w:t xml:space="preserve">icrosoft </w:t>
        </w:r>
        <w:r w:rsidR="00FA7862">
          <w:t>Excel</w:t>
        </w:r>
      </w:ins>
      <w:r w:rsidR="00FF2B51" w:rsidRPr="000B5715">
        <w:t xml:space="preserve">.  </w:t>
      </w:r>
    </w:p>
    <w:p w:rsidR="00FF2B51" w:rsidRPr="000B5715" w:rsidRDefault="00AD24ED" w:rsidP="003F7885">
      <w:pPr>
        <w:pStyle w:val="2nd3rdOrderPara"/>
      </w:pPr>
      <w:r>
        <w:t xml:space="preserve">The methodology developed </w:t>
      </w:r>
      <w:r w:rsidR="00FF2B51" w:rsidRPr="000B5715">
        <w:t>for implementing an analytical measure to the overall mission success/unit survivability based upon</w:t>
      </w:r>
      <w:r>
        <w:t xml:space="preserve"> several </w:t>
      </w:r>
      <w:r w:rsidR="00FF2B51">
        <w:t xml:space="preserve">key measures of success </w:t>
      </w:r>
      <w:r w:rsidR="00FF2B51">
        <w:lastRenderedPageBreak/>
        <w:t>including, vehicle</w:t>
      </w:r>
      <w:r>
        <w:t xml:space="preserve"> survival rate </w:t>
      </w:r>
      <w:r w:rsidR="00FF2B51">
        <w:t xml:space="preserve">and </w:t>
      </w:r>
      <w:r w:rsidR="00FF2B51" w:rsidRPr="00AD24ED">
        <w:t>the Force</w:t>
      </w:r>
      <w:r>
        <w:t xml:space="preserve"> Exchange </w:t>
      </w:r>
      <w:r w:rsidR="00FF2B51" w:rsidRPr="00AD24ED">
        <w:t>Ratio (FER).</w:t>
      </w:r>
      <w:r w:rsidR="00FF2B51" w:rsidRPr="000B5715">
        <w:t xml:space="preserve">  The purpose for</w:t>
      </w:r>
      <w:r>
        <w:t xml:space="preserve"> </w:t>
      </w:r>
      <w:r w:rsidR="00FF2B51" w:rsidRPr="000B5715">
        <w:t xml:space="preserve">the methodology is so that each time a new unit, mission or system is introduced it would not require a start from scratch approach, but rather </w:t>
      </w:r>
      <w:r w:rsidR="00FF2B51">
        <w:t xml:space="preserve">the implementation of the </w:t>
      </w:r>
      <w:r w:rsidR="00FF2B51" w:rsidRPr="000B5715">
        <w:t>key data necessary to achieve the desired analysis.</w:t>
      </w:r>
      <w:r w:rsidR="005C747E">
        <w:t xml:space="preserve"> The process developed </w:t>
      </w:r>
      <w:r w:rsidR="00FF2B51">
        <w:t>is a</w:t>
      </w:r>
      <w:r w:rsidR="00FF2B51" w:rsidRPr="000B5715">
        <w:t xml:space="preserve"> scoped down version of the</w:t>
      </w:r>
      <w:r w:rsidR="005C747E">
        <w:t xml:space="preserve"> process needed </w:t>
      </w:r>
      <w:r w:rsidR="00FF2B51" w:rsidRPr="000B5715">
        <w:t>to carry out a fully integrated evaluation of survivability in terms of system of systems</w:t>
      </w:r>
      <w:r w:rsidR="005C747E">
        <w:t xml:space="preserve">. Scope reduction was driven because of the constraints </w:t>
      </w:r>
      <w:r w:rsidR="00FF2B51">
        <w:t>of resources and schedule.  However,</w:t>
      </w:r>
      <w:r w:rsidR="005C747E">
        <w:t xml:space="preserve"> </w:t>
      </w:r>
      <w:r w:rsidR="00FF2B51">
        <w:t>necessary follow-on work</w:t>
      </w:r>
      <w:r w:rsidR="005C747E">
        <w:t xml:space="preserve"> has been identified to</w:t>
      </w:r>
      <w:r w:rsidR="00FF2B51">
        <w:t xml:space="preserve"> is to achieve a</w:t>
      </w:r>
      <w:r w:rsidR="005C747E">
        <w:t xml:space="preserve"> fuller </w:t>
      </w:r>
      <w:r w:rsidR="00FF2B51">
        <w:t>process</w:t>
      </w:r>
      <w:r w:rsidR="00FF2B51" w:rsidRPr="000B5715">
        <w:t xml:space="preserve">.  </w:t>
      </w:r>
    </w:p>
    <w:p w:rsidR="00FF2B51" w:rsidRDefault="00FF2B51" w:rsidP="003F7885">
      <w:pPr>
        <w:pStyle w:val="Heading3"/>
        <w:numPr>
          <w:ilvl w:val="0"/>
          <w:numId w:val="22"/>
        </w:numPr>
        <w:spacing w:line="360" w:lineRule="auto"/>
      </w:pPr>
      <w:bookmarkStart w:id="42" w:name="_Toc353052976"/>
      <w:r>
        <w:t>Process Development</w:t>
      </w:r>
      <w:bookmarkEnd w:id="42"/>
    </w:p>
    <w:p w:rsidR="005C747E" w:rsidRDefault="00FF2B51" w:rsidP="003F7885">
      <w:pPr>
        <w:spacing w:line="360" w:lineRule="auto"/>
        <w:ind w:firstLine="720"/>
      </w:pPr>
      <w:r>
        <w:t>One of</w:t>
      </w:r>
      <w:r w:rsidRPr="000B5715">
        <w:t xml:space="preserve"> the key deliverables of this project </w:t>
      </w:r>
      <w:r>
        <w:t>is the process</w:t>
      </w:r>
      <w:r w:rsidR="005C747E">
        <w:t xml:space="preserve">. The objective is development of a </w:t>
      </w:r>
      <w:r w:rsidRPr="000B5715">
        <w:t>repeatable process</w:t>
      </w:r>
      <w:r w:rsidR="005C747E">
        <w:t xml:space="preserve"> useful across </w:t>
      </w:r>
      <w:r w:rsidRPr="000B5715">
        <w:t xml:space="preserve">multiple scenarios </w:t>
      </w:r>
      <w:r>
        <w:t xml:space="preserve">and </w:t>
      </w:r>
      <w:r w:rsidRPr="000B5715">
        <w:t>models,</w:t>
      </w:r>
      <w:r>
        <w:t xml:space="preserve"> utilizing different systems and data that can be used to develop</w:t>
      </w:r>
      <w:r w:rsidRPr="000B5715">
        <w:t xml:space="preserve"> reports, simulation data,</w:t>
      </w:r>
      <w:r>
        <w:t xml:space="preserve"> and </w:t>
      </w:r>
      <w:r w:rsidRPr="000B5715">
        <w:t>recommendation</w:t>
      </w:r>
      <w:r>
        <w:t>s</w:t>
      </w:r>
      <w:r w:rsidR="003F7885">
        <w:t>.</w:t>
      </w:r>
      <w:r w:rsidRPr="000B5715">
        <w:t xml:space="preserve"> </w:t>
      </w:r>
    </w:p>
    <w:p w:rsidR="004A1754" w:rsidRDefault="004A1754" w:rsidP="003F7885">
      <w:pPr>
        <w:spacing w:line="360" w:lineRule="auto"/>
        <w:ind w:firstLine="720"/>
      </w:pPr>
      <w:r>
        <w:t>The foundation for the MBSE process lies in</w:t>
      </w:r>
      <w:r w:rsidRPr="004A1754">
        <w:t xml:space="preserve"> </w:t>
      </w:r>
      <w:r>
        <w:t xml:space="preserve">the SoS SE Elements found in the “Systems Engineering Guide for System of Systems” developed by the Department of Defense. </w:t>
      </w:r>
      <w:r w:rsidRPr="00D052A7">
        <w:rPr>
          <w:highlight w:val="yellow"/>
        </w:rPr>
        <w:t>[NEED CITATION]</w:t>
      </w:r>
      <w:r>
        <w:t xml:space="preserve"> The DoD process as seen in </w:t>
      </w:r>
      <w:r w:rsidRPr="004A1754">
        <w:rPr>
          <w:highlight w:val="yellow"/>
        </w:rPr>
        <w:t>Figure X</w:t>
      </w:r>
      <w:r>
        <w:t xml:space="preserve"> revolves around requirements, relationships, and architectures.</w:t>
      </w:r>
    </w:p>
    <w:p w:rsidR="004A1754" w:rsidRDefault="004A1754" w:rsidP="004A1754">
      <w:pPr>
        <w:keepNext/>
        <w:spacing w:line="360" w:lineRule="auto"/>
        <w:jc w:val="center"/>
      </w:pPr>
      <w:r>
        <w:rPr>
          <w:noProof/>
          <w:lang w:eastAsia="en-US"/>
        </w:rPr>
        <w:drawing>
          <wp:inline distT="0" distB="0" distL="0" distR="0">
            <wp:extent cx="4581525" cy="2733115"/>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590584" cy="2738519"/>
                    </a:xfrm>
                    <a:prstGeom prst="rect">
                      <a:avLst/>
                    </a:prstGeom>
                    <a:noFill/>
                    <a:ln>
                      <a:noFill/>
                    </a:ln>
                  </pic:spPr>
                </pic:pic>
              </a:graphicData>
            </a:graphic>
          </wp:inline>
        </w:drawing>
      </w:r>
    </w:p>
    <w:p w:rsidR="004A1754" w:rsidRDefault="004A1754" w:rsidP="004A1754">
      <w:pPr>
        <w:keepNext/>
        <w:spacing w:line="360" w:lineRule="auto"/>
        <w:jc w:val="center"/>
      </w:pPr>
      <w:r>
        <w:t xml:space="preserve">SoS SE elements and relationships </w:t>
      </w:r>
      <w:r w:rsidRPr="00D052A7">
        <w:rPr>
          <w:highlight w:val="yellow"/>
        </w:rPr>
        <w:t>[from NEED CITATION]</w:t>
      </w:r>
    </w:p>
    <w:p w:rsidR="004A1754" w:rsidRDefault="004A1754" w:rsidP="003F7885">
      <w:pPr>
        <w:spacing w:line="360" w:lineRule="auto"/>
        <w:ind w:firstLine="720"/>
      </w:pPr>
    </w:p>
    <w:p w:rsidR="004A1754" w:rsidRDefault="004A1754" w:rsidP="003F7885">
      <w:pPr>
        <w:spacing w:line="360" w:lineRule="auto"/>
        <w:ind w:firstLine="720"/>
      </w:pPr>
      <w:r>
        <w:lastRenderedPageBreak/>
        <w:t xml:space="preserve">The process developed for this effort while based in the DoD model provides for richer environment specific to the problem at hand. </w:t>
      </w:r>
    </w:p>
    <w:p w:rsidR="004A1754" w:rsidRDefault="004A1754" w:rsidP="003F7885">
      <w:pPr>
        <w:spacing w:line="360" w:lineRule="auto"/>
        <w:ind w:firstLine="720"/>
      </w:pPr>
    </w:p>
    <w:p w:rsidR="004A1754" w:rsidRDefault="004A1754" w:rsidP="003F7885">
      <w:pPr>
        <w:spacing w:line="360" w:lineRule="auto"/>
        <w:ind w:firstLine="720"/>
      </w:pPr>
      <w:r w:rsidRPr="004A1754">
        <w:rPr>
          <w:highlight w:val="yellow"/>
        </w:rPr>
        <w:t>[Need to delineate why our model deviates for the DOD model and specifically why it is better for this particular application]</w:t>
      </w:r>
    </w:p>
    <w:p w:rsidR="004A1754" w:rsidRDefault="004A1754" w:rsidP="003F7885">
      <w:pPr>
        <w:spacing w:line="360" w:lineRule="auto"/>
        <w:ind w:firstLine="720"/>
      </w:pPr>
    </w:p>
    <w:p w:rsidR="005C747E" w:rsidRDefault="005C747E" w:rsidP="003F7885">
      <w:pPr>
        <w:spacing w:line="360" w:lineRule="auto"/>
        <w:ind w:firstLine="720"/>
      </w:pPr>
      <w:r>
        <w:t xml:space="preserve">The MBSE process shown in </w:t>
      </w:r>
      <w:r w:rsidR="00FF2B51" w:rsidRPr="004D7DD4">
        <w:rPr>
          <w:highlight w:val="yellow"/>
        </w:rPr>
        <w:t>Figure X</w:t>
      </w:r>
      <w:r>
        <w:t xml:space="preserve"> is a global view of </w:t>
      </w:r>
      <w:r w:rsidR="00FF2B51">
        <w:t>the</w:t>
      </w:r>
      <w:r w:rsidR="00FF2B51" w:rsidRPr="000B5715">
        <w:t xml:space="preserve"> overall process that</w:t>
      </w:r>
      <w:r>
        <w:t xml:space="preserve"> was used in developing the models and data</w:t>
      </w:r>
      <w:r w:rsidR="00FF2B51" w:rsidRPr="000B5715">
        <w:t>.</w:t>
      </w:r>
      <w:r w:rsidR="00FF2B51">
        <w:t xml:space="preserve">  The five elements</w:t>
      </w:r>
      <w:r>
        <w:t xml:space="preserve"> of the process are:</w:t>
      </w:r>
    </w:p>
    <w:p w:rsidR="005C747E" w:rsidRDefault="005C747E" w:rsidP="00951410">
      <w:pPr>
        <w:spacing w:line="360" w:lineRule="auto"/>
        <w:ind w:left="1440" w:hanging="180"/>
        <w:jc w:val="left"/>
      </w:pPr>
      <w:r>
        <w:t xml:space="preserve">- </w:t>
      </w:r>
      <w:r w:rsidR="008619CF">
        <w:t>P</w:t>
      </w:r>
      <w:r w:rsidR="00FF2B51">
        <w:t xml:space="preserve">erforming an operational analysis to define the concept of operations and the required capabilities </w:t>
      </w:r>
    </w:p>
    <w:p w:rsidR="005C747E" w:rsidRDefault="005C747E" w:rsidP="00951410">
      <w:pPr>
        <w:spacing w:line="360" w:lineRule="auto"/>
        <w:ind w:left="1440" w:hanging="180"/>
        <w:jc w:val="left"/>
      </w:pPr>
      <w:r>
        <w:t xml:space="preserve">- </w:t>
      </w:r>
      <w:r w:rsidR="008619CF">
        <w:t>D</w:t>
      </w:r>
      <w:r w:rsidR="00FF2B51">
        <w:t>eveloping the system functional architecture including inte</w:t>
      </w:r>
      <w:r>
        <w:t>rdependencies and relationships</w:t>
      </w:r>
      <w:r w:rsidR="00FF2B51">
        <w:t xml:space="preserve"> </w:t>
      </w:r>
    </w:p>
    <w:p w:rsidR="005C747E" w:rsidRDefault="005C747E" w:rsidP="00951410">
      <w:pPr>
        <w:spacing w:line="360" w:lineRule="auto"/>
        <w:ind w:left="1440" w:hanging="180"/>
        <w:jc w:val="left"/>
      </w:pPr>
      <w:r>
        <w:t xml:space="preserve">- </w:t>
      </w:r>
      <w:r w:rsidR="008619CF">
        <w:t>A</w:t>
      </w:r>
      <w:r w:rsidR="00FF2B51">
        <w:t xml:space="preserve"> systems analysis to determine critical functions to the required capabilit</w:t>
      </w:r>
      <w:r>
        <w:t>ies</w:t>
      </w:r>
      <w:r w:rsidR="00FF2B51">
        <w:t xml:space="preserve"> </w:t>
      </w:r>
    </w:p>
    <w:p w:rsidR="005C747E" w:rsidRDefault="005C747E" w:rsidP="00951410">
      <w:pPr>
        <w:spacing w:line="360" w:lineRule="auto"/>
        <w:ind w:left="1440" w:hanging="180"/>
        <w:jc w:val="left"/>
      </w:pPr>
      <w:r>
        <w:t xml:space="preserve">- </w:t>
      </w:r>
      <w:r w:rsidR="008619CF">
        <w:t>D</w:t>
      </w:r>
      <w:r w:rsidR="00FF2B51">
        <w:t>eveloping a model and modeling toolset to analy</w:t>
      </w:r>
      <w:r>
        <w:t>ze the system capabilities</w:t>
      </w:r>
    </w:p>
    <w:p w:rsidR="008619CF" w:rsidRDefault="005C747E" w:rsidP="00951410">
      <w:pPr>
        <w:spacing w:line="360" w:lineRule="auto"/>
        <w:ind w:left="1440" w:hanging="180"/>
        <w:jc w:val="left"/>
      </w:pPr>
      <w:r>
        <w:t xml:space="preserve">- </w:t>
      </w:r>
      <w:r w:rsidR="008619CF">
        <w:t>E</w:t>
      </w:r>
      <w:r w:rsidR="00FF2B51">
        <w:t xml:space="preserve">xecution of the model defining the baseline and the most appropriate changes to stress the baseline.  </w:t>
      </w:r>
    </w:p>
    <w:p w:rsidR="00FF2B51" w:rsidRDefault="00FF2B51" w:rsidP="005C747E">
      <w:pPr>
        <w:spacing w:line="360" w:lineRule="auto"/>
        <w:ind w:left="900" w:hanging="180"/>
      </w:pPr>
      <w:r>
        <w:t xml:space="preserve">Each of these steps is further defined in the following sections.  </w:t>
      </w:r>
    </w:p>
    <w:p w:rsidR="00033491" w:rsidRDefault="00FF2B51" w:rsidP="003F7885">
      <w:pPr>
        <w:keepNext/>
        <w:spacing w:line="360" w:lineRule="auto"/>
        <w:jc w:val="center"/>
      </w:pPr>
      <w:r>
        <w:rPr>
          <w:noProof/>
          <w:lang w:eastAsia="en-US"/>
        </w:rPr>
        <w:drawing>
          <wp:inline distT="0" distB="0" distL="0" distR="0">
            <wp:extent cx="5476461" cy="2521373"/>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78472" cy="2522299"/>
                    </a:xfrm>
                    <a:prstGeom prst="rect">
                      <a:avLst/>
                    </a:prstGeom>
                    <a:noFill/>
                    <a:ln>
                      <a:noFill/>
                    </a:ln>
                  </pic:spPr>
                </pic:pic>
              </a:graphicData>
            </a:graphic>
          </wp:inline>
        </w:drawing>
      </w:r>
    </w:p>
    <w:p w:rsidR="0010640F" w:rsidRDefault="0010640F" w:rsidP="00951410">
      <w:pPr>
        <w:spacing w:line="360" w:lineRule="auto"/>
        <w:ind w:firstLine="720"/>
        <w:jc w:val="center"/>
      </w:pPr>
      <w:r w:rsidRPr="00192F5A">
        <w:t xml:space="preserve">MBSE </w:t>
      </w:r>
      <w:r>
        <w:t>pr</w:t>
      </w:r>
      <w:r w:rsidRPr="00192F5A">
        <w:t xml:space="preserve">ocess for </w:t>
      </w:r>
      <w:r>
        <w:t>g</w:t>
      </w:r>
      <w:r w:rsidRPr="00192F5A">
        <w:t xml:space="preserve">round </w:t>
      </w:r>
      <w:r>
        <w:t>s</w:t>
      </w:r>
      <w:r w:rsidRPr="00192F5A">
        <w:t xml:space="preserve">ystems </w:t>
      </w:r>
      <w:r>
        <w:t>s</w:t>
      </w:r>
      <w:r w:rsidRPr="00192F5A">
        <w:t xml:space="preserve">urvivability </w:t>
      </w:r>
      <w:r>
        <w:t>r</w:t>
      </w:r>
      <w:r w:rsidRPr="00192F5A">
        <w:t>obustness</w:t>
      </w:r>
      <w:r w:rsidR="00D052A7">
        <w:t xml:space="preserve"> </w:t>
      </w:r>
      <w:r w:rsidR="00D052A7" w:rsidRPr="00D052A7">
        <w:rPr>
          <w:highlight w:val="yellow"/>
        </w:rPr>
        <w:t>[after NEED CITATION]</w:t>
      </w:r>
    </w:p>
    <w:p w:rsidR="0010640F" w:rsidRDefault="0010640F" w:rsidP="003F7885">
      <w:pPr>
        <w:spacing w:line="360" w:lineRule="auto"/>
        <w:ind w:firstLine="720"/>
      </w:pPr>
    </w:p>
    <w:p w:rsidR="00FF2B51" w:rsidRPr="000B5715" w:rsidRDefault="00033491" w:rsidP="003F7885">
      <w:pPr>
        <w:pStyle w:val="Heading4"/>
        <w:spacing w:line="360" w:lineRule="auto"/>
      </w:pPr>
      <w:bookmarkStart w:id="43" w:name="_Toc347323150"/>
      <w:bookmarkStart w:id="44" w:name="_Toc353052977"/>
      <w:r>
        <w:t xml:space="preserve">a. </w:t>
      </w:r>
      <w:r w:rsidR="00FF2B51" w:rsidRPr="000B5715">
        <w:t>Phase 1: Operational Analysis</w:t>
      </w:r>
      <w:bookmarkEnd w:id="43"/>
      <w:bookmarkEnd w:id="44"/>
    </w:p>
    <w:p w:rsidR="00951410" w:rsidRDefault="00FF2B51" w:rsidP="003F7885">
      <w:pPr>
        <w:spacing w:line="360" w:lineRule="auto"/>
        <w:ind w:firstLine="720"/>
      </w:pPr>
      <w:r w:rsidRPr="007E6450">
        <w:rPr>
          <w:rFonts w:eastAsia="Calibri"/>
        </w:rPr>
        <w:t xml:space="preserve">Phase 1 </w:t>
      </w:r>
      <w:r w:rsidRPr="007E6450">
        <w:t xml:space="preserve">of this process is the </w:t>
      </w:r>
      <w:r w:rsidRPr="007E6450">
        <w:rPr>
          <w:rFonts w:eastAsia="Calibri"/>
        </w:rPr>
        <w:t>Operational Analysis</w:t>
      </w:r>
      <w:r w:rsidR="00951410">
        <w:rPr>
          <w:rFonts w:eastAsia="Calibri"/>
        </w:rPr>
        <w:t xml:space="preserve"> which is founded in the operational viewpoint of mission scenarios.</w:t>
      </w:r>
      <w:r w:rsidR="00951410">
        <w:t xml:space="preserve"> T</w:t>
      </w:r>
      <w:r w:rsidRPr="007E6450">
        <w:t>he require</w:t>
      </w:r>
      <w:r w:rsidRPr="007E6450">
        <w:rPr>
          <w:rFonts w:eastAsia="Calibri"/>
        </w:rPr>
        <w:t>ments analysis phase was</w:t>
      </w:r>
      <w:r w:rsidR="00951410">
        <w:rPr>
          <w:rFonts w:eastAsia="Calibri"/>
        </w:rPr>
        <w:t xml:space="preserve"> focused</w:t>
      </w:r>
      <w:r w:rsidR="00951410">
        <w:t xml:space="preserve"> on a </w:t>
      </w:r>
      <w:r w:rsidRPr="007E6450">
        <w:t>specific mission set identified to be evaluated</w:t>
      </w:r>
      <w:r w:rsidR="00951410" w:rsidRPr="00951410">
        <w:t xml:space="preserve"> </w:t>
      </w:r>
      <w:r w:rsidR="00951410" w:rsidRPr="007E6450">
        <w:t>from the operational perspective</w:t>
      </w:r>
      <w:r w:rsidR="00951410">
        <w:t xml:space="preserve"> of </w:t>
      </w:r>
      <w:r w:rsidR="00951410" w:rsidRPr="007E6450">
        <w:t>overall survivability of a unit</w:t>
      </w:r>
      <w:r w:rsidRPr="007E6450">
        <w:t>.</w:t>
      </w:r>
      <w:r w:rsidR="00951410">
        <w:t xml:space="preserve"> </w:t>
      </w:r>
      <w:r w:rsidRPr="007E6450">
        <w:t>Intrinsic to this phase</w:t>
      </w:r>
      <w:r w:rsidR="00951410">
        <w:t xml:space="preserve"> was the </w:t>
      </w:r>
      <w:r w:rsidRPr="007E6450">
        <w:t>selection of the mission scenario which</w:t>
      </w:r>
      <w:r w:rsidR="00951410">
        <w:t xml:space="preserve"> acted was the basis </w:t>
      </w:r>
      <w:r w:rsidRPr="007E6450">
        <w:t xml:space="preserve">to achieve the capstone requirements. </w:t>
      </w:r>
      <w:r>
        <w:t xml:space="preserve"> </w:t>
      </w:r>
    </w:p>
    <w:p w:rsidR="00D928F6" w:rsidRDefault="00951410" w:rsidP="003F7885">
      <w:pPr>
        <w:spacing w:line="360" w:lineRule="auto"/>
        <w:ind w:firstLine="720"/>
      </w:pPr>
      <w:r>
        <w:t xml:space="preserve">A key element in the operational analysis </w:t>
      </w:r>
      <w:r w:rsidR="00792229">
        <w:t xml:space="preserve">was </w:t>
      </w:r>
      <w:r>
        <w:t xml:space="preserve">the discovery of previous work at the Naval Postgraduate School (NPS) by Major </w:t>
      </w:r>
      <w:r w:rsidR="00FF2B51" w:rsidRPr="007E6450">
        <w:t>Tobias Treml</w:t>
      </w:r>
      <w:r>
        <w:t xml:space="preserve">, FRG Army. Major Treml </w:t>
      </w:r>
      <w:r w:rsidR="00792229">
        <w:t xml:space="preserve">is an </w:t>
      </w:r>
      <w:r>
        <w:t>operations r</w:t>
      </w:r>
      <w:r w:rsidR="00FF2B51" w:rsidRPr="007E6450">
        <w:t xml:space="preserve">esearch student at </w:t>
      </w:r>
      <w:r>
        <w:t>NPS working toward his doctorate</w:t>
      </w:r>
      <w:r w:rsidR="00D928F6">
        <w:t xml:space="preserve">.  Treml’s work on developing an analytical underpinning for selecting specifications future combat vehicles provided the basis for the analytical models by which papers based. </w:t>
      </w:r>
    </w:p>
    <w:p w:rsidR="00FF2B51" w:rsidRDefault="00FF2B51" w:rsidP="003F7885">
      <w:pPr>
        <w:spacing w:line="360" w:lineRule="auto"/>
        <w:ind w:firstLine="720"/>
        <w:rPr>
          <w:rFonts w:eastAsia="Times New Roman"/>
          <w:color w:val="auto"/>
          <w:lang w:eastAsia="en-US"/>
        </w:rPr>
      </w:pPr>
      <w:r w:rsidRPr="007E6450">
        <w:t xml:space="preserve">Treml developed </w:t>
      </w:r>
      <w:r w:rsidR="00D052A7" w:rsidRPr="007E6450">
        <w:t>an</w:t>
      </w:r>
      <w:r w:rsidRPr="007E6450">
        <w:t xml:space="preserve"> operational scenario</w:t>
      </w:r>
      <w:r w:rsidR="00D928F6">
        <w:t xml:space="preserve"> within </w:t>
      </w:r>
      <w:r w:rsidRPr="007E6450">
        <w:t>a tool called Map Aware Non-Uniform Automata (MANA).  MANA “</w:t>
      </w:r>
      <w:r w:rsidRPr="007E6450">
        <w:rPr>
          <w:rFonts w:eastAsia="Times New Roman"/>
          <w:color w:val="auto"/>
          <w:lang w:eastAsia="en-US"/>
        </w:rPr>
        <w:t>is an agent-based model developed by the Operations Analysis group at Defence Technology Agency in New Zealand.”</w:t>
      </w:r>
      <w:r w:rsidR="00D052A7" w:rsidRPr="00D052A7">
        <w:rPr>
          <w:highlight w:val="yellow"/>
        </w:rPr>
        <w:t xml:space="preserve"> [NEED CITATION]</w:t>
      </w:r>
      <w:r w:rsidR="00D052A7">
        <w:t xml:space="preserve"> </w:t>
      </w:r>
      <w:r w:rsidRPr="007E6450">
        <w:rPr>
          <w:rFonts w:eastAsia="Times New Roman"/>
          <w:color w:val="auto"/>
          <w:lang w:eastAsia="en-US"/>
        </w:rPr>
        <w:t xml:space="preserve">  This tool is agent based and therefore “allows scenarios to be run relatively fast, over many excursions in order to discover unique situations or tactics where friendly forces can achieve dominance over an enemy.</w:t>
      </w:r>
      <w:r w:rsidR="00D052A7">
        <w:rPr>
          <w:rFonts w:eastAsia="Times New Roman"/>
          <w:color w:val="auto"/>
          <w:lang w:eastAsia="en-US"/>
        </w:rPr>
        <w:t xml:space="preserve">” </w:t>
      </w:r>
      <w:r w:rsidR="00D052A7" w:rsidRPr="00D052A7">
        <w:rPr>
          <w:highlight w:val="yellow"/>
        </w:rPr>
        <w:t>[NEED CITATION]</w:t>
      </w:r>
      <w:r w:rsidR="00D052A7">
        <w:t xml:space="preserve">  </w:t>
      </w:r>
      <w:r w:rsidRPr="007E6450">
        <w:rPr>
          <w:rFonts w:eastAsia="Times New Roman"/>
          <w:color w:val="auto"/>
          <w:lang w:eastAsia="en-US"/>
        </w:rPr>
        <w:t xml:space="preserve"> </w:t>
      </w:r>
      <w:r w:rsidR="00D052A7">
        <w:rPr>
          <w:rFonts w:eastAsia="Times New Roman"/>
          <w:color w:val="auto"/>
          <w:lang w:eastAsia="en-US"/>
        </w:rPr>
        <w:t>“</w:t>
      </w:r>
      <w:r w:rsidRPr="007E6450">
        <w:rPr>
          <w:rFonts w:eastAsia="Times New Roman"/>
          <w:color w:val="auto"/>
          <w:lang w:eastAsia="en-US"/>
        </w:rPr>
        <w:t>Another key feature of agent-based models is that, although the one-to-one interaction between various agents and their environment may be quite simple, the combined effect of many agents interacting can lead to complicated group dynamics and emergent behaviour.”</w:t>
      </w:r>
      <w:r>
        <w:rPr>
          <w:rFonts w:eastAsia="Times New Roman"/>
          <w:color w:val="auto"/>
          <w:lang w:eastAsia="en-US"/>
        </w:rPr>
        <w:t xml:space="preserve"> </w:t>
      </w:r>
      <w:r w:rsidR="00D052A7" w:rsidRPr="00D052A7">
        <w:rPr>
          <w:highlight w:val="yellow"/>
        </w:rPr>
        <w:t>[NEED CITATION]</w:t>
      </w:r>
      <w:r w:rsidR="00D052A7">
        <w:t xml:space="preserve"> </w:t>
      </w:r>
      <w:r>
        <w:rPr>
          <w:rFonts w:eastAsia="Times New Roman"/>
          <w:color w:val="auto"/>
          <w:lang w:eastAsia="en-US"/>
        </w:rPr>
        <w:t xml:space="preserve"> </w:t>
      </w:r>
    </w:p>
    <w:p w:rsidR="00FF2B51" w:rsidRPr="007E6450" w:rsidRDefault="00792229" w:rsidP="003F7885">
      <w:pPr>
        <w:spacing w:line="360" w:lineRule="auto"/>
        <w:ind w:firstLine="720"/>
      </w:pPr>
      <w:r>
        <w:rPr>
          <w:rFonts w:eastAsia="Times New Roman"/>
          <w:color w:val="auto"/>
          <w:lang w:eastAsia="en-US"/>
        </w:rPr>
        <w:t>O</w:t>
      </w:r>
      <w:r w:rsidR="00D928F6">
        <w:rPr>
          <w:rFonts w:eastAsia="Times New Roman"/>
          <w:color w:val="auto"/>
          <w:lang w:eastAsia="en-US"/>
        </w:rPr>
        <w:t>ne of the fundamental</w:t>
      </w:r>
      <w:r w:rsidR="00FF2B51">
        <w:rPr>
          <w:rFonts w:eastAsia="Times New Roman"/>
          <w:color w:val="auto"/>
          <w:lang w:eastAsia="en-US"/>
        </w:rPr>
        <w:t xml:space="preserve"> </w:t>
      </w:r>
      <w:r w:rsidR="0060328B">
        <w:rPr>
          <w:rFonts w:eastAsia="Times New Roman"/>
          <w:color w:val="auto"/>
          <w:lang w:eastAsia="en-US"/>
        </w:rPr>
        <w:t>elements</w:t>
      </w:r>
      <w:r w:rsidR="00FF2B51">
        <w:rPr>
          <w:rFonts w:eastAsia="Times New Roman"/>
          <w:color w:val="auto"/>
          <w:lang w:eastAsia="en-US"/>
        </w:rPr>
        <w:t xml:space="preserve"> of</w:t>
      </w:r>
      <w:r w:rsidR="00D928F6">
        <w:rPr>
          <w:rFonts w:eastAsia="Times New Roman"/>
          <w:color w:val="auto"/>
          <w:lang w:eastAsia="en-US"/>
        </w:rPr>
        <w:t xml:space="preserve"> Phase 1 </w:t>
      </w:r>
      <w:r w:rsidR="00FF2B51">
        <w:rPr>
          <w:rFonts w:eastAsia="Times New Roman"/>
          <w:color w:val="auto"/>
          <w:lang w:eastAsia="en-US"/>
        </w:rPr>
        <w:t>of the process is</w:t>
      </w:r>
      <w:r w:rsidR="00D928F6">
        <w:rPr>
          <w:rFonts w:eastAsia="Times New Roman"/>
          <w:color w:val="auto"/>
          <w:lang w:eastAsia="en-US"/>
        </w:rPr>
        <w:t xml:space="preserve"> identification of </w:t>
      </w:r>
      <w:r w:rsidR="00FF2B51">
        <w:rPr>
          <w:rFonts w:eastAsia="Times New Roman"/>
          <w:color w:val="auto"/>
          <w:lang w:eastAsia="en-US"/>
        </w:rPr>
        <w:t>the following information</w:t>
      </w:r>
      <w:r w:rsidR="00D928F6">
        <w:rPr>
          <w:rFonts w:eastAsia="Times New Roman"/>
          <w:color w:val="auto"/>
          <w:lang w:eastAsia="en-US"/>
        </w:rPr>
        <w:t xml:space="preserve"> as laid out in</w:t>
      </w:r>
      <w:r w:rsidR="00B8755F">
        <w:rPr>
          <w:rFonts w:eastAsia="Times New Roman"/>
          <w:color w:val="auto"/>
          <w:lang w:eastAsia="en-US"/>
        </w:rPr>
        <w:t xml:space="preserve"> the </w:t>
      </w:r>
      <w:r w:rsidR="00D928F6">
        <w:rPr>
          <w:rFonts w:eastAsia="Times New Roman"/>
          <w:color w:val="auto"/>
          <w:lang w:eastAsia="en-US"/>
        </w:rPr>
        <w:t>U.S. Army</w:t>
      </w:r>
      <w:r w:rsidR="00B8755F">
        <w:rPr>
          <w:rFonts w:eastAsia="Times New Roman"/>
          <w:color w:val="auto"/>
          <w:lang w:eastAsia="en-US"/>
        </w:rPr>
        <w:t xml:space="preserve"> </w:t>
      </w:r>
      <w:r w:rsidR="00D928F6">
        <w:rPr>
          <w:rFonts w:eastAsia="Times New Roman"/>
          <w:color w:val="auto"/>
          <w:lang w:eastAsia="en-US"/>
        </w:rPr>
        <w:t>METT-TC</w:t>
      </w:r>
      <w:r w:rsidR="00FF2B51">
        <w:rPr>
          <w:rFonts w:eastAsia="Times New Roman"/>
          <w:color w:val="auto"/>
          <w:lang w:eastAsia="en-US"/>
        </w:rPr>
        <w:t>:</w:t>
      </w:r>
    </w:p>
    <w:p w:rsidR="00FF2B51" w:rsidRPr="000B5715" w:rsidRDefault="00FF2B51" w:rsidP="003F7885">
      <w:r w:rsidRPr="000B5715">
        <w:tab/>
        <w:t>Mission Variables (METT-TC)</w:t>
      </w:r>
    </w:p>
    <w:p w:rsidR="00FF2B51" w:rsidRPr="00792229" w:rsidRDefault="00FF2B51" w:rsidP="003F7885">
      <w:pPr>
        <w:pStyle w:val="ListParagraph"/>
        <w:numPr>
          <w:ilvl w:val="0"/>
          <w:numId w:val="19"/>
        </w:numPr>
        <w:jc w:val="both"/>
        <w:rPr>
          <w:rFonts w:ascii="Times New Roman" w:hAnsi="Times New Roman"/>
          <w:sz w:val="24"/>
          <w:szCs w:val="24"/>
        </w:rPr>
      </w:pPr>
      <w:r w:rsidRPr="00792229">
        <w:rPr>
          <w:rFonts w:ascii="Times New Roman" w:hAnsi="Times New Roman"/>
          <w:sz w:val="24"/>
          <w:szCs w:val="24"/>
        </w:rPr>
        <w:t>Mission</w:t>
      </w:r>
      <w:r w:rsidR="00792229">
        <w:rPr>
          <w:rFonts w:ascii="Times New Roman" w:hAnsi="Times New Roman"/>
          <w:sz w:val="24"/>
          <w:szCs w:val="24"/>
        </w:rPr>
        <w:t xml:space="preserve"> </w:t>
      </w:r>
      <w:r w:rsidRPr="00792229">
        <w:rPr>
          <w:rFonts w:ascii="Times New Roman" w:hAnsi="Times New Roman"/>
          <w:sz w:val="24"/>
          <w:szCs w:val="24"/>
        </w:rPr>
        <w:t>shall define the tasks and purpose required of the identified unit</w:t>
      </w:r>
    </w:p>
    <w:p w:rsidR="00FF2B51" w:rsidRPr="00792229" w:rsidRDefault="00FF2B51" w:rsidP="003F7885">
      <w:pPr>
        <w:pStyle w:val="ListParagraph"/>
        <w:numPr>
          <w:ilvl w:val="0"/>
          <w:numId w:val="19"/>
        </w:numPr>
        <w:jc w:val="both"/>
        <w:rPr>
          <w:rFonts w:ascii="Times New Roman" w:hAnsi="Times New Roman"/>
          <w:sz w:val="24"/>
          <w:szCs w:val="24"/>
        </w:rPr>
      </w:pPr>
      <w:r w:rsidRPr="00792229">
        <w:rPr>
          <w:rFonts w:ascii="Times New Roman" w:hAnsi="Times New Roman"/>
          <w:sz w:val="24"/>
          <w:szCs w:val="24"/>
        </w:rPr>
        <w:t>Enemy shall define the capabilities, doctrine, and threat from opposing forces</w:t>
      </w:r>
    </w:p>
    <w:p w:rsidR="00FF2B51" w:rsidRPr="00792229" w:rsidRDefault="00FF2B51" w:rsidP="003F7885">
      <w:pPr>
        <w:pStyle w:val="ListParagraph"/>
        <w:numPr>
          <w:ilvl w:val="0"/>
          <w:numId w:val="19"/>
        </w:numPr>
        <w:jc w:val="both"/>
        <w:rPr>
          <w:rFonts w:ascii="Times New Roman" w:hAnsi="Times New Roman"/>
          <w:sz w:val="24"/>
          <w:szCs w:val="24"/>
        </w:rPr>
      </w:pPr>
      <w:r w:rsidRPr="00792229">
        <w:rPr>
          <w:rFonts w:ascii="Times New Roman" w:hAnsi="Times New Roman"/>
          <w:sz w:val="24"/>
          <w:szCs w:val="24"/>
        </w:rPr>
        <w:t>Terrain shall define the climate, environment, routes, obstacles, and fields of fire</w:t>
      </w:r>
    </w:p>
    <w:p w:rsidR="00FF2B51" w:rsidRPr="00792229" w:rsidRDefault="00FF2B51" w:rsidP="003F7885">
      <w:pPr>
        <w:pStyle w:val="ListParagraph"/>
        <w:numPr>
          <w:ilvl w:val="0"/>
          <w:numId w:val="19"/>
        </w:numPr>
        <w:jc w:val="both"/>
        <w:rPr>
          <w:rFonts w:ascii="Times New Roman" w:hAnsi="Times New Roman"/>
          <w:sz w:val="24"/>
          <w:szCs w:val="24"/>
        </w:rPr>
      </w:pPr>
      <w:r w:rsidRPr="00792229">
        <w:rPr>
          <w:rFonts w:ascii="Times New Roman" w:hAnsi="Times New Roman"/>
          <w:sz w:val="24"/>
          <w:szCs w:val="24"/>
        </w:rPr>
        <w:lastRenderedPageBreak/>
        <w:t>Troops shall define size, unit, capabilities, support, and status of friendly forces</w:t>
      </w:r>
    </w:p>
    <w:p w:rsidR="00FF2B51" w:rsidRPr="00792229" w:rsidRDefault="00FF2B51" w:rsidP="003F7885">
      <w:pPr>
        <w:pStyle w:val="ListParagraph"/>
        <w:numPr>
          <w:ilvl w:val="0"/>
          <w:numId w:val="19"/>
        </w:numPr>
        <w:jc w:val="both"/>
        <w:rPr>
          <w:rFonts w:ascii="Times New Roman" w:hAnsi="Times New Roman"/>
          <w:sz w:val="24"/>
          <w:szCs w:val="24"/>
        </w:rPr>
      </w:pPr>
      <w:r w:rsidRPr="00792229">
        <w:rPr>
          <w:rFonts w:ascii="Times New Roman" w:hAnsi="Times New Roman"/>
          <w:sz w:val="24"/>
          <w:szCs w:val="24"/>
        </w:rPr>
        <w:t>Time available</w:t>
      </w:r>
    </w:p>
    <w:p w:rsidR="00B8755F" w:rsidRPr="00792229" w:rsidRDefault="00B8755F" w:rsidP="003F7885">
      <w:pPr>
        <w:pStyle w:val="ListParagraph"/>
        <w:numPr>
          <w:ilvl w:val="0"/>
          <w:numId w:val="19"/>
        </w:numPr>
        <w:jc w:val="both"/>
        <w:rPr>
          <w:rFonts w:ascii="Times New Roman" w:hAnsi="Times New Roman"/>
          <w:sz w:val="24"/>
          <w:szCs w:val="24"/>
        </w:rPr>
      </w:pPr>
      <w:r w:rsidRPr="00792229">
        <w:rPr>
          <w:rFonts w:ascii="Times New Roman" w:hAnsi="Times New Roman"/>
          <w:sz w:val="24"/>
          <w:szCs w:val="24"/>
        </w:rPr>
        <w:t>Civil considerations</w:t>
      </w:r>
    </w:p>
    <w:p w:rsidR="00FF2B51" w:rsidRDefault="00FF2B51" w:rsidP="003F7885">
      <w:pPr>
        <w:pStyle w:val="ListParagraph"/>
        <w:ind w:left="0"/>
        <w:jc w:val="both"/>
        <w:rPr>
          <w:rFonts w:ascii="Times New Roman" w:hAnsi="Times New Roman"/>
          <w:i/>
          <w:sz w:val="24"/>
          <w:szCs w:val="24"/>
        </w:rPr>
      </w:pPr>
    </w:p>
    <w:p w:rsidR="008357C1" w:rsidRDefault="008357C1" w:rsidP="003F7885">
      <w:pPr>
        <w:pStyle w:val="ListParagraph"/>
        <w:spacing w:after="0" w:line="360" w:lineRule="auto"/>
        <w:ind w:left="0" w:firstLine="720"/>
        <w:jc w:val="both"/>
        <w:rPr>
          <w:rFonts w:ascii="Times New Roman" w:hAnsi="Times New Roman"/>
          <w:sz w:val="24"/>
          <w:szCs w:val="24"/>
        </w:rPr>
      </w:pPr>
      <w:r>
        <w:rPr>
          <w:rFonts w:ascii="Times New Roman" w:hAnsi="Times New Roman"/>
          <w:sz w:val="24"/>
          <w:szCs w:val="24"/>
        </w:rPr>
        <w:t xml:space="preserve">Completing a METT-TC provides the basic information necessary to complete specific use cases and architectures. Following this process, </w:t>
      </w:r>
      <w:r w:rsidR="00FF2B51" w:rsidRPr="007E6450">
        <w:rPr>
          <w:rFonts w:ascii="Times New Roman" w:hAnsi="Times New Roman"/>
          <w:sz w:val="24"/>
          <w:szCs w:val="24"/>
        </w:rPr>
        <w:t>different mission</w:t>
      </w:r>
      <w:r>
        <w:rPr>
          <w:rFonts w:ascii="Times New Roman" w:hAnsi="Times New Roman"/>
          <w:sz w:val="24"/>
          <w:szCs w:val="24"/>
        </w:rPr>
        <w:t xml:space="preserve">s can be developed, use cases created, architectures built, models executed, </w:t>
      </w:r>
      <w:r w:rsidR="00FF2B51" w:rsidRPr="007E6450">
        <w:rPr>
          <w:rFonts w:ascii="Times New Roman" w:hAnsi="Times New Roman"/>
          <w:sz w:val="24"/>
          <w:szCs w:val="24"/>
        </w:rPr>
        <w:t xml:space="preserve">analysis </w:t>
      </w:r>
      <w:r>
        <w:rPr>
          <w:rFonts w:ascii="Times New Roman" w:hAnsi="Times New Roman"/>
          <w:sz w:val="24"/>
          <w:szCs w:val="24"/>
        </w:rPr>
        <w:t xml:space="preserve">completed </w:t>
      </w:r>
      <w:r w:rsidR="00FF2B51" w:rsidRPr="007E6450">
        <w:rPr>
          <w:rFonts w:ascii="Times New Roman" w:hAnsi="Times New Roman"/>
          <w:sz w:val="24"/>
          <w:szCs w:val="24"/>
        </w:rPr>
        <w:t>the scenario</w:t>
      </w:r>
      <w:r>
        <w:rPr>
          <w:rFonts w:ascii="Times New Roman" w:hAnsi="Times New Roman"/>
          <w:sz w:val="24"/>
          <w:szCs w:val="24"/>
        </w:rPr>
        <w:t>s</w:t>
      </w:r>
      <w:r w:rsidR="00FF2B51" w:rsidRPr="007E6450">
        <w:rPr>
          <w:rFonts w:ascii="Times New Roman" w:hAnsi="Times New Roman"/>
          <w:sz w:val="24"/>
          <w:szCs w:val="24"/>
        </w:rPr>
        <w:t xml:space="preserve"> </w:t>
      </w:r>
      <w:r w:rsidR="00FF2B51">
        <w:rPr>
          <w:rFonts w:ascii="Times New Roman" w:hAnsi="Times New Roman"/>
          <w:sz w:val="24"/>
          <w:szCs w:val="24"/>
        </w:rPr>
        <w:t>evaluated</w:t>
      </w:r>
      <w:r>
        <w:rPr>
          <w:rFonts w:ascii="Times New Roman" w:hAnsi="Times New Roman"/>
          <w:sz w:val="24"/>
          <w:szCs w:val="24"/>
        </w:rPr>
        <w:t xml:space="preserve"> entirely repeatable fashion.</w:t>
      </w:r>
      <w:r w:rsidR="00FF2B51">
        <w:rPr>
          <w:rFonts w:ascii="Times New Roman" w:hAnsi="Times New Roman"/>
          <w:sz w:val="24"/>
          <w:szCs w:val="24"/>
        </w:rPr>
        <w:t xml:space="preserve">  </w:t>
      </w:r>
    </w:p>
    <w:p w:rsidR="00FF2B51" w:rsidRPr="000149B3" w:rsidRDefault="00FF2B51" w:rsidP="003F7885">
      <w:pPr>
        <w:spacing w:line="360" w:lineRule="auto"/>
        <w:ind w:firstLine="720"/>
      </w:pPr>
      <w:r w:rsidRPr="000149B3">
        <w:t xml:space="preserve">In conjunction with the defined mission variables the entities (unit, vehicles, </w:t>
      </w:r>
      <w:r w:rsidR="00AB54A9" w:rsidRPr="000149B3">
        <w:t>etc.</w:t>
      </w:r>
      <w:r w:rsidRPr="000149B3">
        <w:t xml:space="preserve">) relevant to the operational scenario were identified utilizing invaluable input from the stakeholders. Within the context of this effort, combat vehicles were defined as the primary unit and assigned supporting vehicles and infantry.  These supporting vehicles consisted of helicopters and unmanned air vehicles, which will be </w:t>
      </w:r>
      <w:r w:rsidR="00AB54A9" w:rsidRPr="000149B3">
        <w:t>further,</w:t>
      </w:r>
      <w:r w:rsidRPr="000149B3">
        <w:t xml:space="preserve"> discussed and evaluated as part of unit definition.  </w:t>
      </w:r>
    </w:p>
    <w:p w:rsidR="00FF2B51" w:rsidRDefault="00FF2B51" w:rsidP="003F7885">
      <w:pPr>
        <w:spacing w:line="360" w:lineRule="auto"/>
        <w:ind w:firstLine="720"/>
      </w:pPr>
      <w:r w:rsidRPr="000149B3">
        <w:t xml:space="preserve">Next, an analysis of individual unit capabilities was developed to provide direction with respect to mobility, lethality, </w:t>
      </w:r>
      <w:r w:rsidR="00DE443A">
        <w:t xml:space="preserve">survivability </w:t>
      </w:r>
      <w:r w:rsidRPr="000149B3">
        <w:t xml:space="preserve">and situational awareness. This was done by identifying initial system characteristics and capabilities of each platform.  Additionally, the tactics and techniques for the unit was identified to create a decision based simulation that would emulate a real scenario.  These baseline system characteristics were derived from the platform original equipment manufacturer (OEM) data sheets.  </w:t>
      </w:r>
      <w:r w:rsidR="00DE443A">
        <w:t>The</w:t>
      </w:r>
      <w:r w:rsidRPr="000149B3">
        <w:t xml:space="preserve"> tactical decision process was develope</w:t>
      </w:r>
      <w:r w:rsidR="00DE443A">
        <w:t>d using subject matter experts</w:t>
      </w:r>
      <w:r w:rsidRPr="000149B3">
        <w:t xml:space="preserve"> (SME) from former military personnel, initially developed by Treml</w:t>
      </w:r>
      <w:r w:rsidR="00DE443A">
        <w:t xml:space="preserve">. </w:t>
      </w:r>
      <w:r w:rsidR="00DE443A" w:rsidRPr="00DE443A">
        <w:rPr>
          <w:highlight w:val="yellow"/>
        </w:rPr>
        <w:t>[NEED CITATION]</w:t>
      </w:r>
      <w:r w:rsidRPr="000149B3">
        <w:t>.</w:t>
      </w:r>
      <w:r w:rsidR="00D3747E">
        <w:t xml:space="preserve"> </w:t>
      </w:r>
      <w:r w:rsidRPr="000149B3">
        <w:t>This methodology defined</w:t>
      </w:r>
      <w:r w:rsidRPr="000149B3">
        <w:rPr>
          <w:rFonts w:eastAsia="Calibri"/>
        </w:rPr>
        <w:t xml:space="preserve"> </w:t>
      </w:r>
      <w:r w:rsidRPr="000149B3">
        <w:t xml:space="preserve">the overall baseline, resulting in traceability to the requirements analysis.  </w:t>
      </w:r>
    </w:p>
    <w:p w:rsidR="00FF2B51" w:rsidRPr="000149B3" w:rsidRDefault="00FF2B51" w:rsidP="003F7885">
      <w:pPr>
        <w:spacing w:line="360" w:lineRule="auto"/>
        <w:ind w:firstLine="720"/>
      </w:pPr>
      <w:r>
        <w:t>Finally, utilizing the input from stakeholders</w:t>
      </w:r>
      <w:r w:rsidR="00DE443A">
        <w:t xml:space="preserve"> and the prioritized capability requirements</w:t>
      </w:r>
      <w:r>
        <w:t xml:space="preserve"> from the developed scenario and unit, </w:t>
      </w:r>
      <w:r w:rsidR="00DE443A">
        <w:t>appropriate Measures of Effectiveness (MOE) were</w:t>
      </w:r>
      <w:r>
        <w:t xml:space="preserve"> determined.</w:t>
      </w:r>
      <w:r w:rsidR="00D3747E">
        <w:t xml:space="preserve"> </w:t>
      </w:r>
      <w:r>
        <w:t xml:space="preserve">The </w:t>
      </w:r>
      <w:r w:rsidR="00DE443A">
        <w:t>four</w:t>
      </w:r>
      <w:r>
        <w:t xml:space="preserve"> MOEs for assessment were </w:t>
      </w:r>
      <w:r w:rsidR="00DE443A">
        <w:t xml:space="preserve">blue force </w:t>
      </w:r>
      <w:r>
        <w:t>vehicle kills, blue force kills and m</w:t>
      </w:r>
      <w:r w:rsidR="00DE443A">
        <w:t>, Force Exchange Ratio and m</w:t>
      </w:r>
      <w:r>
        <w:t xml:space="preserve">ission success.  These MOEs </w:t>
      </w:r>
      <w:r w:rsidR="00DE443A">
        <w:t>drove the technical p</w:t>
      </w:r>
      <w:r>
        <w:t>erformance measures (TPM) that were used to identify the critical system functions and configuration changes.</w:t>
      </w:r>
    </w:p>
    <w:p w:rsidR="00FF2B51" w:rsidRPr="00A33FF4" w:rsidRDefault="00FF2B51" w:rsidP="003F7885">
      <w:pPr>
        <w:rPr>
          <w:highlight w:val="yellow"/>
        </w:rPr>
      </w:pPr>
    </w:p>
    <w:p w:rsidR="00FF2B51" w:rsidRPr="000B5715" w:rsidRDefault="00FF2B51" w:rsidP="003F7885">
      <w:r w:rsidRPr="00061717">
        <w:rPr>
          <w:highlight w:val="red"/>
        </w:rPr>
        <w:lastRenderedPageBreak/>
        <w:t>Finally, Phase 1 will also include the development of the Operational Architecture.  It is in this phase that the team will begin to detail out the operational activities and necessary performers for those activities.  Since the unit and mission will have been identified, the team will focus on decomposing the scenarios to develop a detailed operational hierarchy and diagram the architectures to identify interrelationships and dependencies.   This diagramming will include the development of the specific use case models and which requirements they are directly linked to.  Through the decomposition of Operational Activities and the Requirements Analysis phase, the team will determine the high level MOEs at which we will be assessing the modeled information.</w:t>
      </w:r>
    </w:p>
    <w:p w:rsidR="00FF2B51" w:rsidRPr="000B5715" w:rsidRDefault="00033491" w:rsidP="003F7885">
      <w:pPr>
        <w:pStyle w:val="Heading4"/>
      </w:pPr>
      <w:bookmarkStart w:id="45" w:name="_Toc347323151"/>
      <w:bookmarkStart w:id="46" w:name="_Toc353052978"/>
      <w:r>
        <w:t xml:space="preserve">b. </w:t>
      </w:r>
      <w:r w:rsidR="00FF2B51" w:rsidRPr="000B5715">
        <w:t>Phase 2:  Systems Architecture</w:t>
      </w:r>
      <w:bookmarkEnd w:id="45"/>
      <w:bookmarkEnd w:id="46"/>
    </w:p>
    <w:p w:rsidR="00FF2B51" w:rsidRPr="000B5715" w:rsidRDefault="00FF2B51" w:rsidP="003F7885">
      <w:pPr>
        <w:spacing w:line="360" w:lineRule="auto"/>
        <w:ind w:firstLine="720"/>
      </w:pPr>
      <w:r w:rsidRPr="000B5715">
        <w:t xml:space="preserve">As part of the process the team </w:t>
      </w:r>
      <w:r>
        <w:t>developed</w:t>
      </w:r>
      <w:r w:rsidRPr="000B5715">
        <w:t xml:space="preserve"> a system of systems</w:t>
      </w:r>
      <w:r>
        <w:t xml:space="preserve"> architecture</w:t>
      </w:r>
      <w:r w:rsidRPr="000B5715">
        <w:t xml:space="preserve">.  We </w:t>
      </w:r>
      <w:r>
        <w:t>viewed</w:t>
      </w:r>
      <w:r w:rsidRPr="000B5715">
        <w:t xml:space="preserve"> system of systems</w:t>
      </w:r>
      <w:r>
        <w:t xml:space="preserve"> (SoS)</w:t>
      </w:r>
      <w:r w:rsidRPr="000B5715">
        <w:t xml:space="preserve"> as “[a] set or arrangement of systems that results when independent and useful systems are integrated into a larger system that delivers unique </w:t>
      </w:r>
      <w:r>
        <w:t xml:space="preserve">capabilities.”  </w:t>
      </w:r>
      <w:r>
        <w:rPr>
          <w:noProof/>
        </w:rPr>
        <w:t>(Office of the Deputy Under Secretary of Defense for Acquisition and Technology, 2008)</w:t>
      </w:r>
      <w:r>
        <w:t xml:space="preserve">  </w:t>
      </w:r>
      <w:r w:rsidRPr="000B5715">
        <w:t xml:space="preserve">With the vast </w:t>
      </w:r>
      <w:r>
        <w:t xml:space="preserve">number of </w:t>
      </w:r>
      <w:r w:rsidRPr="000B5715">
        <w:t>definition</w:t>
      </w:r>
      <w:r>
        <w:t>s of</w:t>
      </w:r>
      <w:r w:rsidRPr="000B5715">
        <w:t xml:space="preserve"> system of systems and the scope to identify all the</w:t>
      </w:r>
      <w:r>
        <w:t xml:space="preserve"> integration elements, the team limited</w:t>
      </w:r>
      <w:r w:rsidRPr="000B5715">
        <w:t xml:space="preserve"> the interdependencies and relationships to the systems directly impacted by the identified parameters.  Therefore, the team </w:t>
      </w:r>
      <w:r>
        <w:t>did not look</w:t>
      </w:r>
      <w:r w:rsidRPr="000B5715">
        <w:t xml:space="preserve"> at</w:t>
      </w:r>
      <w:r>
        <w:t xml:space="preserve"> all</w:t>
      </w:r>
      <w:r w:rsidRPr="000B5715">
        <w:t xml:space="preserve"> the secondary and tertiary effects of the interdependencies</w:t>
      </w:r>
      <w:r>
        <w:t xml:space="preserve"> such as fuel economy, </w:t>
      </w:r>
      <w:r w:rsidRPr="000B5715">
        <w:t>reliability</w:t>
      </w:r>
      <w:r>
        <w:t xml:space="preserve"> or sustainment</w:t>
      </w:r>
      <w:r w:rsidRPr="000B5715">
        <w:t xml:space="preserve">.  </w:t>
      </w:r>
      <w:r>
        <w:t xml:space="preserve">However, many of those elements are identified in the overall process because we considered a broader scope of functions in the development of the process so that follow on work can incorporate those factors.  </w:t>
      </w:r>
    </w:p>
    <w:p w:rsidR="00FF2B51" w:rsidRDefault="00FF2B51" w:rsidP="003F7885">
      <w:pPr>
        <w:spacing w:line="360" w:lineRule="auto"/>
        <w:ind w:firstLine="720"/>
      </w:pPr>
      <w:r w:rsidRPr="000B5715">
        <w:t xml:space="preserve">During Phase 2, the System Architecture Phase, the team </w:t>
      </w:r>
      <w:r>
        <w:t>identified</w:t>
      </w:r>
      <w:r w:rsidRPr="000B5715">
        <w:t xml:space="preserve"> the appropriate system functionality to be mapped to the operational activities and performers, which </w:t>
      </w:r>
      <w:r>
        <w:t>were linked directly back to the operational scenario and unit being implemented</w:t>
      </w:r>
      <w:r w:rsidRPr="000B5715">
        <w:t xml:space="preserve">.  </w:t>
      </w:r>
      <w:r>
        <w:t xml:space="preserve">This architecture is based upon a functional architecture developed by the Tank Automotive Research Development and Engineering Center (TARDEC) Systems Engineering Group (SEG) and being leveraged by current ground system program managers.  The original set of functions consisted of 178 system functions, however there were many elements that were deemed to be outside the scope of this project.  In order to scope down the functions list the team identified the systems critical to the four main capabilities of interest, mobility, lethality, situational awareness and protection.  Next, the level of fidelity for analysis was determined and the team removed the functions that were at too low of a level.  For example, one of the functions that was deemed to be </w:t>
      </w:r>
      <w:r>
        <w:lastRenderedPageBreak/>
        <w:t>relevant was “Manage Signatures” however, the specific signatures such as thermal, infrared and visual were removed.   This brought the functions list to 67 functions.</w:t>
      </w:r>
    </w:p>
    <w:p w:rsidR="00FF2B51" w:rsidRDefault="00FF2B51" w:rsidP="003F7885">
      <w:pPr>
        <w:pStyle w:val="Default"/>
        <w:spacing w:line="360" w:lineRule="auto"/>
        <w:ind w:firstLine="720"/>
        <w:jc w:val="both"/>
        <w:rPr>
          <w:noProof/>
        </w:rPr>
      </w:pPr>
      <w:r>
        <w:t>However, the team wanted to scope specifically to the areas of interest that would have the greatest impact and differentiation on the combat system.  In order to do this the team leveraged a report developed by the Program Manager (PM) Ground Combat Vehicle (GCV) utilizing the Whole Systems Trades Analysis Toolset (WSTAT).  WSTAT is a “</w:t>
      </w:r>
      <w:r w:rsidRPr="00B661DF">
        <w:t>decision support tool that integrates otherwise separate subsystem models into a holistic system view mapping critical design choices to consequ</w:t>
      </w:r>
      <w:r>
        <w:t xml:space="preserve">ences relevant to stakeholders.” </w:t>
      </w:r>
      <w:r>
        <w:rPr>
          <w:noProof/>
        </w:rPr>
        <w:t xml:space="preserve"> (Davis, 2012)  This report provided a summary of the most critical system functions and those that provided the most differentiation in performance between solution options.  Figure X depicts the final set of 19 functions that the team focused on.  </w:t>
      </w:r>
      <w:r w:rsidRPr="003C2615">
        <w:rPr>
          <w:noProof/>
          <w:highlight w:val="yellow"/>
        </w:rPr>
        <w:t>INPUT PROCESS FROM WSTAT REPORT ONCE OPSEC’d</w:t>
      </w:r>
    </w:p>
    <w:p w:rsidR="00FF2B51" w:rsidRDefault="00FF2B51" w:rsidP="00D65587">
      <w:pPr>
        <w:pStyle w:val="Default"/>
        <w:spacing w:line="360" w:lineRule="auto"/>
        <w:ind w:firstLine="720"/>
        <w:rPr>
          <w:noProof/>
        </w:rPr>
      </w:pPr>
    </w:p>
    <w:p w:rsidR="00FF2B51" w:rsidRDefault="00FF2B51" w:rsidP="00D65587">
      <w:pPr>
        <w:pStyle w:val="Default"/>
        <w:spacing w:line="360" w:lineRule="auto"/>
        <w:ind w:firstLine="720"/>
        <w:rPr>
          <w:noProof/>
        </w:rPr>
      </w:pPr>
      <w:r w:rsidRPr="00B661DF">
        <w:rPr>
          <w:noProof/>
          <w:highlight w:val="yellow"/>
        </w:rPr>
        <w:t>PLACEHOLDER, MUST OPSEC FIRST</w:t>
      </w:r>
    </w:p>
    <w:p w:rsidR="003F7885" w:rsidRDefault="003F7885" w:rsidP="00D65587">
      <w:pPr>
        <w:pStyle w:val="Default"/>
        <w:spacing w:line="360" w:lineRule="auto"/>
        <w:rPr>
          <w:noProof/>
        </w:rPr>
      </w:pPr>
    </w:p>
    <w:p w:rsidR="00FF2B51" w:rsidRDefault="00FF2B51" w:rsidP="00D65587">
      <w:pPr>
        <w:pStyle w:val="Default"/>
        <w:spacing w:line="360" w:lineRule="auto"/>
        <w:rPr>
          <w:noProof/>
        </w:rPr>
      </w:pPr>
      <w:r>
        <w:rPr>
          <w:noProof/>
        </w:rPr>
        <w:tab/>
        <w:t>The team used the 19 functions to develop the functional hierarchy, identify the function to function relationships, the function to physical relationships and the physical hierarchy.  “[I]</w:t>
      </w:r>
      <w:r>
        <w:rPr>
          <w:sz w:val="23"/>
          <w:szCs w:val="23"/>
        </w:rPr>
        <w:t xml:space="preserve">n an SoS, it is important to identify the critical set of systems that affect the SoS capability objectives and understand their interrelationships.”  </w:t>
      </w:r>
      <w:r w:rsidRPr="00784255">
        <w:rPr>
          <w:noProof/>
          <w:sz w:val="23"/>
          <w:szCs w:val="23"/>
        </w:rPr>
        <w:t>(Office of the Deputy Under Secretary of Defense for Acquisition and Technology, 2008)</w:t>
      </w:r>
      <w:r>
        <w:rPr>
          <w:sz w:val="23"/>
          <w:szCs w:val="23"/>
        </w:rPr>
        <w:t xml:space="preserve">  </w:t>
      </w:r>
      <w:r>
        <w:rPr>
          <w:noProof/>
        </w:rPr>
        <w:t xml:space="preserve">The function to function relationships provided insight to identify the dependencies between given system function that need to be managed and considered when working to achieve an overall capability.  The dependencies were created with the help of SMEs from the given system area, as well as those with operational experience.  </w:t>
      </w:r>
      <w:r w:rsidRPr="00784255">
        <w:rPr>
          <w:noProof/>
          <w:highlight w:val="yellow"/>
        </w:rPr>
        <w:t>Figure X</w:t>
      </w:r>
      <w:r>
        <w:rPr>
          <w:noProof/>
        </w:rPr>
        <w:t xml:space="preserve"> depicts those relationships.</w:t>
      </w:r>
    </w:p>
    <w:p w:rsidR="00FF2B51" w:rsidRDefault="00FF2B51" w:rsidP="00D65587">
      <w:pPr>
        <w:pStyle w:val="Default"/>
        <w:keepNext/>
        <w:spacing w:line="360" w:lineRule="auto"/>
        <w:jc w:val="center"/>
      </w:pPr>
      <w:r>
        <w:rPr>
          <w:noProof/>
        </w:rPr>
        <w:lastRenderedPageBreak/>
        <w:drawing>
          <wp:inline distT="0" distB="0" distL="0" distR="0">
            <wp:extent cx="5360737" cy="4880344"/>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376587" cy="4894774"/>
                    </a:xfrm>
                    <a:prstGeom prst="rect">
                      <a:avLst/>
                    </a:prstGeom>
                    <a:noFill/>
                    <a:ln>
                      <a:noFill/>
                    </a:ln>
                  </pic:spPr>
                </pic:pic>
              </a:graphicData>
            </a:graphic>
          </wp:inline>
        </w:drawing>
      </w:r>
    </w:p>
    <w:p w:rsidR="0010640F" w:rsidRDefault="0010640F" w:rsidP="00D65587">
      <w:pPr>
        <w:pStyle w:val="Default"/>
        <w:keepNext/>
        <w:spacing w:line="360" w:lineRule="auto"/>
        <w:jc w:val="center"/>
      </w:pPr>
      <w:r w:rsidRPr="0010640F">
        <w:t>Function to function relationship matrix</w:t>
      </w:r>
      <w:r w:rsidR="00D3747E">
        <w:t xml:space="preserve"> </w:t>
      </w:r>
      <w:r w:rsidR="00D3747E" w:rsidRPr="00D3747E">
        <w:rPr>
          <w:highlight w:val="yellow"/>
        </w:rPr>
        <w:t>[from NEED CITATION]</w:t>
      </w:r>
    </w:p>
    <w:p w:rsidR="0010640F" w:rsidRDefault="0010640F" w:rsidP="00D65587">
      <w:pPr>
        <w:pStyle w:val="Default"/>
        <w:keepNext/>
        <w:spacing w:line="360" w:lineRule="auto"/>
        <w:jc w:val="center"/>
      </w:pPr>
    </w:p>
    <w:p w:rsidR="00FF2B51" w:rsidRDefault="00FF2B51" w:rsidP="003F7885">
      <w:pPr>
        <w:pStyle w:val="Default"/>
        <w:spacing w:line="360" w:lineRule="auto"/>
        <w:ind w:firstLine="720"/>
        <w:jc w:val="both"/>
        <w:rPr>
          <w:noProof/>
        </w:rPr>
      </w:pPr>
      <w:r>
        <w:rPr>
          <w:noProof/>
        </w:rPr>
        <w:t>Given the prospect of the functionality on the left being improved, the relationship to the corresponding functionality was identified as either weak or strong and positive or negative.  This set the basis to identify the dependencies for the secondary and teriatry effects that an improvement or alteration would have on the overall SoS.  Although these initial dependencies have been identified, it is necessary that the specific equations for each of these correlations be deteremined.  That is recommended follow-on work.</w:t>
      </w:r>
    </w:p>
    <w:p w:rsidR="00FF2B51" w:rsidRDefault="00FF2B51" w:rsidP="00B8755F">
      <w:pPr>
        <w:spacing w:line="360" w:lineRule="auto"/>
        <w:ind w:left="36" w:hanging="36"/>
      </w:pPr>
      <w:r>
        <w:t xml:space="preserve">Once the logical architecture had been laid out, the team was able to identify the key physical components of the SoS.  The physical hierarchy was developed from a SoS perspective, the team leveraged the required capabilities, system functions and mission </w:t>
      </w:r>
      <w:r>
        <w:lastRenderedPageBreak/>
        <w:t xml:space="preserve">scenario to derive the top level components.  Once the hierarchy was in place a relationship matrix was created.  As shown in </w:t>
      </w:r>
      <w:r w:rsidRPr="000836D6">
        <w:rPr>
          <w:highlight w:val="yellow"/>
        </w:rPr>
        <w:t>Figure X</w:t>
      </w:r>
      <w:r>
        <w:t>, the matrix identified which components were utilized to satisfy the given function.  This allowed the team to analyze which components had the greatest breadth of impact on the functions.  Additionally, it allowed the team to prioritize the components for potential materiel changes, based upon functional impacts.</w:t>
      </w:r>
    </w:p>
    <w:p w:rsidR="00FF2B51" w:rsidRDefault="00FF2B51" w:rsidP="00B8755F">
      <w:pPr>
        <w:keepNext/>
        <w:spacing w:line="360" w:lineRule="auto"/>
        <w:ind w:left="36" w:hanging="36"/>
        <w:jc w:val="center"/>
      </w:pPr>
      <w:r>
        <w:rPr>
          <w:noProof/>
          <w:lang w:eastAsia="en-US"/>
        </w:rPr>
        <w:drawing>
          <wp:inline distT="0" distB="0" distL="0" distR="0">
            <wp:extent cx="5387979" cy="3829050"/>
            <wp:effectExtent l="0" t="0" r="3175"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388690" cy="3829555"/>
                    </a:xfrm>
                    <a:prstGeom prst="rect">
                      <a:avLst/>
                    </a:prstGeom>
                    <a:noFill/>
                    <a:ln>
                      <a:noFill/>
                    </a:ln>
                  </pic:spPr>
                </pic:pic>
              </a:graphicData>
            </a:graphic>
          </wp:inline>
        </w:drawing>
      </w:r>
    </w:p>
    <w:p w:rsidR="0010640F" w:rsidRDefault="0010640F" w:rsidP="00D65587">
      <w:pPr>
        <w:keepNext/>
        <w:spacing w:line="360" w:lineRule="auto"/>
        <w:ind w:left="36" w:firstLine="684"/>
        <w:jc w:val="center"/>
      </w:pPr>
      <w:r w:rsidRPr="0010640F">
        <w:t>Function to physical relati</w:t>
      </w:r>
      <w:r w:rsidR="00D3747E">
        <w:t xml:space="preserve">onship matrix </w:t>
      </w:r>
      <w:r w:rsidR="00D3747E" w:rsidRPr="00D3747E">
        <w:rPr>
          <w:highlight w:val="yellow"/>
        </w:rPr>
        <w:t>[from NEED CITATION]</w:t>
      </w:r>
    </w:p>
    <w:p w:rsidR="0010640F" w:rsidRDefault="0010640F" w:rsidP="00D65587">
      <w:pPr>
        <w:keepNext/>
        <w:spacing w:line="360" w:lineRule="auto"/>
        <w:ind w:left="36" w:firstLine="684"/>
        <w:jc w:val="center"/>
      </w:pPr>
    </w:p>
    <w:p w:rsidR="00FF2B51" w:rsidRPr="000B5715" w:rsidRDefault="00FF2B51" w:rsidP="003F7885">
      <w:pPr>
        <w:spacing w:line="360" w:lineRule="auto"/>
        <w:ind w:left="36" w:firstLine="684"/>
      </w:pPr>
      <w:r>
        <w:t>By implementing this</w:t>
      </w:r>
      <w:r w:rsidRPr="000B5715">
        <w:t xml:space="preserve"> </w:t>
      </w:r>
      <w:r>
        <w:t>process</w:t>
      </w:r>
      <w:r w:rsidRPr="000B5715">
        <w:t xml:space="preserve"> the team </w:t>
      </w:r>
      <w:r>
        <w:t xml:space="preserve">was able </w:t>
      </w:r>
      <w:r w:rsidRPr="000B5715">
        <w:t>to loo</w:t>
      </w:r>
      <w:r>
        <w:t>k at a specific design aspect</w:t>
      </w:r>
      <w:r w:rsidRPr="000B5715">
        <w:t xml:space="preserve"> within a given system or system of systems and implement a change to see how the outcome rolls up to impact the overall Survivability MOEs of the unit.  </w:t>
      </w:r>
    </w:p>
    <w:p w:rsidR="00FF2B51" w:rsidRPr="00697D05" w:rsidRDefault="00033491" w:rsidP="00033491">
      <w:pPr>
        <w:pStyle w:val="Heading4"/>
        <w:rPr>
          <w:highlight w:val="red"/>
        </w:rPr>
      </w:pPr>
      <w:bookmarkStart w:id="47" w:name="_Toc347323152"/>
      <w:bookmarkStart w:id="48" w:name="_Toc353052979"/>
      <w:r>
        <w:rPr>
          <w:highlight w:val="red"/>
        </w:rPr>
        <w:t xml:space="preserve">c. </w:t>
      </w:r>
      <w:r w:rsidR="00FF2B51" w:rsidRPr="00697D05">
        <w:rPr>
          <w:highlight w:val="red"/>
        </w:rPr>
        <w:t>Phase 3: Systems Analysis</w:t>
      </w:r>
      <w:bookmarkEnd w:id="47"/>
      <w:bookmarkEnd w:id="48"/>
    </w:p>
    <w:p w:rsidR="00FF2B51" w:rsidRPr="00697D05" w:rsidRDefault="00FF2B51" w:rsidP="00FF2B51">
      <w:pPr>
        <w:rPr>
          <w:highlight w:val="red"/>
        </w:rPr>
      </w:pPr>
      <w:r w:rsidRPr="00697D05">
        <w:rPr>
          <w:highlight w:val="red"/>
        </w:rPr>
        <w:t xml:space="preserve">The third phase, or the System Analysis Phase, will provide the meat of the system analysis work to be done.  During this phase the team will gather the necessary data based on the specified systems and MOPs from the previous stages, to layout a design of experiments like approach to identify the top few (likely between two and five) </w:t>
      </w:r>
      <w:r w:rsidRPr="00697D05">
        <w:rPr>
          <w:highlight w:val="red"/>
        </w:rPr>
        <w:lastRenderedPageBreak/>
        <w:t>characteristics are that play a role in the variation of operational survivability within the context of the example missions chosen for modeling and the operational tasks associated with those missions.  This will narrow down the evaluation from a large number of factors by weeding out those elements, based on the system and mission, which have very little impact on the overall MOEs.  This analysis contributes to the notion of designating Key Technical Performance Measures (KTPMs) that permit high level designers to span large portions of the trade space by adjusting relatively few of the ground systems integrated elements or their performance parameters.  For the purposes of this report, some of the factors will be omitted from consideration due to the restriction of only considering unclassified data as possible architectural and simulation model inputs.  Where phases one and two define the decisions to be made in the development of the methodology and example architectures, phase three results will provide insight into the variability in and range of operational effectiveness that can be expected.  Different specific instantiated solutions that satisfy the functional and performance requirements to varying degrees and with different trade off considerations are substituted into and out of the models to stress the scenario’s baseline architecture.  Once those areas have been identified the team will work to gather data and identify additional alternate configurations, both materiel and non materiel, which would further exercise those elements.</w:t>
      </w:r>
    </w:p>
    <w:p w:rsidR="00FF2B51" w:rsidRPr="00697D05" w:rsidRDefault="00033491" w:rsidP="00033491">
      <w:pPr>
        <w:pStyle w:val="Heading4"/>
        <w:rPr>
          <w:highlight w:val="red"/>
        </w:rPr>
      </w:pPr>
      <w:bookmarkStart w:id="49" w:name="_Toc353052980"/>
      <w:r>
        <w:rPr>
          <w:highlight w:val="red"/>
        </w:rPr>
        <w:t>d.</w:t>
      </w:r>
      <w:r w:rsidR="00FF2B51" w:rsidRPr="00697D05">
        <w:rPr>
          <w:highlight w:val="red"/>
        </w:rPr>
        <w:t xml:space="preserve"> </w:t>
      </w:r>
      <w:bookmarkStart w:id="50" w:name="_Toc347323153"/>
      <w:r w:rsidR="00FF2B51" w:rsidRPr="00697D05">
        <w:rPr>
          <w:highlight w:val="red"/>
        </w:rPr>
        <w:t>Phase 4: Model Development</w:t>
      </w:r>
      <w:bookmarkEnd w:id="49"/>
      <w:bookmarkEnd w:id="50"/>
    </w:p>
    <w:p w:rsidR="00FF2B51" w:rsidRPr="00697D05" w:rsidRDefault="00FF2B51" w:rsidP="00FF2B51">
      <w:pPr>
        <w:rPr>
          <w:highlight w:val="red"/>
        </w:rPr>
      </w:pPr>
      <w:r w:rsidRPr="00697D05">
        <w:rPr>
          <w:highlight w:val="red"/>
        </w:rPr>
        <w:t>During this phase of the process a culmination of the information and data determined from the initial phases will be used to structure and build the models. The models will utilize the capabilities, systems, relationships, and variables of both enemy and friendly forces. The model(s) to be executed will analyze a single company against enemy forces in the terrain (environment, climate, obstacles, routes, climate, etc.) that is defined by the operational scenario. Both a Combined Arms Maneuver (CAM) scenario and a Wide Area Security (WAS) scenario will be evaluated. A CAM’s objective is to compel the enemy to respond to friendly action while a WAS’s objective is to retain the initiative by improving civil conditions and applying combat power to prevent the situation from deteriorating. These underlying objectives will help to shape the models, ultimately providing pertinent survivability data from opposite ends of the spectrum and fostering effective decision making. Other items that will be employed to define the models are TRADOC standard operational scenarios and stakeholder(s) input. TRADOC operational scenarios will immensely help in defining variables such as; mission(s), the enemy, terrain, and the troops/unit. As stated earlier, stakeholder(s) input will help to shape the entities relevant to the operational scenario, from which the model will be derived.  A key element of this modeling process will be to identify the interactions and relative relationships between and within systems, because the data itself will not be completely accurate due to security reasons.  However, the ability to take a model and identify which relationships need to be measured and evaluated and the type of system data that is required to make an accurate model, will allow follow on efforts, For Official Use Only (FOUO) or Classified, to alter the model to meet those standards, without the need to reinvent the wheel.</w:t>
      </w:r>
    </w:p>
    <w:p w:rsidR="00FF2B51" w:rsidRPr="00697D05" w:rsidRDefault="00033491" w:rsidP="00033491">
      <w:pPr>
        <w:pStyle w:val="Heading4"/>
        <w:rPr>
          <w:highlight w:val="red"/>
        </w:rPr>
      </w:pPr>
      <w:bookmarkStart w:id="51" w:name="_Toc347323154"/>
      <w:bookmarkStart w:id="52" w:name="_Toc353052981"/>
      <w:r>
        <w:rPr>
          <w:highlight w:val="red"/>
        </w:rPr>
        <w:lastRenderedPageBreak/>
        <w:t xml:space="preserve">e. </w:t>
      </w:r>
      <w:r w:rsidR="00FF2B51" w:rsidRPr="00697D05">
        <w:rPr>
          <w:highlight w:val="red"/>
        </w:rPr>
        <w:t>Phase 5: Model Execution</w:t>
      </w:r>
      <w:bookmarkEnd w:id="51"/>
      <w:bookmarkEnd w:id="52"/>
    </w:p>
    <w:p w:rsidR="00FF2B51" w:rsidRPr="00697D05" w:rsidRDefault="00FF2B51" w:rsidP="00FF2B51">
      <w:pPr>
        <w:rPr>
          <w:highlight w:val="red"/>
        </w:rPr>
      </w:pPr>
      <w:r w:rsidRPr="00697D05">
        <w:rPr>
          <w:highlight w:val="red"/>
        </w:rPr>
        <w:t>Finally, phase five of this initial effort will be Model Execution.  This phase includes the actual running of the model, identification of the a baseline and baseline results, and integrating system improvements and use case variations to evaluate the effects on the overall survivability of the unit.  This will allow the team to analyze what are the key areas of design and which system qualities attribute most greatly to the overall survivability of the unit, thereby providing the most likely trade space to work within.</w:t>
      </w:r>
    </w:p>
    <w:p w:rsidR="00FF2B51" w:rsidRPr="00697D05" w:rsidRDefault="00FF2B51" w:rsidP="00FF2B51">
      <w:pPr>
        <w:ind w:firstLine="720"/>
        <w:rPr>
          <w:highlight w:val="red"/>
        </w:rPr>
      </w:pPr>
    </w:p>
    <w:p w:rsidR="00FF2B51" w:rsidRPr="00697D05" w:rsidRDefault="00FF2B51" w:rsidP="00FF2B51">
      <w:pPr>
        <w:rPr>
          <w:highlight w:val="red"/>
        </w:rPr>
      </w:pPr>
      <w:r w:rsidRPr="00697D05">
        <w:rPr>
          <w:highlight w:val="red"/>
        </w:rPr>
        <w:t>A beta model will be developed with a simulation program to analyze the mission survivability based upon the provided data.  This will allow for a baseline to be set for each of the scenarios, utilizing a common unit, and then alternative configurations will be introduced to identify the overall impact to survivability, force protection, operational success and cost.  This beta model will be utilized to deliver indications and trends, but not specific solutions or recommendations.</w:t>
      </w:r>
    </w:p>
    <w:p w:rsidR="00FF2B51" w:rsidRDefault="00FF2B51" w:rsidP="00FF2B51">
      <w:r w:rsidRPr="00697D05">
        <w:rPr>
          <w:highlight w:val="red"/>
        </w:rPr>
        <w:t>Finally, an analysis of alternatives will be completed to identify the current capabilities and tools that exist to implement this process for a more user friendly interface as well as to recommend the path forward for follow-on efforts</w:t>
      </w:r>
    </w:p>
    <w:p w:rsidR="001A4227" w:rsidRPr="00E00A02" w:rsidRDefault="00033491" w:rsidP="00E00A02">
      <w:pPr>
        <w:pStyle w:val="Heading3"/>
      </w:pPr>
      <w:bookmarkStart w:id="53" w:name="_Toc353052982"/>
      <w:r>
        <w:t>2</w:t>
      </w:r>
      <w:r w:rsidR="00E00A02" w:rsidRPr="00E00A02">
        <w:t>.</w:t>
      </w:r>
      <w:r w:rsidR="00E00A02" w:rsidRPr="00E00A02">
        <w:tab/>
      </w:r>
      <w:r w:rsidR="001A4227" w:rsidRPr="00E00A02">
        <w:t>Analysis</w:t>
      </w:r>
      <w:r w:rsidR="00CE6287">
        <w:t xml:space="preserve"> Tools</w:t>
      </w:r>
      <w:bookmarkEnd w:id="53"/>
    </w:p>
    <w:p w:rsidR="00AC5119" w:rsidRDefault="00B6574E" w:rsidP="00AC5119">
      <w:pPr>
        <w:pStyle w:val="2nd3rdOrderPara"/>
      </w:pPr>
      <w:r>
        <w:t xml:space="preserve">Several tools were used in </w:t>
      </w:r>
      <w:r w:rsidR="00AC5119">
        <w:t>both the analysis of the data produced by</w:t>
      </w:r>
      <w:r>
        <w:t xml:space="preserve"> the models </w:t>
      </w:r>
      <w:r w:rsidR="00AC5119">
        <w:t>and in the design of experiments.</w:t>
      </w:r>
      <w:r>
        <w:t xml:space="preserve"> The n</w:t>
      </w:r>
      <w:r w:rsidR="00AC5119">
        <w:t>ea</w:t>
      </w:r>
      <w:r>
        <w:t xml:space="preserve">rly orthogonal Latin hypercube </w:t>
      </w:r>
      <w:r w:rsidR="00AC5119">
        <w:t xml:space="preserve">(NOLH) </w:t>
      </w:r>
      <w:r>
        <w:t xml:space="preserve">methodology was applied </w:t>
      </w:r>
      <w:r w:rsidR="00AC5119">
        <w:t xml:space="preserve">to reduce the number of comparisons required in order to obtain results while still maintaining </w:t>
      </w:r>
      <w:r>
        <w:t>statistical integrity.</w:t>
      </w:r>
      <w:r w:rsidR="00D352E1">
        <w:t xml:space="preserve"> </w:t>
      </w:r>
      <w:sdt>
        <w:sdtPr>
          <w:id w:val="-1416396728"/>
          <w:citation/>
        </w:sdtPr>
        <w:sdtContent>
          <w:r w:rsidR="00176B1F">
            <w:fldChar w:fldCharType="begin"/>
          </w:r>
          <w:r w:rsidR="00D352E1">
            <w:instrText xml:space="preserve"> CITATION Her08 \l 1033 </w:instrText>
          </w:r>
          <w:r w:rsidR="00176B1F">
            <w:fldChar w:fldCharType="separate"/>
          </w:r>
          <w:r w:rsidR="00D352E1">
            <w:rPr>
              <w:noProof/>
            </w:rPr>
            <w:t>(Hernandez, 2008)</w:t>
          </w:r>
          <w:r w:rsidR="00176B1F">
            <w:fldChar w:fldCharType="end"/>
          </w:r>
        </w:sdtContent>
      </w:sdt>
    </w:p>
    <w:p w:rsidR="00AC5119" w:rsidRDefault="00B6574E" w:rsidP="00D65587">
      <w:pPr>
        <w:pStyle w:val="2nd3rdOrderPara"/>
        <w:spacing w:before="0"/>
      </w:pPr>
      <w:r>
        <w:t>Statistical methodologies</w:t>
      </w:r>
      <w:ins w:id="54" w:author="Steve Mazza" w:date="2013-04-08T08:17:00Z">
        <w:r w:rsidR="002C204F">
          <w:t xml:space="preserve"> were</w:t>
        </w:r>
      </w:ins>
      <w:r>
        <w:t xml:space="preserve"> applied to the data in order to discern patterns. Specifically SAS corporations JMP software package was utilized </w:t>
      </w:r>
      <w:r w:rsidR="00B342FB">
        <w:t>for the statistical analysis. JMP</w:t>
      </w:r>
      <w:ins w:id="55" w:author="Steve Mazza" w:date="2013-04-08T08:17:00Z">
        <w:r w:rsidR="002C204F">
          <w:t>,</w:t>
        </w:r>
      </w:ins>
      <w:r w:rsidR="00B342FB">
        <w:t xml:space="preserve"> according to the corporate website is</w:t>
      </w:r>
      <w:ins w:id="56" w:author="Steve Mazza" w:date="2013-04-08T08:17:00Z">
        <w:r w:rsidR="002C204F">
          <w:t>,</w:t>
        </w:r>
      </w:ins>
      <w:r w:rsidR="00B342FB">
        <w:t xml:space="preserve"> “…</w:t>
      </w:r>
      <w:r w:rsidR="00AC5119">
        <w:t>desktop statistical discovery software from SAS built with sci</w:t>
      </w:r>
      <w:r w:rsidR="00D352E1">
        <w:t xml:space="preserve">entists and engineers in mind.” </w:t>
      </w:r>
      <w:sdt>
        <w:sdtPr>
          <w:id w:val="-1999173054"/>
          <w:citation/>
        </w:sdtPr>
        <w:sdtContent>
          <w:r w:rsidR="00176B1F">
            <w:fldChar w:fldCharType="begin"/>
          </w:r>
          <w:r w:rsidR="00D352E1">
            <w:instrText xml:space="preserve"> CITATION SAS13 \l 1033 </w:instrText>
          </w:r>
          <w:r w:rsidR="00176B1F">
            <w:fldChar w:fldCharType="separate"/>
          </w:r>
          <w:r w:rsidR="00D352E1">
            <w:rPr>
              <w:noProof/>
            </w:rPr>
            <w:t>(SAS Institute Inc, 2013)</w:t>
          </w:r>
          <w:r w:rsidR="00176B1F">
            <w:fldChar w:fldCharType="end"/>
          </w:r>
        </w:sdtContent>
      </w:sdt>
      <w:r w:rsidR="00D352E1">
        <w:t xml:space="preserve"> </w:t>
      </w:r>
      <w:r w:rsidR="00B342FB">
        <w:t xml:space="preserve">The </w:t>
      </w:r>
      <w:r w:rsidR="00AC5119">
        <w:t xml:space="preserve">JMP </w:t>
      </w:r>
      <w:r w:rsidR="00B342FB">
        <w:t xml:space="preserve">software was used </w:t>
      </w:r>
      <w:r w:rsidR="00AC5119">
        <w:t xml:space="preserve">extensively to assist in the interpretation of the large amounts of data obtained as a result of our model runs.  </w:t>
      </w:r>
      <w:r w:rsidR="00B342FB">
        <w:t xml:space="preserve">The software's </w:t>
      </w:r>
      <w:r w:rsidR="00AC5119">
        <w:t>capabilities for exploratory data analysis combined with similar capabilities for statistical modeling and predictive analytics</w:t>
      </w:r>
      <w:r w:rsidR="00B342FB">
        <w:t xml:space="preserve"> was leveraged to achieve a better understanding of the data. Several statistical methodologies were </w:t>
      </w:r>
      <w:r w:rsidR="00AC5119">
        <w:t>used</w:t>
      </w:r>
      <w:r w:rsidR="00B342FB">
        <w:t xml:space="preserve"> including,</w:t>
      </w:r>
      <w:r w:rsidR="00AC5119">
        <w:t xml:space="preserve"> principal component analysis, a multivariate method, to help identify the factors of greatest influence in our desired outcome.</w:t>
      </w:r>
      <w:r w:rsidR="00B342FB">
        <w:t xml:space="preserve"> Also used heavily were </w:t>
      </w:r>
      <w:r w:rsidR="00AC5119">
        <w:t>categorical analysis, multivariate analysis of variance (Fit MANOVA), and the fit model platform.</w:t>
      </w:r>
    </w:p>
    <w:p w:rsidR="00AC5119" w:rsidRDefault="00AC5119" w:rsidP="00AC5119">
      <w:pPr>
        <w:pStyle w:val="2nd3rdOrderPara"/>
      </w:pPr>
      <w:r>
        <w:lastRenderedPageBreak/>
        <w:t>Principal component analysis</w:t>
      </w:r>
      <w:r w:rsidR="00B342FB">
        <w:t xml:space="preserve"> provided the focus on the </w:t>
      </w:r>
      <w:r>
        <w:t>most important factors, those most affecting the outcome</w:t>
      </w:r>
      <w:r w:rsidR="00B342FB">
        <w:t>s</w:t>
      </w:r>
      <w:r>
        <w:t>.</w:t>
      </w:r>
      <w:r w:rsidR="00B342FB">
        <w:t xml:space="preserve"> </w:t>
      </w:r>
      <w:del w:id="57" w:author="Steve Mazza" w:date="2013-04-08T08:19:00Z">
        <w:r w:rsidR="00B342FB" w:rsidDel="002C204F">
          <w:delText>The tool, t</w:delText>
        </w:r>
      </w:del>
      <w:ins w:id="58" w:author="Steve Mazza" w:date="2013-04-08T08:19:00Z">
        <w:r w:rsidR="002C204F">
          <w:t>T</w:t>
        </w:r>
      </w:ins>
      <w:r w:rsidR="00B342FB">
        <w:t xml:space="preserve">o achieve this, </w:t>
      </w:r>
      <w:ins w:id="59" w:author="Steve Mazza" w:date="2013-04-08T08:19:00Z">
        <w:r w:rsidR="002C204F">
          <w:t xml:space="preserve">the tool </w:t>
        </w:r>
      </w:ins>
      <w:r>
        <w:t xml:space="preserve">simultaneously considers, “a small number of independent linear combinations (principal components) of a set of variables that capture as much of the variability in the original variables as possible.” </w:t>
      </w:r>
      <w:sdt>
        <w:sdtPr>
          <w:id w:val="-1185897491"/>
          <w:citation/>
        </w:sdtPr>
        <w:sdtContent>
          <w:r w:rsidR="00176B1F" w:rsidRPr="00AF2D8F">
            <w:fldChar w:fldCharType="begin"/>
          </w:r>
          <w:r w:rsidR="00AF2D8F" w:rsidRPr="00AF2D8F">
            <w:instrText xml:space="preserve"> CITATION SAS131 \l 1033 </w:instrText>
          </w:r>
          <w:r w:rsidR="00176B1F" w:rsidRPr="00AF2D8F">
            <w:fldChar w:fldCharType="separate"/>
          </w:r>
          <w:r w:rsidR="00AF2D8F" w:rsidRPr="00AF2D8F">
            <w:rPr>
              <w:noProof/>
            </w:rPr>
            <w:t>(SAS Institute Inc., 2013)</w:t>
          </w:r>
          <w:r w:rsidR="00176B1F" w:rsidRPr="00AF2D8F">
            <w:fldChar w:fldCharType="end"/>
          </w:r>
        </w:sdtContent>
      </w:sdt>
    </w:p>
    <w:p w:rsidR="00AC5119" w:rsidRDefault="002C204F" w:rsidP="00AC5119">
      <w:pPr>
        <w:pStyle w:val="2nd3rdOrderPara"/>
      </w:pPr>
      <w:ins w:id="60" w:author="Steve Mazza" w:date="2013-04-08T08:20:00Z">
        <w:r>
          <w:t xml:space="preserve">Using Microsoft Excel for </w:t>
        </w:r>
      </w:ins>
      <w:del w:id="61" w:author="Steve Mazza" w:date="2013-04-08T08:20:00Z">
        <w:r w:rsidR="005707AB" w:rsidDel="002C204F">
          <w:delText>B</w:delText>
        </w:r>
      </w:del>
      <w:ins w:id="62" w:author="Steve Mazza" w:date="2013-04-08T08:20:00Z">
        <w:r>
          <w:t>b</w:t>
        </w:r>
      </w:ins>
      <w:r w:rsidR="00B342FB">
        <w:t>ack of the envelope (BoE) calculations</w:t>
      </w:r>
      <w:ins w:id="63" w:author="Steve Mazza" w:date="2013-04-08T08:20:00Z">
        <w:r>
          <w:t>,</w:t>
        </w:r>
      </w:ins>
      <w:r w:rsidR="00B342FB">
        <w:t xml:space="preserve"> </w:t>
      </w:r>
      <w:del w:id="64" w:author="Steve Mazza" w:date="2013-04-08T08:20:00Z">
        <w:r w:rsidR="00B342FB" w:rsidDel="002C204F">
          <w:delText xml:space="preserve">using </w:delText>
        </w:r>
        <w:r w:rsidR="00AC5119" w:rsidDel="002C204F">
          <w:delText>Microsoft</w:delText>
        </w:r>
        <w:r w:rsidR="00B342FB" w:rsidDel="002C204F">
          <w:delText>’s</w:delText>
        </w:r>
        <w:r w:rsidR="00AC5119" w:rsidDel="002C204F">
          <w:delText xml:space="preserve"> Excel for </w:delText>
        </w:r>
      </w:del>
      <w:r w:rsidR="00AC5119">
        <w:t>tabulating experimental model results, recording and distributing design of experiment (DoE) data, and for managing correlation matrices</w:t>
      </w:r>
      <w:r w:rsidR="005707AB">
        <w:t xml:space="preserve"> proved extremely useful</w:t>
      </w:r>
      <w:r w:rsidR="00AC5119">
        <w:t>.  Easily integrated with</w:t>
      </w:r>
      <w:r w:rsidR="005707AB">
        <w:t xml:space="preserve"> the </w:t>
      </w:r>
      <w:r w:rsidR="00AC5119">
        <w:t>primary statistical analysis tool, JMP, Excel</w:t>
      </w:r>
      <w:r w:rsidR="005707AB">
        <w:t xml:space="preserve"> provided </w:t>
      </w:r>
      <w:r w:rsidR="00AC5119">
        <w:t>a distribution and collection point for</w:t>
      </w:r>
      <w:ins w:id="65" w:author="Steve Mazza" w:date="2013-04-08T08:21:00Z">
        <w:r w:rsidR="00C85AE5">
          <w:t xml:space="preserve"> both</w:t>
        </w:r>
      </w:ins>
      <w:r w:rsidR="00AC5119">
        <w:t xml:space="preserve"> DoE data </w:t>
      </w:r>
      <w:del w:id="66" w:author="Steve Mazza" w:date="2013-04-08T08:21:00Z">
        <w:r w:rsidR="00AC5119" w:rsidDel="00C85AE5">
          <w:delText>as well as</w:delText>
        </w:r>
      </w:del>
      <w:ins w:id="67" w:author="Steve Mazza" w:date="2013-04-08T08:21:00Z">
        <w:r w:rsidR="00C85AE5">
          <w:t>and</w:t>
        </w:r>
      </w:ins>
      <w:r w:rsidR="00AC5119">
        <w:t xml:space="preserve"> model results allowing</w:t>
      </w:r>
      <w:r w:rsidR="005707AB">
        <w:t xml:space="preserve"> quick and easy </w:t>
      </w:r>
      <w:r w:rsidR="00AC5119">
        <w:t>tabulations</w:t>
      </w:r>
      <w:r w:rsidR="005707AB">
        <w:t xml:space="preserve"> of </w:t>
      </w:r>
      <w:r w:rsidR="00AC5119">
        <w:t>basic success and failure summaries.  It also had the benefit of being readily accessible</w:t>
      </w:r>
      <w:r w:rsidR="005707AB">
        <w:t xml:space="preserve"> and </w:t>
      </w:r>
      <w:r w:rsidR="00AC5119">
        <w:t>provided no additional burden to the learning curve.</w:t>
      </w:r>
    </w:p>
    <w:p w:rsidR="00AC5119" w:rsidRDefault="00AC5119" w:rsidP="00AC5119">
      <w:pPr>
        <w:pStyle w:val="2nd3rdOrderPara"/>
      </w:pPr>
      <w:r>
        <w:t xml:space="preserve">Map Aware Non-uniform Automata (MANA) is an agent-based simulation tool capable of carrying out complex </w:t>
      </w:r>
      <w:r w:rsidR="005707AB">
        <w:t xml:space="preserve">experiments in compressed time. </w:t>
      </w:r>
      <w:r>
        <w:t>The Operations Analysis group at Defence Technology Agency in New Zealand developed it as a flexible platform for quickly and easily modeling complex behavior among autonomous agents.</w:t>
      </w:r>
      <w:r w:rsidR="005707AB">
        <w:t xml:space="preserve"> </w:t>
      </w:r>
      <w:r w:rsidR="005707AB" w:rsidRPr="005707AB">
        <w:rPr>
          <w:highlight w:val="yellow"/>
        </w:rPr>
        <w:t>[</w:t>
      </w:r>
      <w:commentRangeStart w:id="68"/>
      <w:r w:rsidR="005707AB" w:rsidRPr="005707AB">
        <w:rPr>
          <w:highlight w:val="yellow"/>
        </w:rPr>
        <w:t>NEED CITATION</w:t>
      </w:r>
      <w:commentRangeEnd w:id="68"/>
      <w:r w:rsidR="005A154B">
        <w:rPr>
          <w:rStyle w:val="CommentReference"/>
          <w:szCs w:val="20"/>
        </w:rPr>
        <w:commentReference w:id="68"/>
      </w:r>
      <w:r w:rsidR="005707AB" w:rsidRPr="005707AB">
        <w:rPr>
          <w:highlight w:val="yellow"/>
        </w:rPr>
        <w:t>]</w:t>
      </w:r>
      <w:r>
        <w:t xml:space="preserve">  This type of modeling is particularly well suited to capturing the behavior, interaction, and performance of military vehicles and warfighters in simulated combat.</w:t>
      </w:r>
      <w:r w:rsidR="005707AB" w:rsidRPr="005707AB">
        <w:rPr>
          <w:highlight w:val="yellow"/>
        </w:rPr>
        <w:t xml:space="preserve"> [NEED CITATION]</w:t>
      </w:r>
      <w:r w:rsidR="005707AB">
        <w:t xml:space="preserve"> </w:t>
      </w:r>
      <w:r>
        <w:t xml:space="preserve">Parameters for each agent, in this case individual </w:t>
      </w:r>
      <w:r w:rsidR="005707AB">
        <w:t xml:space="preserve">vehicle </w:t>
      </w:r>
      <w:r>
        <w:t>platforms, can be adjusted and the outcome measured for changes in effectiveness.  For example, the maximum effective range for a primary weapon on</w:t>
      </w:r>
      <w:r w:rsidR="00D3747E">
        <w:t xml:space="preserve"> a main battle tank </w:t>
      </w:r>
      <w:r w:rsidR="005707AB">
        <w:t xml:space="preserve">(MBT) </w:t>
      </w:r>
      <w:r>
        <w:t xml:space="preserve">can be adjusted and the results recorded.  This allowed us to make many such adjustments over multiple runs to determine the most critical parameters to squad success.  </w:t>
      </w:r>
    </w:p>
    <w:p w:rsidR="00AC5119" w:rsidRDefault="00AC5119" w:rsidP="00AC5119">
      <w:pPr>
        <w:pStyle w:val="2nd3rdOrderPara"/>
      </w:pPr>
      <w:r>
        <w:t>Agent-based modeling is a distinctly different approach to traditional centralized modeling</w:t>
      </w:r>
      <w:r w:rsidR="008E0494">
        <w:t xml:space="preserve">. </w:t>
      </w:r>
      <w:sdt>
        <w:sdtPr>
          <w:id w:val="-1779567768"/>
          <w:citation/>
        </w:sdtPr>
        <w:sdtContent>
          <w:r w:rsidR="00176B1F">
            <w:fldChar w:fldCharType="begin"/>
          </w:r>
          <w:r w:rsidR="008E0494">
            <w:instrText xml:space="preserve"> CITATION McI07 \l 1033 </w:instrText>
          </w:r>
          <w:r w:rsidR="00176B1F">
            <w:fldChar w:fldCharType="separate"/>
          </w:r>
          <w:r w:rsidR="008E0494">
            <w:rPr>
              <w:noProof/>
            </w:rPr>
            <w:t>(McIntosh, Galligan, Anderson, &amp; Lauren, 2007)</w:t>
          </w:r>
          <w:r w:rsidR="00176B1F">
            <w:fldChar w:fldCharType="end"/>
          </w:r>
        </w:sdtContent>
      </w:sdt>
      <w:r w:rsidR="008E0494">
        <w:t xml:space="preserve"> </w:t>
      </w:r>
      <w:r w:rsidR="005707AB">
        <w:t>T</w:t>
      </w:r>
      <w:r>
        <w:t>raditional modeling</w:t>
      </w:r>
      <w:r w:rsidR="005707AB">
        <w:t xml:space="preserve"> methodologies rely on a</w:t>
      </w:r>
      <w:r>
        <w:t xml:space="preserve"> central engine</w:t>
      </w:r>
      <w:r w:rsidR="005707AB">
        <w:t xml:space="preserve"> which</w:t>
      </w:r>
      <w:r>
        <w:t xml:space="preserve"> continually calculates and determines the behaviors, actions, and effects </w:t>
      </w:r>
      <w:del w:id="69" w:author="Steve Mazza" w:date="2013-04-08T08:23:00Z">
        <w:r w:rsidDel="00C85AE5">
          <w:delText xml:space="preserve">of </w:delText>
        </w:r>
      </w:del>
      <w:ins w:id="70" w:author="Steve Mazza" w:date="2013-04-08T08:23:00Z">
        <w:r w:rsidR="00C85AE5">
          <w:t>for</w:t>
        </w:r>
        <w:r w:rsidR="00C85AE5">
          <w:t xml:space="preserve"> </w:t>
        </w:r>
      </w:ins>
      <w:r>
        <w:t>all of the constituent model pieces, simultaneously.</w:t>
      </w:r>
      <w:r w:rsidR="005707AB" w:rsidRPr="005707AB">
        <w:rPr>
          <w:highlight w:val="yellow"/>
        </w:rPr>
        <w:t xml:space="preserve"> [NEED CITATION]</w:t>
      </w:r>
      <w:r w:rsidR="005707AB">
        <w:t xml:space="preserve"> </w:t>
      </w:r>
      <w:r>
        <w:t xml:space="preserve">  In agent-based modeling, the disposition and capabilities of </w:t>
      </w:r>
      <w:r>
        <w:lastRenderedPageBreak/>
        <w:t>individual model actors (automata) is determined in advance and the actions influenced by the disposition and enabled through the capabilities is calculated and carried out by each actor.</w:t>
      </w:r>
      <w:r w:rsidR="005707AB" w:rsidRPr="005707AB">
        <w:rPr>
          <w:highlight w:val="yellow"/>
        </w:rPr>
        <w:t xml:space="preserve"> [NEED CITATION]</w:t>
      </w:r>
      <w:r w:rsidR="005707AB">
        <w:t xml:space="preserve"> </w:t>
      </w:r>
      <w:r>
        <w:t xml:space="preserve">  In this way, MANA very accurately represents the type of system of systems that we are modeling.</w:t>
      </w:r>
    </w:p>
    <w:p w:rsidR="001A4227" w:rsidRPr="000B5715" w:rsidRDefault="00AC5119" w:rsidP="00AC5119">
      <w:pPr>
        <w:pStyle w:val="2nd3rdOrderPara"/>
      </w:pPr>
      <w:r>
        <w:t>MANA allows multiple runs to be set up and data to be captured, providing the basis for our statistical analysis in JMP.  The resultant comma separated value (CSV) files were imported into Microsoft Excel, cleaned up, and some additional calculations were performed (e.g., force effectiveness value, or FEV).  The cleaned up data was then imported into JMP for further analysis.</w:t>
      </w:r>
    </w:p>
    <w:p w:rsidR="001A4227" w:rsidRPr="000B5715" w:rsidRDefault="00033491" w:rsidP="00E00A02">
      <w:pPr>
        <w:pStyle w:val="Heading3"/>
      </w:pPr>
      <w:bookmarkStart w:id="71" w:name="_Toc353052983"/>
      <w:r>
        <w:t>3</w:t>
      </w:r>
      <w:r w:rsidR="00E00A02">
        <w:t xml:space="preserve">. </w:t>
      </w:r>
      <w:r w:rsidR="00E00A02">
        <w:tab/>
      </w:r>
      <w:r w:rsidR="00CE6287">
        <w:t>Challenges and Opportunities</w:t>
      </w:r>
      <w:bookmarkEnd w:id="71"/>
    </w:p>
    <w:p w:rsidR="001A4227" w:rsidRPr="000B5715" w:rsidRDefault="001A4227" w:rsidP="001867F3">
      <w:pPr>
        <w:pStyle w:val="2nd3rdOrderPara"/>
      </w:pPr>
    </w:p>
    <w:p w:rsidR="001A4227" w:rsidRPr="000B5715" w:rsidRDefault="00033491" w:rsidP="00E00A02">
      <w:pPr>
        <w:pStyle w:val="Heading3"/>
      </w:pPr>
      <w:bookmarkStart w:id="72" w:name="_Toc353052984"/>
      <w:r>
        <w:t>4</w:t>
      </w:r>
      <w:r w:rsidR="00E00A02">
        <w:t xml:space="preserve">. </w:t>
      </w:r>
      <w:r w:rsidR="00E00A02">
        <w:tab/>
      </w:r>
      <w:r w:rsidR="00CE6287">
        <w:t>Identification of Stakeholders</w:t>
      </w:r>
      <w:bookmarkEnd w:id="72"/>
    </w:p>
    <w:p w:rsidR="001A4227" w:rsidRPr="000B5715" w:rsidRDefault="001A4227" w:rsidP="00E00A02">
      <w:pPr>
        <w:pStyle w:val="2nd3rdOrderPara"/>
      </w:pPr>
    </w:p>
    <w:p w:rsidR="001A4227" w:rsidRPr="000B5715" w:rsidRDefault="00033491" w:rsidP="001867F3">
      <w:pPr>
        <w:pStyle w:val="Heading3"/>
      </w:pPr>
      <w:bookmarkStart w:id="73" w:name="_Toc353052985"/>
      <w:r>
        <w:t>5</w:t>
      </w:r>
      <w:r w:rsidR="001867F3">
        <w:t>.</w:t>
      </w:r>
      <w:r w:rsidR="001867F3">
        <w:tab/>
      </w:r>
      <w:r w:rsidR="00CE6287">
        <w:t>Stakeholder Needs</w:t>
      </w:r>
      <w:bookmarkEnd w:id="73"/>
    </w:p>
    <w:p w:rsidR="001A4227" w:rsidRPr="000B5715" w:rsidRDefault="001A4227" w:rsidP="001867F3">
      <w:pPr>
        <w:pStyle w:val="2nd3rdOrderPara"/>
      </w:pPr>
    </w:p>
    <w:p w:rsidR="001A4227" w:rsidRPr="000B5715" w:rsidRDefault="00CE6287" w:rsidP="0041011D">
      <w:pPr>
        <w:pStyle w:val="Heading2"/>
      </w:pPr>
      <w:bookmarkStart w:id="74" w:name="_Toc341180418"/>
      <w:bookmarkStart w:id="75" w:name="_Toc353052986"/>
      <w:r>
        <w:t>B</w:t>
      </w:r>
      <w:r w:rsidR="0041011D">
        <w:t>.</w:t>
      </w:r>
      <w:r w:rsidR="0041011D">
        <w:tab/>
      </w:r>
      <w:bookmarkEnd w:id="74"/>
      <w:r>
        <w:t>RELATED RESEARCH</w:t>
      </w:r>
      <w:bookmarkEnd w:id="75"/>
    </w:p>
    <w:p w:rsidR="001A4227" w:rsidRDefault="001A4227" w:rsidP="00CE6287">
      <w:pPr>
        <w:pStyle w:val="2ndOrderPara"/>
      </w:pPr>
      <w:r w:rsidRPr="000B5715">
        <w:t xml:space="preserve">Survivability is the key element that the team will be evaluating all parameters </w:t>
      </w:r>
    </w:p>
    <w:p w:rsidR="000B78B1" w:rsidRPr="000B5715" w:rsidRDefault="000B78B1" w:rsidP="000B78B1">
      <w:pPr>
        <w:pStyle w:val="Heading1"/>
      </w:pPr>
      <w:bookmarkStart w:id="76" w:name="_Toc353052987"/>
      <w:r>
        <w:rPr>
          <w:caps w:val="0"/>
        </w:rPr>
        <w:lastRenderedPageBreak/>
        <w:t>IV</w:t>
      </w:r>
      <w:r w:rsidRPr="00913AE5">
        <w:rPr>
          <w:caps w:val="0"/>
        </w:rPr>
        <w:t>.</w:t>
      </w:r>
      <w:r w:rsidRPr="00913AE5">
        <w:rPr>
          <w:caps w:val="0"/>
        </w:rPr>
        <w:tab/>
      </w:r>
      <w:r>
        <w:rPr>
          <w:caps w:val="0"/>
        </w:rPr>
        <w:t>REQUIREMENTS</w:t>
      </w:r>
      <w:bookmarkEnd w:id="76"/>
      <w:r>
        <w:t xml:space="preserve"> </w:t>
      </w:r>
    </w:p>
    <w:p w:rsidR="000B78B1" w:rsidRPr="000B5715" w:rsidRDefault="000B78B1" w:rsidP="000B78B1">
      <w:pPr>
        <w:pStyle w:val="Heading2"/>
      </w:pPr>
      <w:bookmarkStart w:id="77" w:name="_Toc353052988"/>
      <w:r>
        <w:t>A.</w:t>
      </w:r>
      <w:r>
        <w:tab/>
        <w:t>Capability needs statement</w:t>
      </w:r>
      <w:r w:rsidR="00F32A17">
        <w:t xml:space="preserve"> - BILL</w:t>
      </w:r>
      <w:bookmarkEnd w:id="77"/>
    </w:p>
    <w:p w:rsidR="000B78B1" w:rsidRDefault="00B15774" w:rsidP="0041011D">
      <w:pPr>
        <w:pStyle w:val="2ndOrderPara"/>
      </w:pPr>
      <w:r w:rsidRPr="00B15774">
        <w:t>The Maneuv</w:t>
      </w:r>
      <w:r>
        <w:t xml:space="preserve">er Center of Excellence </w:t>
      </w:r>
      <w:r w:rsidR="009D1442">
        <w:t xml:space="preserve">has a </w:t>
      </w:r>
      <w:r>
        <w:t>need</w:t>
      </w:r>
      <w:r w:rsidR="009D1442">
        <w:t xml:space="preserve"> to better understand</w:t>
      </w:r>
      <w:r>
        <w:t xml:space="preserve"> </w:t>
      </w:r>
      <w:r w:rsidRPr="00B15774">
        <w:t xml:space="preserve">the trade space available </w:t>
      </w:r>
      <w:r w:rsidR="00E146C0">
        <w:t>across</w:t>
      </w:r>
      <w:r w:rsidRPr="00B15774">
        <w:t xml:space="preserve"> key </w:t>
      </w:r>
      <w:r w:rsidR="00E146C0">
        <w:t xml:space="preserve">system and system-of-systems </w:t>
      </w:r>
      <w:r w:rsidRPr="00B15774">
        <w:t xml:space="preserve">attributes that will </w:t>
      </w:r>
      <w:r w:rsidR="009D1442">
        <w:t>provide</w:t>
      </w:r>
      <w:r w:rsidRPr="00B15774">
        <w:t xml:space="preserve"> an operationally effective</w:t>
      </w:r>
      <w:r w:rsidR="00E146C0">
        <w:t>, survivable</w:t>
      </w:r>
      <w:r w:rsidRPr="00B15774">
        <w:t xml:space="preserve"> and afforda</w:t>
      </w:r>
      <w:r>
        <w:t>ble capability</w:t>
      </w:r>
      <w:r w:rsidR="00E146C0">
        <w:t xml:space="preserve"> to execute a wide variety of missions successfully</w:t>
      </w:r>
      <w:r w:rsidRPr="00B15774">
        <w:t xml:space="preserve">. </w:t>
      </w:r>
    </w:p>
    <w:p w:rsidR="00E146C0" w:rsidRDefault="00E146C0" w:rsidP="0041011D">
      <w:pPr>
        <w:pStyle w:val="2ndOrderPara"/>
      </w:pPr>
    </w:p>
    <w:p w:rsidR="000B78B1" w:rsidRPr="000B5715" w:rsidRDefault="000B78B1" w:rsidP="000B78B1">
      <w:pPr>
        <w:pStyle w:val="Heading2"/>
      </w:pPr>
      <w:bookmarkStart w:id="78" w:name="_Toc353052989"/>
      <w:r>
        <w:t>B.</w:t>
      </w:r>
      <w:r>
        <w:tab/>
        <w:t>Top level system functions and Requirements</w:t>
      </w:r>
      <w:bookmarkEnd w:id="78"/>
    </w:p>
    <w:p w:rsidR="00190D87" w:rsidRDefault="00190D87" w:rsidP="00190D87">
      <w:pPr>
        <w:pStyle w:val="2ndOrderPara"/>
      </w:pPr>
      <w:r>
        <w:t>The system of interest is a system of systems, specifically a combined arms maneuver company with air support.  The system operational requirements and functions are the focus of the research, as opposed to the system maintenance and support requirements and functions.</w:t>
      </w:r>
    </w:p>
    <w:p w:rsidR="00190D87" w:rsidRDefault="00190D87" w:rsidP="00190D87">
      <w:pPr>
        <w:pStyle w:val="2ndOrderPara"/>
      </w:pPr>
      <w:r>
        <w:t xml:space="preserve">“A </w:t>
      </w:r>
      <w:r w:rsidRPr="00BC4C7D">
        <w:rPr>
          <w:i/>
        </w:rPr>
        <w:t>function</w:t>
      </w:r>
      <w:r>
        <w:t xml:space="preserve"> refers to a specific or discrete action (or series of actions) that is necessary to achieve a given objective: that is, an operation the system must perform…”  (Blanchard and Fabrycky, 2011)  </w:t>
      </w:r>
    </w:p>
    <w:p w:rsidR="00190D87" w:rsidRDefault="00190D87" w:rsidP="00190D87">
      <w:pPr>
        <w:pStyle w:val="2ndOrderPara"/>
      </w:pPr>
      <w:r>
        <w:t>At this point it is beneficial to examine U.S. Army doctrine to note the operations that are used in land based campaigns as described in Army Doctrine Reference Publication, No. 3-0, Unified Land Operations.</w:t>
      </w:r>
    </w:p>
    <w:p w:rsidR="00190D87" w:rsidRDefault="00190D87" w:rsidP="00190D87">
      <w:pPr>
        <w:pStyle w:val="2nd3rdOrderPara"/>
        <w:tabs>
          <w:tab w:val="left" w:pos="0"/>
        </w:tabs>
        <w:spacing w:line="276" w:lineRule="auto"/>
        <w:ind w:left="720" w:right="720"/>
        <w:rPr>
          <w:lang w:eastAsia="en-US"/>
        </w:rPr>
      </w:pPr>
      <w:r>
        <w:rPr>
          <w:lang w:eastAsia="en-US"/>
        </w:rPr>
        <w:t>To execute combined arms operations, commanders conceptualize capabilities in terms of combat power. Combat power has eight elements: leadership, information, mission command, movement and maneuver, intelligence, fires, sustainment, and protection. The Army collectively describes the last six elements as the warfighting functions. Commanders apply combat power through the warfighting functions using leadership and information.</w:t>
      </w:r>
    </w:p>
    <w:p w:rsidR="00190D87" w:rsidRPr="00BC0AA0" w:rsidRDefault="00190D87" w:rsidP="00190D87">
      <w:pPr>
        <w:pStyle w:val="2nd3rdOrderPara"/>
        <w:tabs>
          <w:tab w:val="left" w:pos="0"/>
        </w:tabs>
        <w:ind w:left="720" w:right="720"/>
        <w:jc w:val="right"/>
        <w:rPr>
          <w:lang w:eastAsia="en-US"/>
        </w:rPr>
      </w:pPr>
      <w:r>
        <w:rPr>
          <w:noProof/>
          <w:lang w:eastAsia="en-US"/>
        </w:rPr>
        <w:t>(Headquarters, Department of the Army, 2009)</w:t>
      </w:r>
    </w:p>
    <w:p w:rsidR="00190D87" w:rsidRDefault="00190D87" w:rsidP="00190D87">
      <w:pPr>
        <w:pStyle w:val="2ndOrderPara"/>
      </w:pPr>
      <w:r>
        <w:t xml:space="preserve">The approach involves adjusting design levels, or factors for four of the six warfighting functions (as achieved in system element performance adjustments), </w:t>
      </w:r>
      <w:r>
        <w:lastRenderedPageBreak/>
        <w:t>movement and maneuver, intelligence, fires and protection.  The end state desired for the mission is acquiring and holding a defended objective as to be described in the next section.  Some of the movement and maneuver tasks associated with achieving the goal are; Move, Maneuver, Employ direct fires, Occupy an area, and Conduct mobility and counter-mobility operations.  The intelligence warfighting function tasks involved include; Support situational understanding, Provide intelligence support to targeting and information capabilities, and Collect Information.  All of the fires warfighting functional tasks are called upon in the scenario to be studied; Deliver fires, Integrate all forms of Army fires, and Conduct targeting.  Two tasks from the protection warfighting function studied by the team were Conduct survivability operations and Coordinate air defense.</w:t>
      </w:r>
    </w:p>
    <w:p w:rsidR="00190D87" w:rsidRDefault="00190D87" w:rsidP="00190D87">
      <w:pPr>
        <w:pStyle w:val="2ndOrderPara"/>
      </w:pPr>
      <w:r>
        <w:t>The combined arms maneuver system, with the warfighting functions and their associated tasks providing the context, has the following system level functions and requirements: 1) defeat red ground forces, 2) seize and occupy Objective 1 within 14 hours, 3) minimize blue platform loss during conduct of mission (Less is Better, (O) = 0).  These achieve the desired end state of the scenario to be described, with a focus on survivability for the student team in support of the goals of the project stakeholders.</w:t>
      </w:r>
    </w:p>
    <w:p w:rsidR="00190D87" w:rsidRDefault="00190D87" w:rsidP="00190D87">
      <w:pPr>
        <w:pStyle w:val="2ndOrderPara"/>
      </w:pPr>
    </w:p>
    <w:p w:rsidR="000B78B1" w:rsidRPr="00F03F1C" w:rsidRDefault="000B78B1" w:rsidP="000B78B1">
      <w:pPr>
        <w:pStyle w:val="Heading2"/>
      </w:pPr>
      <w:bookmarkStart w:id="79" w:name="_Toc353052990"/>
      <w:r>
        <w:t>C.</w:t>
      </w:r>
      <w:r>
        <w:tab/>
        <w:t>operational concept and scenario</w:t>
      </w:r>
      <w:bookmarkEnd w:id="79"/>
    </w:p>
    <w:p w:rsidR="00E73CEF" w:rsidRPr="00E73CEF" w:rsidRDefault="00F03F1C" w:rsidP="00E73CEF">
      <w:pPr>
        <w:pStyle w:val="2nd3rdOrderPara"/>
        <w:rPr>
          <w:lang w:eastAsia="en-US"/>
        </w:rPr>
      </w:pPr>
      <w:r>
        <w:rPr>
          <w:lang w:eastAsia="en-US"/>
        </w:rPr>
        <w:t xml:space="preserve">Development of an operational concept and scenario was a critical component in developing </w:t>
      </w:r>
      <w:r w:rsidR="009D1442">
        <w:rPr>
          <w:lang w:eastAsia="en-US"/>
        </w:rPr>
        <w:t xml:space="preserve">the </w:t>
      </w:r>
      <w:r>
        <w:rPr>
          <w:lang w:eastAsia="en-US"/>
        </w:rPr>
        <w:t xml:space="preserve">model. The basic concept of operations is contained in the TRADOC </w:t>
      </w:r>
      <w:r w:rsidR="000F21E3">
        <w:rPr>
          <w:lang w:eastAsia="en-US"/>
        </w:rPr>
        <w:t>Analysis Center’s (TRAC) M</w:t>
      </w:r>
      <w:r>
        <w:rPr>
          <w:lang w:eastAsia="en-US"/>
        </w:rPr>
        <w:t xml:space="preserve">ultilevel </w:t>
      </w:r>
      <w:r w:rsidR="000F21E3">
        <w:rPr>
          <w:lang w:eastAsia="en-US"/>
        </w:rPr>
        <w:t>S</w:t>
      </w:r>
      <w:r>
        <w:rPr>
          <w:lang w:eastAsia="en-US"/>
        </w:rPr>
        <w:t>cenario</w:t>
      </w:r>
      <w:r w:rsidR="000F21E3">
        <w:rPr>
          <w:lang w:eastAsia="en-US"/>
        </w:rPr>
        <w:t xml:space="preserve"> 2 (MLS2) </w:t>
      </w:r>
      <w:r w:rsidR="000F21E3" w:rsidRPr="000F21E3">
        <w:rPr>
          <w:highlight w:val="yellow"/>
          <w:lang w:eastAsia="en-US"/>
        </w:rPr>
        <w:t>[NEED CITATION]</w:t>
      </w:r>
      <w:r w:rsidRPr="000F21E3">
        <w:rPr>
          <w:highlight w:val="yellow"/>
          <w:lang w:eastAsia="en-US"/>
        </w:rPr>
        <w:t>.</w:t>
      </w:r>
      <w:r>
        <w:rPr>
          <w:lang w:eastAsia="en-US"/>
        </w:rPr>
        <w:t xml:space="preserve"> This scenario provides </w:t>
      </w:r>
      <w:r w:rsidR="000F21E3">
        <w:rPr>
          <w:lang w:eastAsia="en-US"/>
        </w:rPr>
        <w:t xml:space="preserve">the </w:t>
      </w:r>
      <w:r>
        <w:rPr>
          <w:lang w:eastAsia="en-US"/>
        </w:rPr>
        <w:t>strategic and tactical platforms</w:t>
      </w:r>
      <w:r w:rsidR="000F21E3">
        <w:rPr>
          <w:lang w:eastAsia="en-US"/>
        </w:rPr>
        <w:t>,</w:t>
      </w:r>
      <w:r>
        <w:rPr>
          <w:lang w:eastAsia="en-US"/>
        </w:rPr>
        <w:t xml:space="preserve"> general command structures</w:t>
      </w:r>
      <w:r w:rsidR="000F21E3">
        <w:rPr>
          <w:lang w:eastAsia="en-US"/>
        </w:rPr>
        <w:t>, and operational objectives with which to work.</w:t>
      </w:r>
      <w:r>
        <w:rPr>
          <w:lang w:eastAsia="en-US"/>
        </w:rPr>
        <w:t xml:space="preserve"> </w:t>
      </w:r>
      <w:r w:rsidR="000F21E3">
        <w:rPr>
          <w:lang w:eastAsia="en-US"/>
        </w:rPr>
        <w:t>Additionally</w:t>
      </w:r>
      <w:r w:rsidR="009D1442">
        <w:rPr>
          <w:lang w:eastAsia="en-US"/>
        </w:rPr>
        <w:t>,</w:t>
      </w:r>
      <w:r w:rsidR="000F21E3">
        <w:rPr>
          <w:lang w:eastAsia="en-US"/>
        </w:rPr>
        <w:t xml:space="preserve"> the scenario outlines the forces available. Exploration of the activity surrounding this scenario led to </w:t>
      </w:r>
      <w:r w:rsidR="001E4B00">
        <w:rPr>
          <w:lang w:eastAsia="en-US"/>
        </w:rPr>
        <w:t>Major Tobias Treml’s (FRG Army)</w:t>
      </w:r>
      <w:r w:rsidR="001E4B00" w:rsidRPr="00E73CEF">
        <w:rPr>
          <w:lang w:eastAsia="en-US"/>
        </w:rPr>
        <w:t xml:space="preserve"> </w:t>
      </w:r>
      <w:r w:rsidR="001E4B00">
        <w:rPr>
          <w:lang w:eastAsia="en-US"/>
        </w:rPr>
        <w:t>unpublished o</w:t>
      </w:r>
      <w:r w:rsidR="00E73CEF" w:rsidRPr="00E73CEF">
        <w:rPr>
          <w:lang w:eastAsia="en-US"/>
        </w:rPr>
        <w:t xml:space="preserve">perations </w:t>
      </w:r>
      <w:r w:rsidR="001E4B00">
        <w:rPr>
          <w:lang w:eastAsia="en-US"/>
        </w:rPr>
        <w:t>r</w:t>
      </w:r>
      <w:r w:rsidR="00E73CEF" w:rsidRPr="00E73CEF">
        <w:rPr>
          <w:lang w:eastAsia="en-US"/>
        </w:rPr>
        <w:t xml:space="preserve">esearch </w:t>
      </w:r>
      <w:r w:rsidR="001E4B00">
        <w:rPr>
          <w:lang w:eastAsia="en-US"/>
        </w:rPr>
        <w:t>t</w:t>
      </w:r>
      <w:r w:rsidR="00E73CEF" w:rsidRPr="00E73CEF">
        <w:rPr>
          <w:lang w:eastAsia="en-US"/>
        </w:rPr>
        <w:t>hesis</w:t>
      </w:r>
      <w:r w:rsidR="00094683">
        <w:rPr>
          <w:lang w:eastAsia="en-US"/>
        </w:rPr>
        <w:t xml:space="preserve"> </w:t>
      </w:r>
      <w:r w:rsidR="00094683" w:rsidRPr="00094683">
        <w:rPr>
          <w:i/>
          <w:lang w:eastAsia="en-US"/>
        </w:rPr>
        <w:t>"Alternative approach for the development of future Ground Combat System specification"</w:t>
      </w:r>
      <w:r w:rsidR="00E73CEF" w:rsidRPr="00E73CEF">
        <w:rPr>
          <w:lang w:eastAsia="en-US"/>
        </w:rPr>
        <w:t xml:space="preserve"> and </w:t>
      </w:r>
      <w:r w:rsidR="000F21E3">
        <w:rPr>
          <w:lang w:eastAsia="en-US"/>
        </w:rPr>
        <w:t xml:space="preserve">the </w:t>
      </w:r>
      <w:r w:rsidR="00E73CEF" w:rsidRPr="00E73CEF">
        <w:rPr>
          <w:lang w:eastAsia="en-US"/>
        </w:rPr>
        <w:t xml:space="preserve">supporting </w:t>
      </w:r>
      <w:r w:rsidR="000F21E3">
        <w:rPr>
          <w:lang w:eastAsia="en-US"/>
        </w:rPr>
        <w:t xml:space="preserve">simulation </w:t>
      </w:r>
      <w:r w:rsidR="00E73CEF" w:rsidRPr="00E73CEF">
        <w:rPr>
          <w:lang w:eastAsia="en-US"/>
        </w:rPr>
        <w:t xml:space="preserve">model as a basis for </w:t>
      </w:r>
      <w:r w:rsidR="000F21E3">
        <w:rPr>
          <w:lang w:eastAsia="en-US"/>
        </w:rPr>
        <w:t xml:space="preserve">the </w:t>
      </w:r>
      <w:r w:rsidR="00E73CEF" w:rsidRPr="00E73CEF">
        <w:rPr>
          <w:lang w:eastAsia="en-US"/>
        </w:rPr>
        <w:t>model development</w:t>
      </w:r>
      <w:r w:rsidR="000F21E3">
        <w:rPr>
          <w:lang w:eastAsia="en-US"/>
        </w:rPr>
        <w:t xml:space="preserve"> in this paper</w:t>
      </w:r>
      <w:r w:rsidR="00E73CEF" w:rsidRPr="00E73CEF">
        <w:rPr>
          <w:lang w:eastAsia="en-US"/>
        </w:rPr>
        <w:t xml:space="preserve">. </w:t>
      </w:r>
      <w:r w:rsidR="000F21E3">
        <w:rPr>
          <w:lang w:eastAsia="en-US"/>
        </w:rPr>
        <w:t xml:space="preserve">Several key reasons but utilization of </w:t>
      </w:r>
      <w:r w:rsidR="001E4B00">
        <w:rPr>
          <w:lang w:eastAsia="en-US"/>
        </w:rPr>
        <w:t xml:space="preserve">Major </w:t>
      </w:r>
      <w:r w:rsidR="00E73CEF" w:rsidRPr="00E73CEF">
        <w:rPr>
          <w:lang w:eastAsia="en-US"/>
        </w:rPr>
        <w:t>Treml’s completed model</w:t>
      </w:r>
      <w:r w:rsidR="000F21E3">
        <w:rPr>
          <w:lang w:eastAsia="en-US"/>
        </w:rPr>
        <w:t xml:space="preserve">. The simulation offered </w:t>
      </w:r>
      <w:r w:rsidR="00E73CEF" w:rsidRPr="00E73CEF">
        <w:rPr>
          <w:lang w:eastAsia="en-US"/>
        </w:rPr>
        <w:t xml:space="preserve">a far richer </w:t>
      </w:r>
      <w:r w:rsidR="00E73CEF" w:rsidRPr="00E73CEF">
        <w:rPr>
          <w:lang w:eastAsia="en-US"/>
        </w:rPr>
        <w:lastRenderedPageBreak/>
        <w:t>environment than could</w:t>
      </w:r>
      <w:r w:rsidR="000F21E3">
        <w:rPr>
          <w:lang w:eastAsia="en-US"/>
        </w:rPr>
        <w:t xml:space="preserve"> be</w:t>
      </w:r>
      <w:r w:rsidR="00E73CEF" w:rsidRPr="00E73CEF">
        <w:rPr>
          <w:lang w:eastAsia="en-US"/>
        </w:rPr>
        <w:t xml:space="preserve"> create</w:t>
      </w:r>
      <w:r w:rsidR="000F21E3">
        <w:rPr>
          <w:lang w:eastAsia="en-US"/>
        </w:rPr>
        <w:t xml:space="preserve"> within </w:t>
      </w:r>
      <w:r w:rsidR="00E73CEF" w:rsidRPr="00E73CEF">
        <w:rPr>
          <w:lang w:eastAsia="en-US"/>
        </w:rPr>
        <w:t>the given time and skill set</w:t>
      </w:r>
      <w:r w:rsidR="000F21E3">
        <w:rPr>
          <w:lang w:eastAsia="en-US"/>
        </w:rPr>
        <w:t xml:space="preserve"> and provided very solid technical support as modifications were made to model</w:t>
      </w:r>
      <w:r w:rsidR="00E73CEF" w:rsidRPr="00E73CEF">
        <w:rPr>
          <w:lang w:eastAsia="en-US"/>
        </w:rPr>
        <w:t xml:space="preserve">. </w:t>
      </w:r>
    </w:p>
    <w:p w:rsidR="00E73CEF" w:rsidRPr="00E73CEF" w:rsidRDefault="00E73CEF" w:rsidP="00E73CEF">
      <w:pPr>
        <w:pStyle w:val="2nd3rdOrderPara"/>
        <w:rPr>
          <w:lang w:eastAsia="en-US"/>
        </w:rPr>
      </w:pPr>
      <w:r w:rsidRPr="00E73CEF">
        <w:rPr>
          <w:lang w:eastAsia="en-US"/>
        </w:rPr>
        <w:t xml:space="preserve">Additionally, the Treml model already incorporated </w:t>
      </w:r>
      <w:r w:rsidR="00FD5F94">
        <w:rPr>
          <w:lang w:eastAsia="en-US"/>
        </w:rPr>
        <w:t xml:space="preserve">several key model elements including </w:t>
      </w:r>
      <w:r w:rsidRPr="00E73CEF">
        <w:rPr>
          <w:lang w:eastAsia="en-US"/>
        </w:rPr>
        <w:t>both the terrain type and the force disposition (reinforced</w:t>
      </w:r>
      <w:r w:rsidR="00FD5F94">
        <w:rPr>
          <w:lang w:eastAsia="en-US"/>
        </w:rPr>
        <w:t xml:space="preserve"> mechanized company w</w:t>
      </w:r>
      <w:r w:rsidRPr="00E73CEF">
        <w:rPr>
          <w:lang w:eastAsia="en-US"/>
        </w:rPr>
        <w:t>ith air support)</w:t>
      </w:r>
      <w:r w:rsidR="00FD5F94">
        <w:rPr>
          <w:lang w:eastAsia="en-US"/>
        </w:rPr>
        <w:t>.</w:t>
      </w:r>
      <w:r w:rsidRPr="00E73CEF">
        <w:rPr>
          <w:lang w:eastAsia="en-US"/>
        </w:rPr>
        <w:t xml:space="preserve"> </w:t>
      </w:r>
    </w:p>
    <w:p w:rsidR="000B78B1" w:rsidRDefault="008D6D3C" w:rsidP="008D6D3C">
      <w:pPr>
        <w:pStyle w:val="Heading3"/>
      </w:pPr>
      <w:bookmarkStart w:id="80" w:name="_Toc353052991"/>
      <w:r>
        <w:t>1</w:t>
      </w:r>
      <w:r w:rsidR="00BC0AA0">
        <w:t>.</w:t>
      </w:r>
      <w:r w:rsidR="00BC0AA0">
        <w:tab/>
        <w:t>Baseline Mission Scenario</w:t>
      </w:r>
      <w:bookmarkEnd w:id="80"/>
    </w:p>
    <w:p w:rsidR="007F6847" w:rsidRPr="007F6847" w:rsidRDefault="00FD5F94" w:rsidP="007F6847">
      <w:pPr>
        <w:pStyle w:val="2nd3rdOrderPara"/>
        <w:tabs>
          <w:tab w:val="left" w:pos="0"/>
        </w:tabs>
        <w:rPr>
          <w:lang w:eastAsia="en-US"/>
        </w:rPr>
      </w:pPr>
      <w:r>
        <w:rPr>
          <w:lang w:eastAsia="en-US"/>
        </w:rPr>
        <w:t>T</w:t>
      </w:r>
      <w:r w:rsidR="005F223C">
        <w:rPr>
          <w:lang w:eastAsia="en-US"/>
        </w:rPr>
        <w:t>he baseline scenario for the area MANA simulation has been provided by</w:t>
      </w:r>
      <w:r>
        <w:rPr>
          <w:lang w:eastAsia="en-US"/>
        </w:rPr>
        <w:t xml:space="preserve"> M</w:t>
      </w:r>
      <w:r w:rsidR="00230F4D">
        <w:rPr>
          <w:lang w:eastAsia="en-US"/>
        </w:rPr>
        <w:t>AJ</w:t>
      </w:r>
      <w:r>
        <w:rPr>
          <w:lang w:eastAsia="en-US"/>
        </w:rPr>
        <w:t>. Tobias Treml</w:t>
      </w:r>
      <w:r w:rsidR="00BC699E">
        <w:rPr>
          <w:lang w:eastAsia="en-US"/>
        </w:rPr>
        <w:t>,</w:t>
      </w:r>
      <w:r w:rsidR="00230F4D">
        <w:rPr>
          <w:lang w:eastAsia="en-US"/>
        </w:rPr>
        <w:t xml:space="preserve"> </w:t>
      </w:r>
      <w:r w:rsidR="001E4B00">
        <w:rPr>
          <w:lang w:eastAsia="en-US"/>
        </w:rPr>
        <w:t>FRG Army</w:t>
      </w:r>
      <w:r>
        <w:rPr>
          <w:lang w:eastAsia="en-US"/>
        </w:rPr>
        <w:t xml:space="preserve">. </w:t>
      </w:r>
      <w:r w:rsidR="007F6847">
        <w:rPr>
          <w:lang w:eastAsia="en-US"/>
        </w:rPr>
        <w:t>The scenario is generally</w:t>
      </w:r>
      <w:r w:rsidR="00FC2A66">
        <w:rPr>
          <w:lang w:eastAsia="en-US"/>
        </w:rPr>
        <w:t xml:space="preserve"> a mechanized </w:t>
      </w:r>
      <w:r w:rsidR="007F6847">
        <w:rPr>
          <w:lang w:eastAsia="en-US"/>
        </w:rPr>
        <w:t>i</w:t>
      </w:r>
      <w:r w:rsidR="00FC2A66">
        <w:rPr>
          <w:lang w:eastAsia="en-US"/>
        </w:rPr>
        <w:t>nfantry aggressor</w:t>
      </w:r>
      <w:r w:rsidR="007F6847" w:rsidRPr="007F6847">
        <w:rPr>
          <w:lang w:eastAsia="en-US"/>
        </w:rPr>
        <w:t xml:space="preserve"> against light infantry defenders support</w:t>
      </w:r>
      <w:r w:rsidR="00BC699E">
        <w:rPr>
          <w:lang w:eastAsia="en-US"/>
        </w:rPr>
        <w:t>ed</w:t>
      </w:r>
      <w:r w:rsidR="007F6847" w:rsidRPr="007F6847">
        <w:rPr>
          <w:lang w:eastAsia="en-US"/>
        </w:rPr>
        <w:t xml:space="preserve"> by heavy </w:t>
      </w:r>
      <w:r w:rsidR="00FC2A66">
        <w:rPr>
          <w:lang w:eastAsia="en-US"/>
        </w:rPr>
        <w:t>m</w:t>
      </w:r>
      <w:r w:rsidR="007F6847" w:rsidRPr="007F6847">
        <w:rPr>
          <w:lang w:eastAsia="en-US"/>
        </w:rPr>
        <w:t xml:space="preserve">ortar and </w:t>
      </w:r>
      <w:r w:rsidR="00FC2A66">
        <w:rPr>
          <w:lang w:eastAsia="en-US"/>
        </w:rPr>
        <w:t>h</w:t>
      </w:r>
      <w:r w:rsidR="007F6847" w:rsidRPr="007F6847">
        <w:rPr>
          <w:lang w:eastAsia="en-US"/>
        </w:rPr>
        <w:t xml:space="preserve">eavy </w:t>
      </w:r>
      <w:r w:rsidR="00FC2A66">
        <w:rPr>
          <w:lang w:eastAsia="en-US"/>
        </w:rPr>
        <w:t>a</w:t>
      </w:r>
      <w:r w:rsidR="007F6847" w:rsidRPr="007F6847">
        <w:rPr>
          <w:lang w:eastAsia="en-US"/>
        </w:rPr>
        <w:t xml:space="preserve">rmor.  The defenders are dug in and have emplaced IEDs and Minefields to slow the aggressors and allow engagement.  </w:t>
      </w:r>
    </w:p>
    <w:p w:rsidR="00BC0AA0" w:rsidRPr="00BC0AA0" w:rsidRDefault="00BC0AA0" w:rsidP="00094683">
      <w:pPr>
        <w:pStyle w:val="2nd3rdOrderPara"/>
        <w:tabs>
          <w:tab w:val="left" w:pos="0"/>
        </w:tabs>
        <w:spacing w:line="276" w:lineRule="auto"/>
        <w:ind w:left="720" w:right="720"/>
        <w:rPr>
          <w:lang w:eastAsia="en-US"/>
        </w:rPr>
      </w:pPr>
      <w:r w:rsidRPr="00BC0AA0">
        <w:rPr>
          <w:lang w:eastAsia="en-US"/>
        </w:rPr>
        <w:t>B</w:t>
      </w:r>
      <w:r w:rsidR="00FC2A66">
        <w:rPr>
          <w:lang w:eastAsia="en-US"/>
        </w:rPr>
        <w:t>lue</w:t>
      </w:r>
      <w:r w:rsidRPr="00BC0AA0">
        <w:rPr>
          <w:lang w:eastAsia="en-US"/>
        </w:rPr>
        <w:t xml:space="preserve"> Force</w:t>
      </w:r>
      <w:r w:rsidR="007F6847">
        <w:rPr>
          <w:lang w:eastAsia="en-US"/>
        </w:rPr>
        <w:t xml:space="preserve">, </w:t>
      </w:r>
      <w:r w:rsidR="00FC2A66">
        <w:rPr>
          <w:lang w:eastAsia="en-US"/>
        </w:rPr>
        <w:t xml:space="preserve">the </w:t>
      </w:r>
      <w:r w:rsidR="007F6847">
        <w:rPr>
          <w:lang w:eastAsia="en-US"/>
        </w:rPr>
        <w:t>aggressor,</w:t>
      </w:r>
      <w:r w:rsidRPr="00BC0AA0">
        <w:rPr>
          <w:lang w:eastAsia="en-US"/>
        </w:rPr>
        <w:t xml:space="preserve"> is a balanced company team (1</w:t>
      </w:r>
      <w:r w:rsidR="00FC2A66">
        <w:rPr>
          <w:lang w:eastAsia="en-US"/>
        </w:rPr>
        <w:t xml:space="preserve"> mechanized </w:t>
      </w:r>
      <w:r w:rsidRPr="00BC0AA0">
        <w:rPr>
          <w:lang w:eastAsia="en-US"/>
        </w:rPr>
        <w:t>platoon, 1 tank platoon) of a Combined Arms Battalion</w:t>
      </w:r>
      <w:r w:rsidR="00094683">
        <w:rPr>
          <w:lang w:eastAsia="en-US"/>
        </w:rPr>
        <w:t xml:space="preserve"> (</w:t>
      </w:r>
      <w:r w:rsidR="00FC2A66">
        <w:rPr>
          <w:lang w:eastAsia="en-US"/>
        </w:rPr>
        <w:t>CAB)</w:t>
      </w:r>
      <w:r w:rsidRPr="00BC0AA0">
        <w:rPr>
          <w:lang w:eastAsia="en-US"/>
        </w:rPr>
        <w:t xml:space="preserve"> which attacks along a major highway 30 km south to take Objective 1 as prerequisite for the future attack</w:t>
      </w:r>
      <w:r w:rsidR="00FC2A66">
        <w:rPr>
          <w:lang w:eastAsia="en-US"/>
        </w:rPr>
        <w:t xml:space="preserve"> by </w:t>
      </w:r>
      <w:r w:rsidRPr="00BC0AA0">
        <w:rPr>
          <w:lang w:eastAsia="en-US"/>
        </w:rPr>
        <w:t>the Battalion against Objective HAWK</w:t>
      </w:r>
      <w:r w:rsidR="007F6847">
        <w:rPr>
          <w:lang w:eastAsia="en-US"/>
        </w:rPr>
        <w:t xml:space="preserve"> </w:t>
      </w:r>
      <w:r w:rsidR="00FC2A66">
        <w:rPr>
          <w:lang w:eastAsia="en-US"/>
        </w:rPr>
        <w:t xml:space="preserve">which is </w:t>
      </w:r>
      <w:r w:rsidR="007F6847">
        <w:rPr>
          <w:lang w:eastAsia="en-US"/>
        </w:rPr>
        <w:t>outside the model space</w:t>
      </w:r>
      <w:r w:rsidRPr="00BC0AA0">
        <w:rPr>
          <w:lang w:eastAsia="en-US"/>
        </w:rPr>
        <w:t xml:space="preserve">. </w:t>
      </w:r>
    </w:p>
    <w:p w:rsidR="00BC0AA0" w:rsidRPr="00BC0AA0" w:rsidRDefault="00BC0AA0" w:rsidP="00094683">
      <w:pPr>
        <w:pStyle w:val="2nd3rdOrderPara"/>
        <w:tabs>
          <w:tab w:val="left" w:pos="0"/>
        </w:tabs>
        <w:spacing w:line="276" w:lineRule="auto"/>
        <w:ind w:left="720" w:right="720"/>
        <w:rPr>
          <w:lang w:eastAsia="en-US"/>
        </w:rPr>
      </w:pPr>
      <w:r w:rsidRPr="00BC0AA0">
        <w:rPr>
          <w:lang w:eastAsia="en-US"/>
        </w:rPr>
        <w:t>The company</w:t>
      </w:r>
      <w:r w:rsidR="007F6847">
        <w:rPr>
          <w:lang w:eastAsia="en-US"/>
        </w:rPr>
        <w:t>’s</w:t>
      </w:r>
      <w:r>
        <w:rPr>
          <w:lang w:eastAsia="en-US"/>
        </w:rPr>
        <w:t xml:space="preserve"> attack</w:t>
      </w:r>
      <w:r w:rsidRPr="00BC0AA0">
        <w:rPr>
          <w:lang w:eastAsia="en-US"/>
        </w:rPr>
        <w:t xml:space="preserve"> is the</w:t>
      </w:r>
      <w:r w:rsidR="00FC2A66">
        <w:rPr>
          <w:lang w:eastAsia="en-US"/>
        </w:rPr>
        <w:t xml:space="preserve"> Battalion’s </w:t>
      </w:r>
      <w:r w:rsidRPr="00BC0AA0">
        <w:rPr>
          <w:lang w:eastAsia="en-US"/>
        </w:rPr>
        <w:t xml:space="preserve">major effort </w:t>
      </w:r>
      <w:r>
        <w:rPr>
          <w:lang w:eastAsia="en-US"/>
        </w:rPr>
        <w:t>and has</w:t>
      </w:r>
      <w:r w:rsidRPr="00BC0AA0">
        <w:rPr>
          <w:lang w:eastAsia="en-US"/>
        </w:rPr>
        <w:t xml:space="preserve"> priority </w:t>
      </w:r>
      <w:r>
        <w:rPr>
          <w:lang w:eastAsia="en-US"/>
        </w:rPr>
        <w:t xml:space="preserve">over </w:t>
      </w:r>
      <w:r w:rsidRPr="00BC0AA0">
        <w:rPr>
          <w:lang w:eastAsia="en-US"/>
        </w:rPr>
        <w:t xml:space="preserve">indirect fire support and is the main focus of the Battalion UAV reconnaissance effort.   </w:t>
      </w:r>
      <w:r>
        <w:rPr>
          <w:lang w:eastAsia="en-US"/>
        </w:rPr>
        <w:t>Two medium</w:t>
      </w:r>
      <w:r w:rsidRPr="00BC0AA0">
        <w:rPr>
          <w:lang w:eastAsia="en-US"/>
        </w:rPr>
        <w:t xml:space="preserve"> attack helicopters will provide close air support and additional reconnaissance capabilities. </w:t>
      </w:r>
    </w:p>
    <w:p w:rsidR="00BC0AA0" w:rsidRDefault="00BC0AA0" w:rsidP="00094683">
      <w:pPr>
        <w:pStyle w:val="2nd3rdOrderPara"/>
        <w:tabs>
          <w:tab w:val="left" w:pos="0"/>
        </w:tabs>
        <w:spacing w:line="276" w:lineRule="auto"/>
        <w:ind w:left="720" w:right="720"/>
        <w:rPr>
          <w:lang w:eastAsia="en-US"/>
        </w:rPr>
      </w:pPr>
      <w:r w:rsidRPr="00BC0AA0">
        <w:rPr>
          <w:lang w:eastAsia="en-US"/>
        </w:rPr>
        <w:t xml:space="preserve">The Battalion Commander's intent for the company team is to maintain as much offensive momentum as possible to keep the enemy off balance but also to destroy detected enemy in the area of operations. After reaching Objective 1 the company team will secure the objective until follow-on forces attack over </w:t>
      </w:r>
      <w:r w:rsidR="00F10270">
        <w:rPr>
          <w:lang w:eastAsia="en-US"/>
        </w:rPr>
        <w:t xml:space="preserve">their </w:t>
      </w:r>
      <w:r w:rsidRPr="00BC0AA0">
        <w:rPr>
          <w:lang w:eastAsia="en-US"/>
        </w:rPr>
        <w:t xml:space="preserve">own positions to Objective HAWK.  </w:t>
      </w:r>
    </w:p>
    <w:p w:rsidR="001E4B00" w:rsidRPr="00BC0AA0" w:rsidRDefault="001E4B00" w:rsidP="001E4B00">
      <w:pPr>
        <w:pStyle w:val="2nd3rdOrderPara"/>
        <w:tabs>
          <w:tab w:val="left" w:pos="0"/>
        </w:tabs>
        <w:ind w:left="720" w:right="720"/>
        <w:jc w:val="right"/>
        <w:rPr>
          <w:lang w:eastAsia="en-US"/>
        </w:rPr>
      </w:pPr>
      <w:r>
        <w:rPr>
          <w:noProof/>
          <w:lang w:eastAsia="en-US"/>
        </w:rPr>
        <w:t>(Treml)</w:t>
      </w:r>
    </w:p>
    <w:p w:rsidR="00BC0AA0" w:rsidRDefault="008D6D3C" w:rsidP="008D6D3C">
      <w:pPr>
        <w:pStyle w:val="Heading3"/>
      </w:pPr>
      <w:bookmarkStart w:id="81" w:name="_Toc353052992"/>
      <w:r>
        <w:t>2</w:t>
      </w:r>
      <w:r w:rsidR="00BC0AA0">
        <w:t>.</w:t>
      </w:r>
      <w:r w:rsidR="00BC0AA0">
        <w:tab/>
        <w:t>Initial Order of Battle</w:t>
      </w:r>
      <w:bookmarkEnd w:id="81"/>
    </w:p>
    <w:p w:rsidR="00BC0AA0" w:rsidRDefault="00BC0AA0" w:rsidP="00BC0AA0">
      <w:pPr>
        <w:pStyle w:val="2nd3rdOrderPara"/>
        <w:tabs>
          <w:tab w:val="left" w:pos="0"/>
        </w:tabs>
        <w:rPr>
          <w:lang w:eastAsia="en-US"/>
        </w:rPr>
      </w:pPr>
      <w:r w:rsidRPr="00BC0AA0">
        <w:rPr>
          <w:lang w:eastAsia="en-US"/>
        </w:rPr>
        <w:t>The initial order of battle in the simulation</w:t>
      </w:r>
      <w:r w:rsidR="00044955">
        <w:rPr>
          <w:lang w:eastAsia="en-US"/>
        </w:rPr>
        <w:t xml:space="preserve"> shown </w:t>
      </w:r>
      <w:r w:rsidR="00176B1F">
        <w:rPr>
          <w:lang w:eastAsia="en-US"/>
        </w:rPr>
        <w:fldChar w:fldCharType="begin"/>
      </w:r>
      <w:r w:rsidR="00044955">
        <w:rPr>
          <w:lang w:eastAsia="en-US"/>
        </w:rPr>
        <w:instrText xml:space="preserve"> REF _Ref352491739 \h </w:instrText>
      </w:r>
      <w:r w:rsidR="00176B1F">
        <w:rPr>
          <w:lang w:eastAsia="en-US"/>
        </w:rPr>
      </w:r>
      <w:r w:rsidR="00176B1F">
        <w:rPr>
          <w:lang w:eastAsia="en-US"/>
        </w:rPr>
        <w:fldChar w:fldCharType="separate"/>
      </w:r>
      <w:r w:rsidR="00044955">
        <w:t xml:space="preserve">Figure </w:t>
      </w:r>
      <w:r w:rsidR="00044955">
        <w:rPr>
          <w:noProof/>
        </w:rPr>
        <w:t>1</w:t>
      </w:r>
      <w:r w:rsidR="00176B1F">
        <w:rPr>
          <w:lang w:eastAsia="en-US"/>
        </w:rPr>
        <w:fldChar w:fldCharType="end"/>
      </w:r>
      <w:r w:rsidR="00044955">
        <w:rPr>
          <w:lang w:eastAsia="en-US"/>
        </w:rPr>
        <w:t xml:space="preserve">in </w:t>
      </w:r>
      <w:r w:rsidRPr="00BC0AA0">
        <w:rPr>
          <w:lang w:eastAsia="en-US"/>
        </w:rPr>
        <w:t xml:space="preserve">Blue Force is a </w:t>
      </w:r>
      <w:r>
        <w:rPr>
          <w:lang w:eastAsia="en-US"/>
        </w:rPr>
        <w:t>t</w:t>
      </w:r>
      <w:r w:rsidRPr="00BC0AA0">
        <w:rPr>
          <w:lang w:eastAsia="en-US"/>
        </w:rPr>
        <w:t xml:space="preserve">ask </w:t>
      </w:r>
      <w:r>
        <w:rPr>
          <w:lang w:eastAsia="en-US"/>
        </w:rPr>
        <w:t>organized force consisting of four</w:t>
      </w:r>
      <w:r w:rsidR="00295FCA">
        <w:rPr>
          <w:lang w:eastAsia="en-US"/>
        </w:rPr>
        <w:t xml:space="preserve"> a</w:t>
      </w:r>
      <w:r w:rsidRPr="00BC0AA0">
        <w:rPr>
          <w:lang w:eastAsia="en-US"/>
        </w:rPr>
        <w:t xml:space="preserve">rmored </w:t>
      </w:r>
      <w:r w:rsidR="00295FCA">
        <w:rPr>
          <w:lang w:eastAsia="en-US"/>
        </w:rPr>
        <w:t xml:space="preserve">Infantry Fighting Vehicles with seven </w:t>
      </w:r>
      <w:r w:rsidRPr="00BC0AA0">
        <w:rPr>
          <w:lang w:eastAsia="en-US"/>
        </w:rPr>
        <w:t xml:space="preserve">mounted </w:t>
      </w:r>
      <w:r>
        <w:rPr>
          <w:lang w:eastAsia="en-US"/>
        </w:rPr>
        <w:t>infantry,</w:t>
      </w:r>
      <w:r w:rsidR="00295FCA">
        <w:rPr>
          <w:lang w:eastAsia="en-US"/>
        </w:rPr>
        <w:t xml:space="preserve"> four </w:t>
      </w:r>
      <w:r>
        <w:rPr>
          <w:lang w:eastAsia="en-US"/>
        </w:rPr>
        <w:t>Main Battle Tanks, one</w:t>
      </w:r>
      <w:r w:rsidR="00295FCA">
        <w:rPr>
          <w:lang w:eastAsia="en-US"/>
        </w:rPr>
        <w:t xml:space="preserve"> Battalion </w:t>
      </w:r>
      <w:r w:rsidRPr="00BC0AA0">
        <w:rPr>
          <w:lang w:eastAsia="en-US"/>
        </w:rPr>
        <w:t>tasked 155mm howitzer,</w:t>
      </w:r>
      <w:r w:rsidR="00295FCA">
        <w:rPr>
          <w:lang w:eastAsia="en-US"/>
        </w:rPr>
        <w:t xml:space="preserve"> one Battalion </w:t>
      </w:r>
      <w:r w:rsidRPr="00BC0AA0">
        <w:rPr>
          <w:lang w:eastAsia="en-US"/>
        </w:rPr>
        <w:t>tasked Light UAV, and supported by</w:t>
      </w:r>
      <w:r w:rsidR="00295FCA">
        <w:rPr>
          <w:lang w:eastAsia="en-US"/>
        </w:rPr>
        <w:t xml:space="preserve"> two </w:t>
      </w:r>
      <w:r w:rsidRPr="00BC0AA0">
        <w:rPr>
          <w:lang w:eastAsia="en-US"/>
        </w:rPr>
        <w:t xml:space="preserve">Medium Attack Helicopters. </w:t>
      </w:r>
    </w:p>
    <w:p w:rsidR="00295FCA" w:rsidRDefault="00295FCA" w:rsidP="00BC0AA0">
      <w:pPr>
        <w:pStyle w:val="2nd3rdOrderPara"/>
        <w:tabs>
          <w:tab w:val="left" w:pos="0"/>
        </w:tabs>
        <w:rPr>
          <w:lang w:eastAsia="en-US"/>
        </w:rPr>
      </w:pPr>
    </w:p>
    <w:p w:rsidR="00ED276F" w:rsidRDefault="00AC5119" w:rsidP="00B342FB">
      <w:pPr>
        <w:pStyle w:val="2nd3rdOrderPara"/>
        <w:keepNext/>
        <w:tabs>
          <w:tab w:val="left" w:pos="0"/>
        </w:tabs>
        <w:ind w:firstLine="0"/>
        <w:jc w:val="center"/>
      </w:pPr>
      <w:r>
        <w:rPr>
          <w:noProof/>
          <w:lang w:eastAsia="en-US"/>
        </w:rPr>
        <w:drawing>
          <wp:inline distT="0" distB="0" distL="0" distR="0">
            <wp:extent cx="5221382" cy="300161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42461" cy="3013735"/>
                    </a:xfrm>
                    <a:prstGeom prst="rect">
                      <a:avLst/>
                    </a:prstGeom>
                    <a:noFill/>
                  </pic:spPr>
                </pic:pic>
              </a:graphicData>
            </a:graphic>
          </wp:inline>
        </w:drawing>
      </w:r>
    </w:p>
    <w:p w:rsidR="0010640F" w:rsidRDefault="0010640F" w:rsidP="00B342FB">
      <w:pPr>
        <w:pStyle w:val="2nd3rdOrderPara"/>
        <w:keepNext/>
        <w:tabs>
          <w:tab w:val="left" w:pos="0"/>
        </w:tabs>
        <w:ind w:firstLine="0"/>
        <w:jc w:val="center"/>
      </w:pPr>
      <w:r>
        <w:t>I</w:t>
      </w:r>
      <w:r w:rsidRPr="00511F70">
        <w:t xml:space="preserve">nitial </w:t>
      </w:r>
      <w:r>
        <w:t>o</w:t>
      </w:r>
      <w:r w:rsidRPr="00511F70">
        <w:t xml:space="preserve">rder of </w:t>
      </w:r>
      <w:r>
        <w:t>b</w:t>
      </w:r>
      <w:r w:rsidRPr="00511F70">
        <w:t>attle</w:t>
      </w:r>
    </w:p>
    <w:p w:rsidR="00F32A17" w:rsidRDefault="008D6D3C" w:rsidP="008D6D3C">
      <w:pPr>
        <w:pStyle w:val="Heading3"/>
      </w:pPr>
      <w:bookmarkStart w:id="82" w:name="_Toc353052993"/>
      <w:r>
        <w:t>3</w:t>
      </w:r>
      <w:r w:rsidR="00E34519">
        <w:t>.</w:t>
      </w:r>
      <w:r w:rsidR="00E34519">
        <w:tab/>
        <w:t>Initial Force Disposition</w:t>
      </w:r>
      <w:bookmarkEnd w:id="82"/>
    </w:p>
    <w:p w:rsidR="00E34519" w:rsidRPr="00E34519" w:rsidRDefault="00044955" w:rsidP="00E34519">
      <w:pPr>
        <w:pStyle w:val="2nd3rdOrderPara"/>
        <w:tabs>
          <w:tab w:val="left" w:pos="0"/>
        </w:tabs>
        <w:rPr>
          <w:lang w:eastAsia="en-US"/>
        </w:rPr>
      </w:pPr>
      <w:r>
        <w:rPr>
          <w:lang w:eastAsia="en-US"/>
        </w:rPr>
        <w:t xml:space="preserve">The OV-1 </w:t>
      </w:r>
      <w:r w:rsidR="00CB1D46">
        <w:rPr>
          <w:lang w:eastAsia="en-US"/>
        </w:rPr>
        <w:t>(</w:t>
      </w:r>
      <w:r w:rsidR="00176B1F">
        <w:rPr>
          <w:highlight w:val="yellow"/>
          <w:lang w:eastAsia="en-US"/>
        </w:rPr>
        <w:fldChar w:fldCharType="begin"/>
      </w:r>
      <w:r>
        <w:rPr>
          <w:lang w:eastAsia="en-US"/>
        </w:rPr>
        <w:instrText xml:space="preserve"> REF _Ref352491775 \h </w:instrText>
      </w:r>
      <w:r w:rsidR="00176B1F">
        <w:rPr>
          <w:highlight w:val="yellow"/>
          <w:lang w:eastAsia="en-US"/>
        </w:rPr>
      </w:r>
      <w:r w:rsidR="00176B1F">
        <w:rPr>
          <w:highlight w:val="yellow"/>
          <w:lang w:eastAsia="en-US"/>
        </w:rPr>
        <w:fldChar w:fldCharType="separate"/>
      </w:r>
      <w:r>
        <w:t xml:space="preserve">Figure </w:t>
      </w:r>
      <w:r>
        <w:rPr>
          <w:noProof/>
        </w:rPr>
        <w:t>2</w:t>
      </w:r>
      <w:r w:rsidR="00176B1F">
        <w:rPr>
          <w:highlight w:val="yellow"/>
          <w:lang w:eastAsia="en-US"/>
        </w:rPr>
        <w:fldChar w:fldCharType="end"/>
      </w:r>
      <w:r w:rsidR="00CB1D46">
        <w:rPr>
          <w:lang w:eastAsia="en-US"/>
        </w:rPr>
        <w:t xml:space="preserve">) </w:t>
      </w:r>
      <w:r w:rsidR="00E34519" w:rsidRPr="00E34519">
        <w:rPr>
          <w:lang w:eastAsia="en-US"/>
        </w:rPr>
        <w:t>shows the r</w:t>
      </w:r>
      <w:r w:rsidR="00CB1D46">
        <w:rPr>
          <w:lang w:eastAsia="en-US"/>
        </w:rPr>
        <w:t xml:space="preserve">elative initial disposition of </w:t>
      </w:r>
      <w:r w:rsidR="00E34519" w:rsidRPr="00E34519">
        <w:rPr>
          <w:lang w:eastAsia="en-US"/>
        </w:rPr>
        <w:t xml:space="preserve">Blue </w:t>
      </w:r>
      <w:r w:rsidR="007963D9">
        <w:rPr>
          <w:lang w:eastAsia="en-US"/>
        </w:rPr>
        <w:t xml:space="preserve">Force. </w:t>
      </w:r>
      <w:r w:rsidR="00E34519" w:rsidRPr="00E34519">
        <w:rPr>
          <w:lang w:eastAsia="en-US"/>
        </w:rPr>
        <w:t>The Blue</w:t>
      </w:r>
      <w:r w:rsidR="007963D9">
        <w:rPr>
          <w:lang w:eastAsia="en-US"/>
        </w:rPr>
        <w:t xml:space="preserve"> Force</w:t>
      </w:r>
      <w:r w:rsidR="00E34519" w:rsidRPr="00E34519">
        <w:rPr>
          <w:lang w:eastAsia="en-US"/>
        </w:rPr>
        <w:t xml:space="preserve"> line of attack is shown as the </w:t>
      </w:r>
      <w:r w:rsidR="007963D9">
        <w:rPr>
          <w:lang w:eastAsia="en-US"/>
        </w:rPr>
        <w:t>blue a</w:t>
      </w:r>
      <w:r w:rsidR="00E34519" w:rsidRPr="00E34519">
        <w:rPr>
          <w:lang w:eastAsia="en-US"/>
        </w:rPr>
        <w:t>r</w:t>
      </w:r>
      <w:r w:rsidR="00CB1D46">
        <w:rPr>
          <w:lang w:eastAsia="en-US"/>
        </w:rPr>
        <w:t>row running from North to South</w:t>
      </w:r>
      <w:r w:rsidR="00E34519" w:rsidRPr="00E34519">
        <w:rPr>
          <w:lang w:eastAsia="en-US"/>
        </w:rPr>
        <w:t xml:space="preserve">; 2-way voice and data communication linkages from </w:t>
      </w:r>
      <w:r w:rsidR="007963D9">
        <w:rPr>
          <w:lang w:eastAsia="en-US"/>
        </w:rPr>
        <w:t>Blue Force</w:t>
      </w:r>
      <w:r w:rsidR="00AF2D8F">
        <w:rPr>
          <w:lang w:eastAsia="en-US"/>
        </w:rPr>
        <w:t xml:space="preserve"> elements to HQ (yellow b</w:t>
      </w:r>
      <w:r w:rsidR="00E34519" w:rsidRPr="00E34519">
        <w:rPr>
          <w:lang w:eastAsia="en-US"/>
        </w:rPr>
        <w:t xml:space="preserve">olts) and Blue - Red tactical engagements (red lines). Objective 1 for Blue </w:t>
      </w:r>
      <w:r w:rsidR="007963D9">
        <w:rPr>
          <w:lang w:eastAsia="en-US"/>
        </w:rPr>
        <w:t>Force</w:t>
      </w:r>
      <w:r w:rsidR="00E34519" w:rsidRPr="00E34519">
        <w:rPr>
          <w:lang w:eastAsia="en-US"/>
        </w:rPr>
        <w:t xml:space="preserve"> is at the southern extreme of the battle area. </w:t>
      </w:r>
    </w:p>
    <w:p w:rsidR="00ED276F" w:rsidRDefault="00ED276F" w:rsidP="00F10270">
      <w:pPr>
        <w:pStyle w:val="2nd3rdOrderPara"/>
        <w:keepNext/>
        <w:tabs>
          <w:tab w:val="left" w:pos="0"/>
        </w:tabs>
        <w:ind w:firstLine="0"/>
        <w:jc w:val="center"/>
      </w:pPr>
      <w:r w:rsidRPr="00ED276F">
        <w:rPr>
          <w:noProof/>
          <w:lang w:eastAsia="en-US"/>
        </w:rPr>
        <w:lastRenderedPageBreak/>
        <w:drawing>
          <wp:inline distT="0" distB="0" distL="0" distR="0">
            <wp:extent cx="4731026" cy="4462670"/>
            <wp:effectExtent l="0" t="0" r="0" b="0"/>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rotWithShape="1">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1"/>
                    <a:stretch/>
                  </pic:blipFill>
                  <pic:spPr bwMode="auto">
                    <a:xfrm>
                      <a:off x="0" y="0"/>
                      <a:ext cx="4731026" cy="4462670"/>
                    </a:xfrm>
                    <a:prstGeom prst="rect">
                      <a:avLst/>
                    </a:prstGeom>
                    <a:noFill/>
                    <a:ln>
                      <a:noFill/>
                    </a:ln>
                    <a:effectLst/>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10640F" w:rsidRDefault="0010640F" w:rsidP="00F10270">
      <w:pPr>
        <w:pStyle w:val="2nd3rdOrderPara"/>
        <w:keepNext/>
        <w:tabs>
          <w:tab w:val="left" w:pos="0"/>
        </w:tabs>
        <w:ind w:firstLine="0"/>
        <w:jc w:val="center"/>
      </w:pPr>
      <w:r w:rsidRPr="0010640F">
        <w:t>OV-1 Initial force disposition (after Treml)</w:t>
      </w:r>
    </w:p>
    <w:p w:rsidR="00E34519" w:rsidRDefault="008D6D3C" w:rsidP="008D6D3C">
      <w:pPr>
        <w:pStyle w:val="Heading3"/>
      </w:pPr>
      <w:bookmarkStart w:id="83" w:name="_Toc353052994"/>
      <w:r>
        <w:t>4</w:t>
      </w:r>
      <w:r w:rsidR="00E34519">
        <w:t>.</w:t>
      </w:r>
      <w:r w:rsidR="00E34519">
        <w:tab/>
        <w:t>Terrain and Red Force Composition and Disposition</w:t>
      </w:r>
      <w:bookmarkEnd w:id="83"/>
    </w:p>
    <w:p w:rsidR="00E34519" w:rsidRPr="00E34519" w:rsidRDefault="00E34519" w:rsidP="00E34519">
      <w:pPr>
        <w:pStyle w:val="2nd3rdOrderPara"/>
        <w:tabs>
          <w:tab w:val="left" w:pos="0"/>
        </w:tabs>
        <w:rPr>
          <w:lang w:eastAsia="en-US"/>
        </w:rPr>
      </w:pPr>
      <w:r w:rsidRPr="00E34519">
        <w:rPr>
          <w:lang w:eastAsia="en-US"/>
        </w:rPr>
        <w:t xml:space="preserve">The terrain </w:t>
      </w:r>
      <w:r w:rsidR="007F6847">
        <w:rPr>
          <w:lang w:eastAsia="en-US"/>
        </w:rPr>
        <w:t xml:space="preserve">is modeled as a </w:t>
      </w:r>
      <w:r w:rsidR="00BC699E">
        <w:rPr>
          <w:lang w:eastAsia="en-US"/>
        </w:rPr>
        <w:t>h</w:t>
      </w:r>
      <w:r w:rsidRPr="00E34519">
        <w:rPr>
          <w:lang w:eastAsia="en-US"/>
        </w:rPr>
        <w:t>illy/</w:t>
      </w:r>
      <w:r w:rsidR="00BC699E">
        <w:rPr>
          <w:lang w:eastAsia="en-US"/>
        </w:rPr>
        <w:t>r</w:t>
      </w:r>
      <w:r w:rsidRPr="00E34519">
        <w:rPr>
          <w:lang w:eastAsia="en-US"/>
        </w:rPr>
        <w:t>ugged area in a temperate clim</w:t>
      </w:r>
      <w:r w:rsidR="00BC699E">
        <w:rPr>
          <w:lang w:eastAsia="en-US"/>
        </w:rPr>
        <w:t>at</w:t>
      </w:r>
      <w:r w:rsidRPr="00E34519">
        <w:rPr>
          <w:lang w:eastAsia="en-US"/>
        </w:rPr>
        <w:t xml:space="preserve">e with a mix of field and forest. This </w:t>
      </w:r>
      <w:r w:rsidR="00BC699E">
        <w:rPr>
          <w:lang w:eastAsia="en-US"/>
        </w:rPr>
        <w:t>t</w:t>
      </w:r>
      <w:r w:rsidRPr="00E34519">
        <w:rPr>
          <w:lang w:eastAsia="en-US"/>
        </w:rPr>
        <w:t>errain</w:t>
      </w:r>
      <w:r w:rsidR="00BC699E">
        <w:rPr>
          <w:lang w:eastAsia="en-US"/>
        </w:rPr>
        <w:t>,</w:t>
      </w:r>
      <w:r w:rsidRPr="00E34519">
        <w:rPr>
          <w:lang w:eastAsia="en-US"/>
        </w:rPr>
        <w:t xml:space="preserve"> while playing to the</w:t>
      </w:r>
      <w:r w:rsidR="00D5534B">
        <w:rPr>
          <w:lang w:eastAsia="en-US"/>
        </w:rPr>
        <w:t xml:space="preserve"> mechanized i</w:t>
      </w:r>
      <w:r w:rsidRPr="00E34519">
        <w:rPr>
          <w:lang w:eastAsia="en-US"/>
        </w:rPr>
        <w:t>nfantry in many respects</w:t>
      </w:r>
      <w:r w:rsidR="00BC699E">
        <w:rPr>
          <w:lang w:eastAsia="en-US"/>
        </w:rPr>
        <w:t>,</w:t>
      </w:r>
      <w:r w:rsidRPr="00E34519">
        <w:rPr>
          <w:lang w:eastAsia="en-US"/>
        </w:rPr>
        <w:t xml:space="preserve"> also supports light infantry defenders with advanced weapons such</w:t>
      </w:r>
      <w:r w:rsidR="00D5534B">
        <w:rPr>
          <w:lang w:eastAsia="en-US"/>
        </w:rPr>
        <w:t xml:space="preserve"> as </w:t>
      </w:r>
      <w:r w:rsidRPr="00E34519">
        <w:rPr>
          <w:lang w:eastAsia="en-US"/>
        </w:rPr>
        <w:t>MANPADS, heavy mortars</w:t>
      </w:r>
      <w:r w:rsidR="00BC699E">
        <w:rPr>
          <w:lang w:eastAsia="en-US"/>
        </w:rPr>
        <w:t>,</w:t>
      </w:r>
      <w:r w:rsidRPr="00E34519">
        <w:rPr>
          <w:lang w:eastAsia="en-US"/>
        </w:rPr>
        <w:t xml:space="preserve"> and heavy armor support. </w:t>
      </w:r>
    </w:p>
    <w:p w:rsidR="00ED276F" w:rsidRDefault="00BC699E" w:rsidP="00ED276F">
      <w:pPr>
        <w:pStyle w:val="2nd3rdOrderPara"/>
        <w:tabs>
          <w:tab w:val="left" w:pos="0"/>
        </w:tabs>
        <w:rPr>
          <w:lang w:eastAsia="en-US"/>
        </w:rPr>
      </w:pPr>
      <w:r>
        <w:rPr>
          <w:lang w:eastAsia="en-US"/>
        </w:rPr>
        <w:t>The t</w:t>
      </w:r>
      <w:r w:rsidR="00E34519" w:rsidRPr="00E34519">
        <w:rPr>
          <w:lang w:eastAsia="en-US"/>
        </w:rPr>
        <w:t>errain</w:t>
      </w:r>
      <w:r>
        <w:rPr>
          <w:lang w:eastAsia="en-US"/>
        </w:rPr>
        <w:t>,</w:t>
      </w:r>
      <w:r w:rsidR="00E34519">
        <w:rPr>
          <w:lang w:eastAsia="en-US"/>
        </w:rPr>
        <w:t xml:space="preserve"> as modeled</w:t>
      </w:r>
      <w:r>
        <w:rPr>
          <w:lang w:eastAsia="en-US"/>
        </w:rPr>
        <w:t>,</w:t>
      </w:r>
      <w:r w:rsidR="00E34519">
        <w:rPr>
          <w:lang w:eastAsia="en-US"/>
        </w:rPr>
        <w:t xml:space="preserve"> is a </w:t>
      </w:r>
      <w:r w:rsidR="00E34519" w:rsidRPr="00E34519">
        <w:rPr>
          <w:lang w:eastAsia="en-US"/>
        </w:rPr>
        <w:t>30</w:t>
      </w:r>
      <w:r w:rsidR="00D5534B">
        <w:rPr>
          <w:lang w:eastAsia="en-US"/>
        </w:rPr>
        <w:t xml:space="preserve"> kilometers </w:t>
      </w:r>
      <w:r w:rsidR="00E34519" w:rsidRPr="00E34519">
        <w:rPr>
          <w:lang w:eastAsia="en-US"/>
        </w:rPr>
        <w:t>width and 40</w:t>
      </w:r>
      <w:r w:rsidR="00D5534B">
        <w:rPr>
          <w:lang w:eastAsia="en-US"/>
        </w:rPr>
        <w:t xml:space="preserve"> kilometers </w:t>
      </w:r>
      <w:r w:rsidR="00E34519" w:rsidRPr="00E34519">
        <w:rPr>
          <w:lang w:eastAsia="en-US"/>
        </w:rPr>
        <w:t>depth</w:t>
      </w:r>
      <w:r w:rsidR="00E34519">
        <w:rPr>
          <w:lang w:eastAsia="en-US"/>
        </w:rPr>
        <w:t xml:space="preserve"> </w:t>
      </w:r>
      <w:r w:rsidR="00E34519" w:rsidRPr="00E34519">
        <w:rPr>
          <w:lang w:eastAsia="en-US"/>
        </w:rPr>
        <w:t>challenging battlefield with good cover possibilities for the infantry, but also areas where long range, air</w:t>
      </w:r>
      <w:r>
        <w:rPr>
          <w:lang w:eastAsia="en-US"/>
        </w:rPr>
        <w:t>-</w:t>
      </w:r>
      <w:r w:rsidR="00E34519" w:rsidRPr="00E34519">
        <w:rPr>
          <w:lang w:eastAsia="en-US"/>
        </w:rPr>
        <w:t>based and high technology weapons can be applied</w:t>
      </w:r>
      <w:r w:rsidR="00E34519">
        <w:rPr>
          <w:lang w:eastAsia="en-US"/>
        </w:rPr>
        <w:t xml:space="preserve">. The mix allows for </w:t>
      </w:r>
      <w:r w:rsidR="00E34519" w:rsidRPr="00E34519">
        <w:rPr>
          <w:lang w:eastAsia="en-US"/>
        </w:rPr>
        <w:t>a high movement rate for combat vehicles, but also some cover and possibilities for battle positions</w:t>
      </w:r>
      <w:r w:rsidR="00E34519">
        <w:rPr>
          <w:lang w:eastAsia="en-US"/>
        </w:rPr>
        <w:t xml:space="preserve">. It </w:t>
      </w:r>
      <w:r w:rsidR="00E34519" w:rsidRPr="00E34519">
        <w:rPr>
          <w:lang w:eastAsia="en-US"/>
        </w:rPr>
        <w:t>provides mechanized forces the ability to move at high speed from north to south</w:t>
      </w:r>
      <w:r w:rsidR="00E34519">
        <w:rPr>
          <w:lang w:eastAsia="en-US"/>
        </w:rPr>
        <w:t xml:space="preserve"> from generally open fields and rolling terrain to </w:t>
      </w:r>
      <w:r w:rsidR="00E34519" w:rsidRPr="00E34519">
        <w:rPr>
          <w:lang w:eastAsia="en-US"/>
        </w:rPr>
        <w:t>forests in the south</w:t>
      </w:r>
      <w:r w:rsidR="00E34519">
        <w:rPr>
          <w:lang w:eastAsia="en-US"/>
        </w:rPr>
        <w:t xml:space="preserve">. The southern </w:t>
      </w:r>
      <w:r w:rsidR="00E34519">
        <w:rPr>
          <w:lang w:eastAsia="en-US"/>
        </w:rPr>
        <w:lastRenderedPageBreak/>
        <w:t>extent of the operation area is</w:t>
      </w:r>
      <w:r w:rsidR="00E34519" w:rsidRPr="00E34519">
        <w:rPr>
          <w:lang w:eastAsia="en-US"/>
        </w:rPr>
        <w:t xml:space="preserve"> modeled as dense vegetation with high concealment and medium cover. Sensor detection rates are very restricted for agents in this terrain</w:t>
      </w:r>
      <w:r w:rsidR="00E34519">
        <w:rPr>
          <w:lang w:eastAsia="en-US"/>
        </w:rPr>
        <w:t xml:space="preserve"> and r</w:t>
      </w:r>
      <w:r w:rsidR="00E34519" w:rsidRPr="00E34519">
        <w:rPr>
          <w:lang w:eastAsia="en-US"/>
        </w:rPr>
        <w:t xml:space="preserve">ocky canyons </w:t>
      </w:r>
      <w:r w:rsidR="00E34519">
        <w:rPr>
          <w:lang w:eastAsia="en-US"/>
        </w:rPr>
        <w:t xml:space="preserve">have </w:t>
      </w:r>
      <w:r w:rsidR="00E34519" w:rsidRPr="00E34519">
        <w:rPr>
          <w:lang w:eastAsia="en-US"/>
        </w:rPr>
        <w:t xml:space="preserve">only limited accessible by vehicles </w:t>
      </w:r>
      <w:r w:rsidR="00E34519">
        <w:rPr>
          <w:lang w:eastAsia="en-US"/>
        </w:rPr>
        <w:t>which</w:t>
      </w:r>
      <w:r w:rsidR="00E34519" w:rsidRPr="00E34519">
        <w:rPr>
          <w:lang w:eastAsia="en-US"/>
        </w:rPr>
        <w:t xml:space="preserve"> provide excellent cover and concealment</w:t>
      </w:r>
      <w:r w:rsidR="00E34519">
        <w:rPr>
          <w:lang w:eastAsia="en-US"/>
        </w:rPr>
        <w:t xml:space="preserve"> for defenders</w:t>
      </w:r>
      <w:r w:rsidR="00630DA9">
        <w:rPr>
          <w:lang w:eastAsia="en-US"/>
        </w:rPr>
        <w:t>.</w:t>
      </w:r>
      <w:r w:rsidR="00E34519" w:rsidRPr="00E34519">
        <w:rPr>
          <w:lang w:eastAsia="en-US"/>
        </w:rPr>
        <w:t xml:space="preserve"> </w:t>
      </w:r>
      <w:r w:rsidR="00E34519">
        <w:rPr>
          <w:lang w:eastAsia="en-US"/>
        </w:rPr>
        <w:t>The southern reaches are</w:t>
      </w:r>
      <w:r w:rsidR="00E34519" w:rsidRPr="00E34519">
        <w:rPr>
          <w:lang w:eastAsia="en-US"/>
        </w:rPr>
        <w:t xml:space="preserve"> utilized by the R</w:t>
      </w:r>
      <w:r w:rsidR="00D5534B">
        <w:rPr>
          <w:lang w:eastAsia="en-US"/>
        </w:rPr>
        <w:t>ed</w:t>
      </w:r>
      <w:r w:rsidR="00E34519" w:rsidRPr="00E34519">
        <w:rPr>
          <w:lang w:eastAsia="en-US"/>
        </w:rPr>
        <w:t xml:space="preserve"> forces to increase their </w:t>
      </w:r>
      <w:r w:rsidR="00E34519">
        <w:rPr>
          <w:lang w:eastAsia="en-US"/>
        </w:rPr>
        <w:t xml:space="preserve">effective </w:t>
      </w:r>
      <w:r w:rsidR="00E34519" w:rsidRPr="00E34519">
        <w:rPr>
          <w:lang w:eastAsia="en-US"/>
        </w:rPr>
        <w:t>combat strength</w:t>
      </w:r>
      <w:r w:rsidR="00E34519">
        <w:rPr>
          <w:lang w:eastAsia="en-US"/>
        </w:rPr>
        <w:t xml:space="preserve">. </w:t>
      </w:r>
    </w:p>
    <w:p w:rsidR="00044955" w:rsidRPr="00630DA9" w:rsidRDefault="00044955" w:rsidP="00044955">
      <w:pPr>
        <w:pStyle w:val="2nd3rdOrderPara"/>
        <w:tabs>
          <w:tab w:val="left" w:pos="0"/>
        </w:tabs>
        <w:rPr>
          <w:lang w:eastAsia="en-US"/>
        </w:rPr>
      </w:pPr>
      <w:r>
        <w:rPr>
          <w:lang w:eastAsia="en-US"/>
        </w:rPr>
        <w:t xml:space="preserve">The Red force defensive positions are shown in </w:t>
      </w:r>
      <w:r w:rsidR="00176B1F">
        <w:rPr>
          <w:highlight w:val="yellow"/>
          <w:lang w:eastAsia="en-US"/>
        </w:rPr>
        <w:fldChar w:fldCharType="begin"/>
      </w:r>
      <w:r w:rsidR="00CB1D46">
        <w:rPr>
          <w:lang w:eastAsia="en-US"/>
        </w:rPr>
        <w:instrText xml:space="preserve"> REF _Ref352491809 \h </w:instrText>
      </w:r>
      <w:r w:rsidR="00176B1F">
        <w:rPr>
          <w:highlight w:val="yellow"/>
          <w:lang w:eastAsia="en-US"/>
        </w:rPr>
      </w:r>
      <w:r w:rsidR="00176B1F">
        <w:rPr>
          <w:highlight w:val="yellow"/>
          <w:lang w:eastAsia="en-US"/>
        </w:rPr>
        <w:fldChar w:fldCharType="separate"/>
      </w:r>
      <w:r w:rsidR="00CB1D46">
        <w:t xml:space="preserve">Figure </w:t>
      </w:r>
      <w:r w:rsidR="00CB1D46">
        <w:rPr>
          <w:noProof/>
        </w:rPr>
        <w:t>3</w:t>
      </w:r>
      <w:r w:rsidR="00176B1F">
        <w:rPr>
          <w:highlight w:val="yellow"/>
          <w:lang w:eastAsia="en-US"/>
        </w:rPr>
        <w:fldChar w:fldCharType="end"/>
      </w:r>
      <w:r w:rsidR="00CB1D46">
        <w:rPr>
          <w:lang w:eastAsia="en-US"/>
        </w:rPr>
        <w:t xml:space="preserve">. </w:t>
      </w:r>
      <w:r>
        <w:rPr>
          <w:lang w:eastAsia="en-US"/>
        </w:rPr>
        <w:t>Red forces are to attack the Blue</w:t>
      </w:r>
      <w:r w:rsidRPr="00630DA9">
        <w:rPr>
          <w:lang w:eastAsia="en-US"/>
        </w:rPr>
        <w:t xml:space="preserve"> forces from fortified and concealed positions at close range with surprising fire and inflict as</w:t>
      </w:r>
      <w:r>
        <w:rPr>
          <w:lang w:eastAsia="en-US"/>
        </w:rPr>
        <w:t xml:space="preserve"> many </w:t>
      </w:r>
      <w:r w:rsidRPr="00630DA9">
        <w:rPr>
          <w:lang w:eastAsia="en-US"/>
        </w:rPr>
        <w:t>casualties as possible</w:t>
      </w:r>
      <w:r>
        <w:rPr>
          <w:lang w:eastAsia="en-US"/>
        </w:rPr>
        <w:t>. The objective is to stop or slow the Blue force attack speed</w:t>
      </w:r>
      <w:r w:rsidR="00CB1D46">
        <w:rPr>
          <w:noProof/>
          <w:lang w:eastAsia="en-US"/>
        </w:rPr>
        <w:t xml:space="preserve"> (Treml)</w:t>
      </w:r>
      <w:r>
        <w:rPr>
          <w:lang w:eastAsia="en-US"/>
        </w:rPr>
        <w:t xml:space="preserve">. </w:t>
      </w:r>
    </w:p>
    <w:p w:rsidR="004F16CA" w:rsidRDefault="00044955" w:rsidP="00044955">
      <w:pPr>
        <w:pStyle w:val="2nd3rdOrderPara"/>
        <w:tabs>
          <w:tab w:val="left" w:pos="0"/>
        </w:tabs>
        <w:rPr>
          <w:lang w:eastAsia="en-US"/>
        </w:rPr>
      </w:pPr>
      <w:r>
        <w:rPr>
          <w:lang w:eastAsia="en-US"/>
        </w:rPr>
        <w:t xml:space="preserve">A detachment of Red infantry (infantry group 1) will use IEDs </w:t>
      </w:r>
      <w:r w:rsidRPr="00630DA9">
        <w:rPr>
          <w:lang w:eastAsia="en-US"/>
        </w:rPr>
        <w:t>to fortify northern position</w:t>
      </w:r>
      <w:r>
        <w:rPr>
          <w:lang w:eastAsia="en-US"/>
        </w:rPr>
        <w:t xml:space="preserve"> </w:t>
      </w:r>
      <w:r w:rsidR="00BC699E">
        <w:rPr>
          <w:lang w:eastAsia="en-US"/>
        </w:rPr>
        <w:t xml:space="preserve">in </w:t>
      </w:r>
      <w:r>
        <w:rPr>
          <w:lang w:eastAsia="en-US"/>
        </w:rPr>
        <w:t>the initial phase of the defense</w:t>
      </w:r>
      <w:r w:rsidRPr="00630DA9">
        <w:rPr>
          <w:lang w:eastAsia="en-US"/>
        </w:rPr>
        <w:t>. When the B</w:t>
      </w:r>
      <w:r>
        <w:rPr>
          <w:lang w:eastAsia="en-US"/>
        </w:rPr>
        <w:t>lue</w:t>
      </w:r>
      <w:r w:rsidRPr="00630DA9">
        <w:rPr>
          <w:lang w:eastAsia="en-US"/>
        </w:rPr>
        <w:t xml:space="preserve"> force reaches the </w:t>
      </w:r>
      <w:r>
        <w:rPr>
          <w:lang w:eastAsia="en-US"/>
        </w:rPr>
        <w:t xml:space="preserve">southernmost </w:t>
      </w:r>
      <w:r w:rsidRPr="00630DA9">
        <w:rPr>
          <w:lang w:eastAsia="en-US"/>
        </w:rPr>
        <w:t>minefield</w:t>
      </w:r>
      <w:r w:rsidR="00BC699E">
        <w:rPr>
          <w:lang w:eastAsia="en-US"/>
        </w:rPr>
        <w:t>,</w:t>
      </w:r>
      <w:r w:rsidRPr="00630DA9">
        <w:rPr>
          <w:lang w:eastAsia="en-US"/>
        </w:rPr>
        <w:t xml:space="preserve"> </w:t>
      </w:r>
      <w:r>
        <w:rPr>
          <w:lang w:eastAsia="en-US"/>
        </w:rPr>
        <w:t xml:space="preserve">Red infantry (infantry group 2) will </w:t>
      </w:r>
      <w:r w:rsidRPr="00630DA9">
        <w:rPr>
          <w:lang w:eastAsia="en-US"/>
        </w:rPr>
        <w:t>attack</w:t>
      </w:r>
      <w:r>
        <w:rPr>
          <w:lang w:eastAsia="en-US"/>
        </w:rPr>
        <w:t xml:space="preserve"> with 60</w:t>
      </w:r>
      <w:r w:rsidR="00BC699E">
        <w:rPr>
          <w:lang w:eastAsia="en-US"/>
        </w:rPr>
        <w:t>-</w:t>
      </w:r>
      <w:r>
        <w:rPr>
          <w:lang w:eastAsia="en-US"/>
        </w:rPr>
        <w:t>mm mortars, Milan anti-tank missiles</w:t>
      </w:r>
      <w:r w:rsidR="00BC699E">
        <w:rPr>
          <w:lang w:eastAsia="en-US"/>
        </w:rPr>
        <w:t>, and</w:t>
      </w:r>
      <w:r>
        <w:rPr>
          <w:lang w:eastAsia="en-US"/>
        </w:rPr>
        <w:t xml:space="preserve"> </w:t>
      </w:r>
      <w:r w:rsidRPr="00630DA9">
        <w:rPr>
          <w:lang w:eastAsia="en-US"/>
        </w:rPr>
        <w:t>indirect fire support from the 120</w:t>
      </w:r>
      <w:r w:rsidR="00BC699E">
        <w:rPr>
          <w:lang w:eastAsia="en-US"/>
        </w:rPr>
        <w:t>-</w:t>
      </w:r>
      <w:r w:rsidRPr="00630DA9">
        <w:rPr>
          <w:lang w:eastAsia="en-US"/>
        </w:rPr>
        <w:t>mm mortar</w:t>
      </w:r>
      <w:r>
        <w:rPr>
          <w:lang w:eastAsia="en-US"/>
        </w:rPr>
        <w:t xml:space="preserve"> section</w:t>
      </w:r>
      <w:r w:rsidRPr="00630DA9">
        <w:rPr>
          <w:lang w:eastAsia="en-US"/>
        </w:rPr>
        <w:t xml:space="preserve">. </w:t>
      </w:r>
      <w:r>
        <w:rPr>
          <w:lang w:eastAsia="en-US"/>
        </w:rPr>
        <w:t xml:space="preserve">While the infantry and mortar have the Blue force pinned, the </w:t>
      </w:r>
      <w:r w:rsidRPr="00630DA9">
        <w:rPr>
          <w:lang w:eastAsia="en-US"/>
        </w:rPr>
        <w:t xml:space="preserve">T90-M platoon will </w:t>
      </w:r>
      <w:r>
        <w:rPr>
          <w:lang w:eastAsia="en-US"/>
        </w:rPr>
        <w:t xml:space="preserve">move forward and counterattack to </w:t>
      </w:r>
      <w:r w:rsidRPr="00630DA9">
        <w:rPr>
          <w:lang w:eastAsia="en-US"/>
        </w:rPr>
        <w:t>destroy B</w:t>
      </w:r>
      <w:r>
        <w:rPr>
          <w:lang w:eastAsia="en-US"/>
        </w:rPr>
        <w:t>lue</w:t>
      </w:r>
      <w:r w:rsidRPr="00630DA9">
        <w:rPr>
          <w:lang w:eastAsia="en-US"/>
        </w:rPr>
        <w:t xml:space="preserve"> forces</w:t>
      </w:r>
      <w:r>
        <w:rPr>
          <w:lang w:eastAsia="en-US"/>
        </w:rPr>
        <w:t>.</w:t>
      </w:r>
      <w:r w:rsidRPr="00630DA9">
        <w:rPr>
          <w:lang w:eastAsia="en-US"/>
        </w:rPr>
        <w:t xml:space="preserve"> </w:t>
      </w:r>
      <w:r>
        <w:rPr>
          <w:lang w:eastAsia="en-US"/>
        </w:rPr>
        <w:t>The SA-</w:t>
      </w:r>
      <w:r w:rsidRPr="00630DA9">
        <w:rPr>
          <w:lang w:eastAsia="en-US"/>
        </w:rPr>
        <w:t>18 S</w:t>
      </w:r>
      <w:r w:rsidR="00BA6F9D">
        <w:rPr>
          <w:lang w:eastAsia="en-US"/>
        </w:rPr>
        <w:t>urface</w:t>
      </w:r>
      <w:r w:rsidR="00BC699E">
        <w:rPr>
          <w:lang w:eastAsia="en-US"/>
        </w:rPr>
        <w:t>-</w:t>
      </w:r>
      <w:r w:rsidR="00BA6F9D">
        <w:rPr>
          <w:lang w:eastAsia="en-US"/>
        </w:rPr>
        <w:t>to</w:t>
      </w:r>
      <w:r w:rsidR="00BC699E">
        <w:rPr>
          <w:lang w:eastAsia="en-US"/>
        </w:rPr>
        <w:t>-</w:t>
      </w:r>
      <w:r w:rsidRPr="00630DA9">
        <w:rPr>
          <w:lang w:eastAsia="en-US"/>
        </w:rPr>
        <w:t>A</w:t>
      </w:r>
      <w:r w:rsidR="00BA6F9D">
        <w:rPr>
          <w:lang w:eastAsia="en-US"/>
        </w:rPr>
        <w:t xml:space="preserve">ir </w:t>
      </w:r>
      <w:r w:rsidRPr="00630DA9">
        <w:rPr>
          <w:lang w:eastAsia="en-US"/>
        </w:rPr>
        <w:t>M</w:t>
      </w:r>
      <w:r w:rsidR="00BA6F9D">
        <w:rPr>
          <w:lang w:eastAsia="en-US"/>
        </w:rPr>
        <w:t>issile</w:t>
      </w:r>
      <w:r w:rsidRPr="00630DA9">
        <w:rPr>
          <w:lang w:eastAsia="en-US"/>
        </w:rPr>
        <w:t xml:space="preserve"> </w:t>
      </w:r>
      <w:r w:rsidR="00BA6F9D">
        <w:rPr>
          <w:lang w:eastAsia="en-US"/>
        </w:rPr>
        <w:t xml:space="preserve">(SAM) </w:t>
      </w:r>
      <w:r w:rsidRPr="00630DA9">
        <w:rPr>
          <w:lang w:eastAsia="en-US"/>
        </w:rPr>
        <w:t xml:space="preserve">team </w:t>
      </w:r>
      <w:r>
        <w:rPr>
          <w:lang w:eastAsia="en-US"/>
        </w:rPr>
        <w:t xml:space="preserve">will </w:t>
      </w:r>
      <w:r w:rsidRPr="00630DA9">
        <w:rPr>
          <w:lang w:eastAsia="en-US"/>
        </w:rPr>
        <w:t xml:space="preserve">provide </w:t>
      </w:r>
      <w:r w:rsidR="004F16CA">
        <w:rPr>
          <w:lang w:eastAsia="en-US"/>
        </w:rPr>
        <w:t xml:space="preserve">single layer </w:t>
      </w:r>
      <w:r w:rsidRPr="00630DA9">
        <w:rPr>
          <w:lang w:eastAsia="en-US"/>
        </w:rPr>
        <w:t xml:space="preserve">air defense. </w:t>
      </w:r>
    </w:p>
    <w:p w:rsidR="004F16CA" w:rsidRDefault="00044955" w:rsidP="00044955">
      <w:pPr>
        <w:pStyle w:val="2nd3rdOrderPara"/>
        <w:tabs>
          <w:tab w:val="left" w:pos="0"/>
        </w:tabs>
        <w:rPr>
          <w:lang w:eastAsia="en-US"/>
        </w:rPr>
      </w:pPr>
      <w:r w:rsidRPr="00630DA9">
        <w:rPr>
          <w:lang w:eastAsia="en-US"/>
        </w:rPr>
        <w:t xml:space="preserve">Infantry group 3 </w:t>
      </w:r>
      <w:r>
        <w:rPr>
          <w:lang w:eastAsia="en-US"/>
        </w:rPr>
        <w:t xml:space="preserve">will be dug in at the </w:t>
      </w:r>
      <w:r w:rsidR="00CB1D46">
        <w:rPr>
          <w:lang w:eastAsia="en-US"/>
        </w:rPr>
        <w:t>southernmost</w:t>
      </w:r>
      <w:r>
        <w:rPr>
          <w:lang w:eastAsia="en-US"/>
        </w:rPr>
        <w:t xml:space="preserve"> point along the corridor </w:t>
      </w:r>
      <w:r w:rsidR="00CB1D46">
        <w:rPr>
          <w:lang w:eastAsia="en-US"/>
        </w:rPr>
        <w:t xml:space="preserve">of </w:t>
      </w:r>
      <w:r>
        <w:rPr>
          <w:lang w:eastAsia="en-US"/>
        </w:rPr>
        <w:t>the Blue advance. They w</w:t>
      </w:r>
      <w:r w:rsidRPr="00630DA9">
        <w:rPr>
          <w:lang w:eastAsia="en-US"/>
        </w:rPr>
        <w:t xml:space="preserve">ill intercept </w:t>
      </w:r>
      <w:r w:rsidR="00CB1D46">
        <w:rPr>
          <w:lang w:eastAsia="en-US"/>
        </w:rPr>
        <w:t xml:space="preserve">and engage </w:t>
      </w:r>
      <w:r w:rsidRPr="00630DA9">
        <w:rPr>
          <w:lang w:eastAsia="en-US"/>
        </w:rPr>
        <w:t xml:space="preserve">any </w:t>
      </w:r>
      <w:r w:rsidR="00CB1D46">
        <w:rPr>
          <w:lang w:eastAsia="en-US"/>
        </w:rPr>
        <w:t>surviving</w:t>
      </w:r>
      <w:r>
        <w:rPr>
          <w:lang w:eastAsia="en-US"/>
        </w:rPr>
        <w:t xml:space="preserve"> </w:t>
      </w:r>
      <w:r w:rsidRPr="00630DA9">
        <w:rPr>
          <w:lang w:eastAsia="en-US"/>
        </w:rPr>
        <w:t>B</w:t>
      </w:r>
      <w:r>
        <w:rPr>
          <w:lang w:eastAsia="en-US"/>
        </w:rPr>
        <w:t>lue</w:t>
      </w:r>
      <w:r w:rsidRPr="00630DA9">
        <w:rPr>
          <w:lang w:eastAsia="en-US"/>
        </w:rPr>
        <w:t xml:space="preserve"> force</w:t>
      </w:r>
      <w:r>
        <w:rPr>
          <w:lang w:eastAsia="en-US"/>
        </w:rPr>
        <w:t xml:space="preserve"> elements</w:t>
      </w:r>
      <w:r w:rsidRPr="00630DA9">
        <w:rPr>
          <w:lang w:eastAsia="en-US"/>
        </w:rPr>
        <w:t xml:space="preserve"> that break through</w:t>
      </w:r>
      <w:r>
        <w:rPr>
          <w:lang w:eastAsia="en-US"/>
        </w:rPr>
        <w:t xml:space="preserve"> the ambush </w:t>
      </w:r>
      <w:r w:rsidRPr="00630DA9">
        <w:rPr>
          <w:lang w:eastAsia="en-US"/>
        </w:rPr>
        <w:t xml:space="preserve">position. </w:t>
      </w:r>
      <w:r w:rsidR="00CB1D46">
        <w:rPr>
          <w:lang w:eastAsia="en-US"/>
        </w:rPr>
        <w:t>Re</w:t>
      </w:r>
      <w:r>
        <w:rPr>
          <w:lang w:eastAsia="en-US"/>
        </w:rPr>
        <w:t>d c</w:t>
      </w:r>
      <w:r w:rsidRPr="00630DA9">
        <w:rPr>
          <w:lang w:eastAsia="en-US"/>
        </w:rPr>
        <w:t xml:space="preserve">ompany </w:t>
      </w:r>
      <w:r w:rsidR="00632961">
        <w:rPr>
          <w:lang w:eastAsia="en-US"/>
        </w:rPr>
        <w:t>headquarters (</w:t>
      </w:r>
      <w:r w:rsidRPr="00630DA9">
        <w:rPr>
          <w:lang w:eastAsia="en-US"/>
        </w:rPr>
        <w:t>HQ</w:t>
      </w:r>
      <w:r w:rsidR="00632961">
        <w:rPr>
          <w:lang w:eastAsia="en-US"/>
        </w:rPr>
        <w:t>)</w:t>
      </w:r>
      <w:r w:rsidRPr="00630DA9">
        <w:rPr>
          <w:lang w:eastAsia="en-US"/>
        </w:rPr>
        <w:t xml:space="preserve"> will coordinate fire requests and provide enemy information. </w:t>
      </w:r>
    </w:p>
    <w:p w:rsidR="00044955" w:rsidRDefault="00044955" w:rsidP="00044955">
      <w:pPr>
        <w:pStyle w:val="2nd3rdOrderPara"/>
        <w:tabs>
          <w:tab w:val="left" w:pos="0"/>
        </w:tabs>
        <w:rPr>
          <w:lang w:eastAsia="en-US"/>
        </w:rPr>
      </w:pPr>
      <w:bookmarkStart w:id="84" w:name="_GoBack"/>
      <w:bookmarkEnd w:id="84"/>
      <w:r w:rsidRPr="00630DA9">
        <w:rPr>
          <w:lang w:eastAsia="en-US"/>
        </w:rPr>
        <w:t>All forces will fight out of prepared</w:t>
      </w:r>
      <w:r>
        <w:rPr>
          <w:lang w:eastAsia="en-US"/>
        </w:rPr>
        <w:t xml:space="preserve"> defensive </w:t>
      </w:r>
      <w:r w:rsidRPr="00630DA9">
        <w:rPr>
          <w:lang w:eastAsia="en-US"/>
        </w:rPr>
        <w:t>positions and will use the advantage of surprise. The intention is to inflict as many casualties as possible and defend successfully against B</w:t>
      </w:r>
      <w:r>
        <w:rPr>
          <w:lang w:eastAsia="en-US"/>
        </w:rPr>
        <w:t>lue</w:t>
      </w:r>
      <w:r w:rsidRPr="00630DA9">
        <w:rPr>
          <w:lang w:eastAsia="en-US"/>
        </w:rPr>
        <w:t xml:space="preserve"> forces</w:t>
      </w:r>
      <w:r w:rsidR="00CB1D46">
        <w:rPr>
          <w:noProof/>
          <w:lang w:eastAsia="en-US"/>
        </w:rPr>
        <w:t xml:space="preserve"> (Treml)</w:t>
      </w:r>
      <w:r w:rsidRPr="00630DA9">
        <w:rPr>
          <w:lang w:eastAsia="en-US"/>
        </w:rPr>
        <w:t>.</w:t>
      </w:r>
      <w:r>
        <w:rPr>
          <w:lang w:eastAsia="en-US"/>
        </w:rPr>
        <w:t xml:space="preserve"> </w:t>
      </w:r>
    </w:p>
    <w:p w:rsidR="00E34519" w:rsidRDefault="00ED276F" w:rsidP="00ED276F">
      <w:pPr>
        <w:pStyle w:val="2nd3rdOrderPara"/>
        <w:tabs>
          <w:tab w:val="left" w:pos="0"/>
        </w:tabs>
        <w:jc w:val="center"/>
        <w:rPr>
          <w:lang w:eastAsia="en-US"/>
        </w:rPr>
      </w:pPr>
      <w:r w:rsidRPr="00ED276F">
        <w:rPr>
          <w:noProof/>
          <w:lang w:eastAsia="en-US"/>
        </w:rPr>
        <w:lastRenderedPageBreak/>
        <w:drawing>
          <wp:inline distT="0" distB="0" distL="0" distR="0">
            <wp:extent cx="4253948" cy="4283764"/>
            <wp:effectExtent l="0" t="0" r="0" b="2540"/>
            <wp:docPr id="30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265921" cy="4295821"/>
                    </a:xfrm>
                    <a:prstGeom prst="rect">
                      <a:avLst/>
                    </a:prstGeom>
                    <a:noFill/>
                    <a:ln>
                      <a:noFill/>
                    </a:ln>
                    <a:effectLst/>
                    <a:extLst/>
                  </pic:spPr>
                </pic:pic>
              </a:graphicData>
            </a:graphic>
          </wp:inline>
        </w:drawing>
      </w:r>
    </w:p>
    <w:p w:rsidR="0010640F" w:rsidRDefault="0010640F" w:rsidP="0010640F">
      <w:pPr>
        <w:pStyle w:val="2nd3rdOrderPara"/>
        <w:tabs>
          <w:tab w:val="left" w:pos="0"/>
        </w:tabs>
        <w:jc w:val="center"/>
      </w:pPr>
      <w:r>
        <w:t>Red force defensive positions (from Treml)</w:t>
      </w:r>
    </w:p>
    <w:p w:rsidR="005F223C" w:rsidRDefault="005F223C" w:rsidP="00630DA9">
      <w:pPr>
        <w:pStyle w:val="2nd3rdOrderPara"/>
        <w:tabs>
          <w:tab w:val="left" w:pos="0"/>
        </w:tabs>
        <w:rPr>
          <w:lang w:eastAsia="en-US"/>
        </w:rPr>
      </w:pPr>
      <w:r>
        <w:rPr>
          <w:lang w:eastAsia="en-US"/>
        </w:rPr>
        <w:t>Red force equipment, capabilities and disposition generally follow the U.S. Army OPFOR Opposing Force Organization Guide FM 7– 100.4 dated May 2007</w:t>
      </w:r>
      <w:r w:rsidR="00CB1D46">
        <w:rPr>
          <w:lang w:eastAsia="en-US"/>
        </w:rPr>
        <w:t xml:space="preserve"> </w:t>
      </w:r>
      <w:r w:rsidR="00CB1D46" w:rsidRPr="00CB1D46">
        <w:rPr>
          <w:highlight w:val="yellow"/>
          <w:lang w:eastAsia="en-US"/>
        </w:rPr>
        <w:t>[NEED CITATION</w:t>
      </w:r>
      <w:r w:rsidR="00CB1D46">
        <w:rPr>
          <w:lang w:eastAsia="en-US"/>
        </w:rPr>
        <w:t>]</w:t>
      </w:r>
    </w:p>
    <w:p w:rsidR="00E34519" w:rsidRDefault="00E34519" w:rsidP="00BC0AA0">
      <w:pPr>
        <w:pStyle w:val="2nd3rdOrderPara"/>
        <w:tabs>
          <w:tab w:val="left" w:pos="0"/>
        </w:tabs>
        <w:rPr>
          <w:lang w:eastAsia="en-US"/>
        </w:rPr>
      </w:pPr>
    </w:p>
    <w:p w:rsidR="000B78B1" w:rsidRDefault="000B78B1" w:rsidP="000B78B1">
      <w:pPr>
        <w:pStyle w:val="Heading2"/>
      </w:pPr>
      <w:bookmarkStart w:id="85" w:name="_Toc353052995"/>
      <w:r>
        <w:t>D.</w:t>
      </w:r>
      <w:r>
        <w:tab/>
        <w:t>Measures of effectiveness and Measures of suitability</w:t>
      </w:r>
      <w:bookmarkEnd w:id="85"/>
    </w:p>
    <w:p w:rsidR="00BD45A0" w:rsidRDefault="00BD45A0" w:rsidP="00BD45A0">
      <w:pPr>
        <w:pStyle w:val="2nd3rdOrderPara"/>
        <w:rPr>
          <w:lang w:eastAsia="en-US"/>
        </w:rPr>
      </w:pPr>
      <w:r>
        <w:rPr>
          <w:lang w:eastAsia="en-US"/>
        </w:rPr>
        <w:t xml:space="preserve">A Measure of Effectiveness is, “A measure used to quantify the performance of a system, product or process in terms that describe a measure to what degree the real objective is achieved” (International Council on Systems Engineering, 2011).  Noting that the model and simulations are representations of the system of interest combined arms maneuver company with air support, the following have been established as Measures of Effectiveness; 1) Mission Completion/Success which is defined as at least </w:t>
      </w:r>
      <w:r>
        <w:rPr>
          <w:lang w:eastAsia="en-US"/>
        </w:rPr>
        <w:lastRenderedPageBreak/>
        <w:t xml:space="preserve">one main battle tank reaching objective 1 in (O) 100% of the simulation trial runs, 2) Number of Vehicles dead lined (rendered non mission capable) as a Less is Better measure with (O) = 0 in 100% of the simulation trial runs, 3) Elapsed time to complete successful mission with (T) = 14 hours or less, and 4) Force Exchange Ratio (FER) defined as (Blue losses/Total Blue)/(Red losses/Total Red) which is a Less is Better measure </w:t>
      </w:r>
      <w:r w:rsidRPr="00BD45A0">
        <w:rPr>
          <w:highlight w:val="yellow"/>
          <w:lang w:eastAsia="en-US"/>
        </w:rPr>
        <w:t>[NEED CITATION]</w:t>
      </w:r>
      <w:r>
        <w:rPr>
          <w:lang w:eastAsia="en-US"/>
        </w:rPr>
        <w:t>.  Vehicle survivability is a point of emphasis but the FER must be kept in mind as the baseline scenario for the combined arms company has only four blue infantry sections.  Furthermore, the basic assumption is made that a platform’s crew does not survive when their vehicle is dead-lined during a simulation run.</w:t>
      </w:r>
    </w:p>
    <w:p w:rsidR="00BD45A0" w:rsidRPr="000B78B1" w:rsidRDefault="00BD45A0" w:rsidP="00BD45A0">
      <w:pPr>
        <w:pStyle w:val="2nd3rdOrderPara"/>
        <w:rPr>
          <w:lang w:eastAsia="en-US"/>
        </w:rPr>
      </w:pPr>
      <w:r>
        <w:rPr>
          <w:lang w:eastAsia="en-US"/>
        </w:rPr>
        <w:t>The system Measures of Suitability/Performance (MOS/MOP) decompose (or support) the overall System Measures of Effectiveness.  The model and simulation program chosen provide a variety of outputs that permit deeper examination of system design parameter choice effects and comparing performance between tested (simulated) system configurations.  The first and second MOPs are related to MOEs # 1 &amp; # 2, they are 1) average number of main battle tanks operational at the end of the simulation, and 2) average number of infantry fighting vehicles operational at the end of the simulation.  MOP # 3 is average number of model steps at run completion.  The final MOP is related to the last MOE and is the ratio of dismount blue forces lost to the crew blue forces lost.  This can give insight to the balance of the effects between ground combat system design parameters and indirect fire factors such as air and artillery support.</w:t>
      </w:r>
    </w:p>
    <w:p w:rsidR="000B78B1" w:rsidRPr="000B78B1" w:rsidRDefault="000B78B1" w:rsidP="000B78B1">
      <w:pPr>
        <w:pStyle w:val="2nd3rdOrderPara"/>
        <w:rPr>
          <w:lang w:eastAsia="en-US"/>
        </w:rPr>
      </w:pPr>
    </w:p>
    <w:p w:rsidR="000B78B1" w:rsidRPr="000B78B1" w:rsidRDefault="000B78B1" w:rsidP="000B78B1">
      <w:pPr>
        <w:pStyle w:val="2nd3rdOrderPara"/>
        <w:rPr>
          <w:lang w:eastAsia="en-US"/>
        </w:rPr>
      </w:pPr>
    </w:p>
    <w:p w:rsidR="000B78B1" w:rsidRDefault="000B78B1" w:rsidP="0041011D">
      <w:pPr>
        <w:pStyle w:val="2ndOrderPara"/>
      </w:pPr>
    </w:p>
    <w:p w:rsidR="000B78B1" w:rsidRPr="000B5715" w:rsidRDefault="000B78B1" w:rsidP="000B78B1">
      <w:pPr>
        <w:pStyle w:val="Heading1"/>
      </w:pPr>
      <w:bookmarkStart w:id="86" w:name="_Toc353052996"/>
      <w:r>
        <w:rPr>
          <w:caps w:val="0"/>
        </w:rPr>
        <w:lastRenderedPageBreak/>
        <w:t>V</w:t>
      </w:r>
      <w:r w:rsidRPr="00913AE5">
        <w:rPr>
          <w:caps w:val="0"/>
        </w:rPr>
        <w:t>.</w:t>
      </w:r>
      <w:r w:rsidRPr="00913AE5">
        <w:rPr>
          <w:caps w:val="0"/>
        </w:rPr>
        <w:tab/>
      </w:r>
      <w:r>
        <w:rPr>
          <w:caps w:val="0"/>
        </w:rPr>
        <w:t>ARCHITECTURAL DESCRIPTION</w:t>
      </w:r>
      <w:bookmarkEnd w:id="86"/>
    </w:p>
    <w:p w:rsidR="000B78B1" w:rsidRPr="000B5715" w:rsidRDefault="000B78B1" w:rsidP="000B78B1">
      <w:pPr>
        <w:pStyle w:val="Heading2"/>
      </w:pPr>
      <w:bookmarkStart w:id="87" w:name="_Toc353052997"/>
      <w:r>
        <w:t>A.</w:t>
      </w:r>
      <w:r>
        <w:tab/>
        <w:t>Functional decomposition</w:t>
      </w:r>
      <w:bookmarkEnd w:id="87"/>
    </w:p>
    <w:p w:rsidR="000B78B1" w:rsidRDefault="000B78B1" w:rsidP="000B78B1">
      <w:pPr>
        <w:pStyle w:val="2ndOrderPara"/>
      </w:pPr>
    </w:p>
    <w:p w:rsidR="000B78B1" w:rsidRDefault="000B78B1" w:rsidP="000B78B1">
      <w:pPr>
        <w:pStyle w:val="2ndOrderPara"/>
      </w:pPr>
    </w:p>
    <w:p w:rsidR="000B78B1" w:rsidRDefault="000B78B1" w:rsidP="000B78B1">
      <w:pPr>
        <w:pStyle w:val="2ndOrderPara"/>
      </w:pPr>
    </w:p>
    <w:p w:rsidR="000B78B1" w:rsidRPr="000B5715" w:rsidRDefault="000B78B1" w:rsidP="000B78B1">
      <w:pPr>
        <w:pStyle w:val="Heading2"/>
      </w:pPr>
      <w:bookmarkStart w:id="88" w:name="_Toc353052998"/>
      <w:r>
        <w:t>B.</w:t>
      </w:r>
      <w:r>
        <w:tab/>
        <w:t>physical decomposition</w:t>
      </w:r>
      <w:bookmarkEnd w:id="88"/>
    </w:p>
    <w:p w:rsidR="000B78B1" w:rsidRDefault="000B78B1" w:rsidP="000B78B1">
      <w:pPr>
        <w:pStyle w:val="2ndOrderPara"/>
      </w:pPr>
    </w:p>
    <w:p w:rsidR="000B78B1" w:rsidRDefault="000B78B1" w:rsidP="000B78B1">
      <w:pPr>
        <w:pStyle w:val="2ndOrderPara"/>
      </w:pPr>
    </w:p>
    <w:p w:rsidR="00C94135" w:rsidRDefault="00C94135" w:rsidP="00C94135">
      <w:pPr>
        <w:pStyle w:val="Heading1"/>
      </w:pPr>
      <w:bookmarkStart w:id="89" w:name="_Toc353052999"/>
      <w:r>
        <w:lastRenderedPageBreak/>
        <w:t>V.</w:t>
      </w:r>
      <w:r>
        <w:tab/>
        <w:t>Modeling and Simulation</w:t>
      </w:r>
      <w:bookmarkEnd w:id="89"/>
      <w:r>
        <w:t xml:space="preserve">  </w:t>
      </w:r>
    </w:p>
    <w:p w:rsidR="00C94135" w:rsidRDefault="008D6D3C" w:rsidP="00C94135">
      <w:pPr>
        <w:pStyle w:val="Heading2"/>
      </w:pPr>
      <w:bookmarkStart w:id="90" w:name="_Toc353053000"/>
      <w:r>
        <w:t>A</w:t>
      </w:r>
      <w:r w:rsidR="00C94135">
        <w:t>.</w:t>
      </w:r>
      <w:r w:rsidR="00C94135">
        <w:tab/>
        <w:t xml:space="preserve"> Design of Experiments Planning  -  Donna</w:t>
      </w:r>
      <w:bookmarkEnd w:id="90"/>
    </w:p>
    <w:p w:rsidR="00C94135" w:rsidRDefault="00C94135" w:rsidP="00C94135">
      <w:pPr>
        <w:pStyle w:val="Heading3"/>
      </w:pPr>
      <w:bookmarkStart w:id="91" w:name="_Toc353053001"/>
      <w:r>
        <w:t>1.</w:t>
      </w:r>
      <w:r>
        <w:tab/>
        <w:t>Model Data References and Definitions</w:t>
      </w:r>
      <w:bookmarkEnd w:id="91"/>
    </w:p>
    <w:p w:rsidR="00C94135" w:rsidRPr="00C94135" w:rsidRDefault="00C94135" w:rsidP="00C94135">
      <w:pPr>
        <w:pStyle w:val="3rdOrderPara"/>
        <w:rPr>
          <w:lang w:eastAsia="en-US"/>
        </w:rPr>
      </w:pPr>
    </w:p>
    <w:p w:rsidR="00C94135" w:rsidRDefault="00C94135" w:rsidP="00C94135">
      <w:pPr>
        <w:pStyle w:val="Heading3"/>
      </w:pPr>
      <w:bookmarkStart w:id="92" w:name="_Toc353053002"/>
      <w:r>
        <w:t>2.</w:t>
      </w:r>
      <w:r>
        <w:tab/>
        <w:t>Factor Levels and Probability Distributions</w:t>
      </w:r>
      <w:bookmarkEnd w:id="92"/>
    </w:p>
    <w:p w:rsidR="00C94135" w:rsidRDefault="00C94135" w:rsidP="00C94135">
      <w:pPr>
        <w:pStyle w:val="2ndOrderPara"/>
      </w:pPr>
    </w:p>
    <w:p w:rsidR="00C94135" w:rsidRDefault="00C94135" w:rsidP="00C94135">
      <w:pPr>
        <w:pStyle w:val="Heading3"/>
      </w:pPr>
      <w:bookmarkStart w:id="93" w:name="_Toc353053003"/>
      <w:r>
        <w:t>3.</w:t>
      </w:r>
      <w:r>
        <w:tab/>
        <w:t>Probability Model</w:t>
      </w:r>
      <w:bookmarkEnd w:id="93"/>
    </w:p>
    <w:p w:rsidR="00C94135" w:rsidRDefault="00C94135" w:rsidP="00C94135">
      <w:pPr>
        <w:pStyle w:val="2ndOrderPara"/>
      </w:pPr>
    </w:p>
    <w:p w:rsidR="00C94135" w:rsidRDefault="00C94135" w:rsidP="00C94135">
      <w:pPr>
        <w:pStyle w:val="Heading3"/>
      </w:pPr>
      <w:bookmarkStart w:id="94" w:name="_Toc353053004"/>
      <w:r>
        <w:t>4.</w:t>
      </w:r>
      <w:r>
        <w:tab/>
        <w:t>Scenario Development and Use Case Implementation</w:t>
      </w:r>
      <w:bookmarkEnd w:id="94"/>
    </w:p>
    <w:p w:rsidR="00C94135" w:rsidRDefault="00C94135" w:rsidP="00C94135">
      <w:pPr>
        <w:pStyle w:val="2ndOrderPara"/>
      </w:pPr>
    </w:p>
    <w:p w:rsidR="00C94135" w:rsidRDefault="00C94135" w:rsidP="00C94135">
      <w:pPr>
        <w:pStyle w:val="Heading3"/>
      </w:pPr>
      <w:bookmarkStart w:id="95" w:name="_Toc353053005"/>
      <w:r>
        <w:t>5.</w:t>
      </w:r>
      <w:r>
        <w:tab/>
        <w:t>Factorial Design</w:t>
      </w:r>
      <w:bookmarkEnd w:id="95"/>
    </w:p>
    <w:p w:rsidR="00C94135" w:rsidRDefault="00C94135" w:rsidP="00512107">
      <w:pPr>
        <w:pStyle w:val="2ndOrderPara"/>
        <w:ind w:firstLine="0"/>
      </w:pPr>
    </w:p>
    <w:p w:rsidR="00C94135" w:rsidRDefault="00C94135" w:rsidP="00C94135">
      <w:pPr>
        <w:pStyle w:val="Heading3"/>
      </w:pPr>
      <w:bookmarkStart w:id="96" w:name="_Toc353053006"/>
      <w:r>
        <w:t>6.</w:t>
      </w:r>
      <w:r>
        <w:tab/>
        <w:t>OMOE for Cost As Independent Variable</w:t>
      </w:r>
      <w:bookmarkEnd w:id="96"/>
    </w:p>
    <w:p w:rsidR="00C94135" w:rsidRDefault="00C94135" w:rsidP="00C94135">
      <w:pPr>
        <w:pStyle w:val="2ndOrderPara"/>
      </w:pPr>
    </w:p>
    <w:p w:rsidR="00C94135" w:rsidRDefault="008D6D3C" w:rsidP="00C94135">
      <w:pPr>
        <w:pStyle w:val="Heading2"/>
      </w:pPr>
      <w:bookmarkStart w:id="97" w:name="_Toc353053007"/>
      <w:r>
        <w:t>B</w:t>
      </w:r>
      <w:r w:rsidR="00C94135">
        <w:t>.</w:t>
      </w:r>
      <w:r w:rsidR="00C94135">
        <w:tab/>
        <w:t>Simulations - Joe &amp; David</w:t>
      </w:r>
      <w:bookmarkEnd w:id="97"/>
    </w:p>
    <w:p w:rsidR="00C94135" w:rsidRDefault="00C94135" w:rsidP="00C94135">
      <w:pPr>
        <w:pStyle w:val="2ndOrderPara"/>
      </w:pPr>
    </w:p>
    <w:p w:rsidR="00C94135" w:rsidRDefault="00C94135" w:rsidP="00C94135">
      <w:pPr>
        <w:pStyle w:val="Heading3"/>
      </w:pPr>
      <w:bookmarkStart w:id="98" w:name="_Toc353053008"/>
      <w:r>
        <w:lastRenderedPageBreak/>
        <w:t>1.</w:t>
      </w:r>
      <w:r>
        <w:tab/>
        <w:t>Approach and Process</w:t>
      </w:r>
      <w:bookmarkEnd w:id="98"/>
    </w:p>
    <w:p w:rsidR="00C94135" w:rsidRDefault="00C94135" w:rsidP="00C94135">
      <w:pPr>
        <w:pStyle w:val="Heading4"/>
      </w:pPr>
      <w:bookmarkStart w:id="99" w:name="_Toc353053009"/>
      <w:r>
        <w:t>a.</w:t>
      </w:r>
      <w:r>
        <w:tab/>
        <w:t>Back of the Envelope Informal Approaches</w:t>
      </w:r>
      <w:bookmarkEnd w:id="99"/>
      <w:r>
        <w:t xml:space="preserve"> </w:t>
      </w:r>
    </w:p>
    <w:p w:rsidR="00C94135" w:rsidRDefault="00C94135" w:rsidP="00C94135">
      <w:pPr>
        <w:pStyle w:val="Heading4"/>
      </w:pPr>
      <w:bookmarkStart w:id="100" w:name="_Toc353053010"/>
      <w:r>
        <w:t>b.</w:t>
      </w:r>
      <w:r>
        <w:tab/>
        <w:t>Formal Model Approaches</w:t>
      </w:r>
      <w:bookmarkEnd w:id="100"/>
    </w:p>
    <w:p w:rsidR="00C94135" w:rsidRDefault="00C94135" w:rsidP="00C94135">
      <w:pPr>
        <w:pStyle w:val="Heading4"/>
      </w:pPr>
      <w:bookmarkStart w:id="101" w:name="_Toc353053011"/>
      <w:r>
        <w:t>c.</w:t>
      </w:r>
      <w:r>
        <w:tab/>
        <w:t>Process</w:t>
      </w:r>
      <w:bookmarkEnd w:id="101"/>
    </w:p>
    <w:p w:rsidR="00C94135" w:rsidRDefault="00C94135" w:rsidP="00C94135">
      <w:pPr>
        <w:pStyle w:val="Heading4"/>
      </w:pPr>
      <w:bookmarkStart w:id="102" w:name="_Toc353053012"/>
      <w:r>
        <w:t>d.</w:t>
      </w:r>
      <w:r>
        <w:tab/>
        <w:t>Resources</w:t>
      </w:r>
      <w:bookmarkEnd w:id="102"/>
    </w:p>
    <w:p w:rsidR="00C94135" w:rsidRDefault="00C94135" w:rsidP="00C94135">
      <w:pPr>
        <w:pStyle w:val="Heading3"/>
      </w:pPr>
      <w:bookmarkStart w:id="103" w:name="_Toc353053013"/>
      <w:r>
        <w:t xml:space="preserve">2. </w:t>
      </w:r>
      <w:r>
        <w:tab/>
        <w:t>Variables and Factors.</w:t>
      </w:r>
      <w:bookmarkEnd w:id="103"/>
      <w:r>
        <w:tab/>
      </w:r>
    </w:p>
    <w:p w:rsidR="00C94135" w:rsidRDefault="00C94135" w:rsidP="00512107">
      <w:pPr>
        <w:pStyle w:val="Heading4"/>
      </w:pPr>
      <w:bookmarkStart w:id="104" w:name="_Toc353053014"/>
      <w:r>
        <w:t>a.</w:t>
      </w:r>
      <w:r>
        <w:tab/>
        <w:t>Variables of Interest</w:t>
      </w:r>
      <w:bookmarkEnd w:id="104"/>
    </w:p>
    <w:p w:rsidR="00C94135" w:rsidRDefault="00C94135" w:rsidP="00512107">
      <w:pPr>
        <w:pStyle w:val="Heading4"/>
      </w:pPr>
      <w:bookmarkStart w:id="105" w:name="_Toc353053015"/>
      <w:r>
        <w:t>b.</w:t>
      </w:r>
      <w:r>
        <w:tab/>
        <w:t>Inputs and Outputs</w:t>
      </w:r>
      <w:bookmarkEnd w:id="105"/>
    </w:p>
    <w:p w:rsidR="00C94135" w:rsidRDefault="00C94135" w:rsidP="00512107">
      <w:pPr>
        <w:pStyle w:val="Heading4"/>
      </w:pPr>
      <w:bookmarkStart w:id="106" w:name="_Toc353053016"/>
      <w:r>
        <w:t>c.</w:t>
      </w:r>
      <w:r>
        <w:tab/>
        <w:t>Noise Factors</w:t>
      </w:r>
      <w:bookmarkEnd w:id="106"/>
    </w:p>
    <w:p w:rsidR="00EB3643" w:rsidRDefault="00EB3643" w:rsidP="00EB3643">
      <w:pPr>
        <w:pStyle w:val="Heading3"/>
      </w:pPr>
      <w:r>
        <w:t xml:space="preserve">3. </w:t>
      </w:r>
      <w:r>
        <w:tab/>
        <w:t>Factors not considered</w:t>
      </w:r>
    </w:p>
    <w:p w:rsidR="00EB3643" w:rsidRPr="007E6450" w:rsidRDefault="00EB3643" w:rsidP="00EB3643">
      <w:pPr>
        <w:pStyle w:val="ListParagraph"/>
        <w:spacing w:after="0" w:line="360" w:lineRule="auto"/>
        <w:ind w:left="0" w:firstLine="720"/>
        <w:jc w:val="both"/>
        <w:rPr>
          <w:rFonts w:ascii="Times New Roman" w:hAnsi="Times New Roman"/>
          <w:sz w:val="24"/>
          <w:szCs w:val="24"/>
        </w:rPr>
      </w:pPr>
      <w:r>
        <w:rPr>
          <w:rFonts w:ascii="Times New Roman" w:hAnsi="Times New Roman"/>
          <w:sz w:val="24"/>
          <w:szCs w:val="24"/>
        </w:rPr>
        <w:t xml:space="preserve">Due to the limitations of the tool, </w:t>
      </w:r>
      <w:r w:rsidRPr="007E6450">
        <w:rPr>
          <w:rFonts w:ascii="Times New Roman" w:hAnsi="Times New Roman"/>
          <w:sz w:val="24"/>
          <w:szCs w:val="24"/>
        </w:rPr>
        <w:t xml:space="preserve">some important elements of an operational engagement </w:t>
      </w:r>
      <w:r>
        <w:rPr>
          <w:rFonts w:ascii="Times New Roman" w:hAnsi="Times New Roman"/>
          <w:sz w:val="24"/>
          <w:szCs w:val="24"/>
        </w:rPr>
        <w:t xml:space="preserve">were not considered </w:t>
      </w:r>
      <w:r w:rsidRPr="007E6450">
        <w:rPr>
          <w:rFonts w:ascii="Times New Roman" w:hAnsi="Times New Roman"/>
          <w:sz w:val="24"/>
          <w:szCs w:val="24"/>
        </w:rPr>
        <w:t>such as:</w:t>
      </w:r>
    </w:p>
    <w:p w:rsidR="00EB3643" w:rsidRPr="000B5715" w:rsidRDefault="00EB3643" w:rsidP="00EB3643">
      <w:pPr>
        <w:spacing w:line="360" w:lineRule="auto"/>
      </w:pPr>
      <w:r w:rsidRPr="000B5715">
        <w:t>Operational Variables (PMESII-TC)</w:t>
      </w:r>
    </w:p>
    <w:p w:rsidR="00EB3643" w:rsidRPr="000B5715" w:rsidRDefault="00EB3643" w:rsidP="00EB3643">
      <w:pPr>
        <w:pStyle w:val="ListParagraph"/>
        <w:numPr>
          <w:ilvl w:val="0"/>
          <w:numId w:val="16"/>
        </w:numPr>
        <w:spacing w:line="360" w:lineRule="auto"/>
        <w:jc w:val="both"/>
        <w:rPr>
          <w:rFonts w:ascii="Times New Roman" w:hAnsi="Times New Roman"/>
          <w:sz w:val="24"/>
          <w:szCs w:val="24"/>
        </w:rPr>
      </w:pPr>
      <w:r w:rsidRPr="000B5715">
        <w:rPr>
          <w:rFonts w:ascii="Times New Roman" w:hAnsi="Times New Roman"/>
          <w:sz w:val="24"/>
          <w:szCs w:val="24"/>
        </w:rPr>
        <w:t>Political</w:t>
      </w:r>
    </w:p>
    <w:p w:rsidR="00EB3643" w:rsidRPr="000B5715" w:rsidRDefault="00EB3643" w:rsidP="00EB3643">
      <w:pPr>
        <w:pStyle w:val="ListParagraph"/>
        <w:numPr>
          <w:ilvl w:val="0"/>
          <w:numId w:val="16"/>
        </w:numPr>
        <w:spacing w:line="360" w:lineRule="auto"/>
        <w:jc w:val="both"/>
        <w:rPr>
          <w:rFonts w:ascii="Times New Roman" w:hAnsi="Times New Roman"/>
          <w:sz w:val="24"/>
          <w:szCs w:val="24"/>
        </w:rPr>
      </w:pPr>
      <w:r w:rsidRPr="000B5715">
        <w:rPr>
          <w:rFonts w:ascii="Times New Roman" w:hAnsi="Times New Roman"/>
          <w:sz w:val="24"/>
          <w:szCs w:val="24"/>
        </w:rPr>
        <w:t>Military</w:t>
      </w:r>
    </w:p>
    <w:p w:rsidR="00EB3643" w:rsidRPr="000B5715" w:rsidRDefault="00EB3643" w:rsidP="00EB3643">
      <w:pPr>
        <w:pStyle w:val="ListParagraph"/>
        <w:numPr>
          <w:ilvl w:val="0"/>
          <w:numId w:val="16"/>
        </w:numPr>
        <w:spacing w:line="360" w:lineRule="auto"/>
        <w:jc w:val="both"/>
        <w:rPr>
          <w:rFonts w:ascii="Times New Roman" w:hAnsi="Times New Roman"/>
          <w:sz w:val="24"/>
          <w:szCs w:val="24"/>
        </w:rPr>
      </w:pPr>
      <w:r w:rsidRPr="000B5715">
        <w:rPr>
          <w:rFonts w:ascii="Times New Roman" w:hAnsi="Times New Roman"/>
          <w:sz w:val="24"/>
          <w:szCs w:val="24"/>
        </w:rPr>
        <w:t>Economic</w:t>
      </w:r>
    </w:p>
    <w:p w:rsidR="00EB3643" w:rsidRPr="000B5715" w:rsidRDefault="00EB3643" w:rsidP="00EB3643">
      <w:pPr>
        <w:pStyle w:val="ListParagraph"/>
        <w:numPr>
          <w:ilvl w:val="0"/>
          <w:numId w:val="16"/>
        </w:numPr>
        <w:spacing w:line="360" w:lineRule="auto"/>
        <w:jc w:val="both"/>
        <w:rPr>
          <w:rFonts w:ascii="Times New Roman" w:hAnsi="Times New Roman"/>
          <w:sz w:val="24"/>
          <w:szCs w:val="24"/>
        </w:rPr>
      </w:pPr>
      <w:r w:rsidRPr="000B5715">
        <w:rPr>
          <w:rFonts w:ascii="Times New Roman" w:hAnsi="Times New Roman"/>
          <w:sz w:val="24"/>
          <w:szCs w:val="24"/>
        </w:rPr>
        <w:t xml:space="preserve">Social </w:t>
      </w:r>
    </w:p>
    <w:p w:rsidR="00EB3643" w:rsidRPr="000B5715" w:rsidRDefault="00EB3643" w:rsidP="00EB3643">
      <w:pPr>
        <w:pStyle w:val="ListParagraph"/>
        <w:numPr>
          <w:ilvl w:val="0"/>
          <w:numId w:val="16"/>
        </w:numPr>
        <w:spacing w:line="360" w:lineRule="auto"/>
        <w:jc w:val="both"/>
        <w:rPr>
          <w:rFonts w:ascii="Times New Roman" w:hAnsi="Times New Roman"/>
          <w:sz w:val="24"/>
          <w:szCs w:val="24"/>
        </w:rPr>
      </w:pPr>
      <w:r w:rsidRPr="000B5715">
        <w:rPr>
          <w:rFonts w:ascii="Times New Roman" w:hAnsi="Times New Roman"/>
          <w:sz w:val="24"/>
          <w:szCs w:val="24"/>
        </w:rPr>
        <w:t>Information</w:t>
      </w:r>
    </w:p>
    <w:p w:rsidR="00EB3643" w:rsidRPr="000B5715" w:rsidRDefault="00EB3643" w:rsidP="00EB3643">
      <w:pPr>
        <w:pStyle w:val="ListParagraph"/>
        <w:numPr>
          <w:ilvl w:val="0"/>
          <w:numId w:val="16"/>
        </w:numPr>
        <w:spacing w:line="360" w:lineRule="auto"/>
        <w:jc w:val="both"/>
        <w:rPr>
          <w:rFonts w:ascii="Times New Roman" w:hAnsi="Times New Roman"/>
          <w:sz w:val="24"/>
          <w:szCs w:val="24"/>
        </w:rPr>
      </w:pPr>
      <w:r w:rsidRPr="000B5715">
        <w:rPr>
          <w:rFonts w:ascii="Times New Roman" w:hAnsi="Times New Roman"/>
          <w:sz w:val="24"/>
          <w:szCs w:val="24"/>
        </w:rPr>
        <w:t>Infrastructure</w:t>
      </w:r>
    </w:p>
    <w:p w:rsidR="00EB3643" w:rsidRPr="000B5715" w:rsidRDefault="00EB3643" w:rsidP="00EB3643">
      <w:pPr>
        <w:pStyle w:val="ListParagraph"/>
        <w:numPr>
          <w:ilvl w:val="0"/>
          <w:numId w:val="16"/>
        </w:numPr>
        <w:spacing w:line="360" w:lineRule="auto"/>
        <w:jc w:val="both"/>
        <w:rPr>
          <w:rFonts w:ascii="Times New Roman" w:hAnsi="Times New Roman"/>
          <w:sz w:val="24"/>
          <w:szCs w:val="24"/>
        </w:rPr>
      </w:pPr>
      <w:r w:rsidRPr="000B5715">
        <w:rPr>
          <w:rFonts w:ascii="Times New Roman" w:hAnsi="Times New Roman"/>
          <w:sz w:val="24"/>
          <w:szCs w:val="24"/>
        </w:rPr>
        <w:t>Physical Environment</w:t>
      </w:r>
    </w:p>
    <w:p w:rsidR="00EB3643" w:rsidRDefault="00EB3643" w:rsidP="00EB3643">
      <w:pPr>
        <w:pStyle w:val="ListParagraph"/>
        <w:spacing w:line="360" w:lineRule="auto"/>
        <w:ind w:left="0" w:firstLine="720"/>
        <w:jc w:val="both"/>
        <w:rPr>
          <w:rFonts w:ascii="Times New Roman" w:hAnsi="Times New Roman"/>
          <w:sz w:val="24"/>
          <w:szCs w:val="24"/>
        </w:rPr>
      </w:pPr>
      <w:r>
        <w:rPr>
          <w:rFonts w:ascii="Times New Roman" w:hAnsi="Times New Roman"/>
          <w:sz w:val="24"/>
          <w:szCs w:val="24"/>
        </w:rPr>
        <w:t>The modeling tool used, MANA,</w:t>
      </w:r>
      <w:r w:rsidRPr="000149B3">
        <w:rPr>
          <w:rFonts w:ascii="Times New Roman" w:hAnsi="Times New Roman"/>
          <w:sz w:val="24"/>
          <w:szCs w:val="24"/>
        </w:rPr>
        <w:t xml:space="preserve"> is not the only tool available</w:t>
      </w:r>
      <w:r>
        <w:rPr>
          <w:rFonts w:ascii="Times New Roman" w:hAnsi="Times New Roman"/>
          <w:sz w:val="24"/>
          <w:szCs w:val="24"/>
        </w:rPr>
        <w:t>.  O</w:t>
      </w:r>
      <w:r w:rsidRPr="000149B3">
        <w:rPr>
          <w:rFonts w:ascii="Times New Roman" w:hAnsi="Times New Roman"/>
          <w:sz w:val="24"/>
          <w:szCs w:val="24"/>
        </w:rPr>
        <w:t xml:space="preserve">ther tools have the capability to allow for implementation of </w:t>
      </w:r>
      <w:r>
        <w:rPr>
          <w:rFonts w:ascii="Times New Roman" w:hAnsi="Times New Roman"/>
          <w:sz w:val="24"/>
          <w:szCs w:val="24"/>
        </w:rPr>
        <w:t>the various operational v</w:t>
      </w:r>
      <w:r w:rsidRPr="000149B3">
        <w:rPr>
          <w:rFonts w:ascii="Times New Roman" w:hAnsi="Times New Roman"/>
          <w:sz w:val="24"/>
          <w:szCs w:val="24"/>
        </w:rPr>
        <w:t>ariables</w:t>
      </w:r>
      <w:r>
        <w:rPr>
          <w:rFonts w:ascii="Times New Roman" w:hAnsi="Times New Roman"/>
          <w:sz w:val="24"/>
          <w:szCs w:val="24"/>
        </w:rPr>
        <w:t xml:space="preserve"> noted previously. H</w:t>
      </w:r>
      <w:r w:rsidRPr="000149B3">
        <w:rPr>
          <w:rFonts w:ascii="Times New Roman" w:hAnsi="Times New Roman"/>
          <w:sz w:val="24"/>
          <w:szCs w:val="24"/>
        </w:rPr>
        <w:t xml:space="preserve">owever, due to </w:t>
      </w:r>
      <w:r>
        <w:rPr>
          <w:rFonts w:ascii="Times New Roman" w:hAnsi="Times New Roman"/>
          <w:sz w:val="24"/>
          <w:szCs w:val="24"/>
        </w:rPr>
        <w:t xml:space="preserve">both time and </w:t>
      </w:r>
      <w:r w:rsidRPr="000149B3">
        <w:rPr>
          <w:rFonts w:ascii="Times New Roman" w:hAnsi="Times New Roman"/>
          <w:sz w:val="24"/>
          <w:szCs w:val="24"/>
        </w:rPr>
        <w:t>the lack of availability MANA and its basic capabilities</w:t>
      </w:r>
      <w:r>
        <w:rPr>
          <w:rFonts w:ascii="Times New Roman" w:hAnsi="Times New Roman"/>
          <w:sz w:val="24"/>
          <w:szCs w:val="24"/>
        </w:rPr>
        <w:t xml:space="preserve"> were implemented </w:t>
      </w:r>
      <w:r w:rsidRPr="000149B3">
        <w:rPr>
          <w:rFonts w:ascii="Times New Roman" w:hAnsi="Times New Roman"/>
          <w:sz w:val="24"/>
          <w:szCs w:val="24"/>
        </w:rPr>
        <w:t>to provide the basis for</w:t>
      </w:r>
      <w:r>
        <w:rPr>
          <w:rFonts w:ascii="Times New Roman" w:hAnsi="Times New Roman"/>
          <w:sz w:val="24"/>
          <w:szCs w:val="24"/>
        </w:rPr>
        <w:t xml:space="preserve"> the </w:t>
      </w:r>
      <w:r w:rsidRPr="000149B3">
        <w:rPr>
          <w:rFonts w:ascii="Times New Roman" w:hAnsi="Times New Roman"/>
          <w:sz w:val="24"/>
          <w:szCs w:val="24"/>
        </w:rPr>
        <w:t xml:space="preserve">analysis.  </w:t>
      </w:r>
    </w:p>
    <w:p w:rsidR="00EB3643" w:rsidRDefault="00EB3643" w:rsidP="00EB3643">
      <w:pPr>
        <w:pStyle w:val="4thOrderPara"/>
        <w:ind w:firstLine="0"/>
      </w:pPr>
    </w:p>
    <w:p w:rsidR="00EB3643" w:rsidRPr="00EB3643" w:rsidRDefault="00EB3643" w:rsidP="00EB3643">
      <w:pPr>
        <w:pStyle w:val="4thOrderPara"/>
        <w:ind w:firstLine="0"/>
      </w:pPr>
    </w:p>
    <w:p w:rsidR="00C94135" w:rsidRDefault="008D6D3C" w:rsidP="00512107">
      <w:pPr>
        <w:pStyle w:val="Heading2"/>
      </w:pPr>
      <w:bookmarkStart w:id="107" w:name="_Toc353053017"/>
      <w:r>
        <w:lastRenderedPageBreak/>
        <w:t>C</w:t>
      </w:r>
      <w:r w:rsidR="00C94135">
        <w:t>.</w:t>
      </w:r>
      <w:r w:rsidR="00C94135">
        <w:tab/>
        <w:t>Results</w:t>
      </w:r>
      <w:bookmarkEnd w:id="107"/>
    </w:p>
    <w:p w:rsidR="00C94135" w:rsidRDefault="00C94135" w:rsidP="00512107">
      <w:pPr>
        <w:pStyle w:val="Heading3"/>
      </w:pPr>
      <w:bookmarkStart w:id="108" w:name="_Toc353053018"/>
      <w:r>
        <w:t>1.</w:t>
      </w:r>
      <w:r>
        <w:tab/>
        <w:t>Regression Analysis and CAIV Results</w:t>
      </w:r>
      <w:bookmarkEnd w:id="108"/>
    </w:p>
    <w:p w:rsidR="00C94135" w:rsidRDefault="00C94135" w:rsidP="00512107">
      <w:pPr>
        <w:pStyle w:val="Heading3"/>
      </w:pPr>
      <w:bookmarkStart w:id="109" w:name="_Toc353053019"/>
      <w:r>
        <w:t>2.</w:t>
      </w:r>
      <w:r>
        <w:tab/>
        <w:t>Baseline Analysis</w:t>
      </w:r>
      <w:bookmarkEnd w:id="109"/>
    </w:p>
    <w:p w:rsidR="00C94135" w:rsidRDefault="00C94135" w:rsidP="00512107">
      <w:pPr>
        <w:pStyle w:val="Heading3"/>
      </w:pPr>
      <w:bookmarkStart w:id="110" w:name="_Toc353053020"/>
      <w:r>
        <w:t>3.</w:t>
      </w:r>
      <w:r>
        <w:tab/>
        <w:t>Alternative Configuration Analysis</w:t>
      </w:r>
      <w:bookmarkEnd w:id="110"/>
    </w:p>
    <w:p w:rsidR="00C94135" w:rsidRDefault="00C94135" w:rsidP="00512107">
      <w:pPr>
        <w:pStyle w:val="Heading1"/>
      </w:pPr>
      <w:bookmarkStart w:id="111" w:name="_Toc353053021"/>
      <w:r>
        <w:lastRenderedPageBreak/>
        <w:t>6.</w:t>
      </w:r>
      <w:r>
        <w:tab/>
        <w:t>Summary and Recommendations  - All</w:t>
      </w:r>
      <w:bookmarkEnd w:id="111"/>
    </w:p>
    <w:p w:rsidR="00C94135" w:rsidRDefault="008D6D3C" w:rsidP="00512107">
      <w:pPr>
        <w:pStyle w:val="Heading2"/>
      </w:pPr>
      <w:bookmarkStart w:id="112" w:name="_Toc353053022"/>
      <w:r>
        <w:t>A</w:t>
      </w:r>
      <w:r w:rsidR="00C94135">
        <w:t>.</w:t>
      </w:r>
      <w:r w:rsidR="00C94135">
        <w:tab/>
        <w:t>Challenges</w:t>
      </w:r>
      <w:bookmarkEnd w:id="112"/>
    </w:p>
    <w:p w:rsidR="00EB3643" w:rsidRPr="000149B3" w:rsidRDefault="00EB3643" w:rsidP="00EB3643">
      <w:pPr>
        <w:pStyle w:val="ListParagraph"/>
        <w:spacing w:line="360" w:lineRule="auto"/>
        <w:ind w:left="0" w:firstLine="720"/>
        <w:jc w:val="both"/>
        <w:rPr>
          <w:rFonts w:ascii="Times New Roman" w:hAnsi="Times New Roman"/>
          <w:sz w:val="24"/>
          <w:szCs w:val="24"/>
        </w:rPr>
      </w:pPr>
      <w:r>
        <w:rPr>
          <w:rFonts w:ascii="Times New Roman" w:hAnsi="Times New Roman"/>
          <w:sz w:val="24"/>
          <w:szCs w:val="24"/>
        </w:rPr>
        <w:t xml:space="preserve">The lack of higher power tools and assistance </w:t>
      </w:r>
      <w:r w:rsidRPr="000149B3">
        <w:rPr>
          <w:rFonts w:ascii="Times New Roman" w:hAnsi="Times New Roman"/>
          <w:sz w:val="24"/>
          <w:szCs w:val="24"/>
        </w:rPr>
        <w:t>reiterates the necessity of the process as the foundation</w:t>
      </w:r>
      <w:r>
        <w:rPr>
          <w:rFonts w:ascii="Times New Roman" w:hAnsi="Times New Roman"/>
          <w:sz w:val="24"/>
          <w:szCs w:val="24"/>
        </w:rPr>
        <w:t xml:space="preserve"> for this type of work. The process as stated can be followed using different tools to achieve a higher fidelity model. Process outlined in this thesis </w:t>
      </w:r>
      <w:r w:rsidRPr="000149B3">
        <w:rPr>
          <w:rFonts w:ascii="Times New Roman" w:hAnsi="Times New Roman"/>
          <w:sz w:val="24"/>
          <w:szCs w:val="24"/>
        </w:rPr>
        <w:t>identifies the type of data and steps required to achieve an outcome, and it does not dictate tools to use.</w:t>
      </w:r>
    </w:p>
    <w:p w:rsidR="00EB3643" w:rsidRPr="00EB3643" w:rsidRDefault="00EB3643" w:rsidP="00EB3643">
      <w:pPr>
        <w:pStyle w:val="2nd3rdOrderPara"/>
      </w:pPr>
    </w:p>
    <w:p w:rsidR="00C94135" w:rsidRDefault="008D6D3C" w:rsidP="00512107">
      <w:pPr>
        <w:pStyle w:val="Heading2"/>
      </w:pPr>
      <w:bookmarkStart w:id="113" w:name="_Toc353053023"/>
      <w:r>
        <w:t>B</w:t>
      </w:r>
      <w:r w:rsidR="00C94135">
        <w:t>.</w:t>
      </w:r>
      <w:r w:rsidR="00C94135">
        <w:tab/>
        <w:t>Follow-on Work</w:t>
      </w:r>
      <w:bookmarkEnd w:id="113"/>
    </w:p>
    <w:p w:rsidR="00C94135" w:rsidRDefault="008D6D3C" w:rsidP="00512107">
      <w:pPr>
        <w:pStyle w:val="Heading2"/>
      </w:pPr>
      <w:bookmarkStart w:id="114" w:name="_Toc353053024"/>
      <w:r>
        <w:t>C</w:t>
      </w:r>
      <w:r w:rsidR="00C94135">
        <w:t>.</w:t>
      </w:r>
      <w:r w:rsidR="00C94135">
        <w:tab/>
        <w:t>Recommendations</w:t>
      </w:r>
      <w:bookmarkEnd w:id="114"/>
    </w:p>
    <w:p w:rsidR="00C94135" w:rsidRDefault="00C94135" w:rsidP="00512107">
      <w:pPr>
        <w:pStyle w:val="Heading1"/>
      </w:pPr>
      <w:bookmarkStart w:id="115" w:name="_Toc353053025"/>
      <w:r>
        <w:lastRenderedPageBreak/>
        <w:t>7.</w:t>
      </w:r>
      <w:r>
        <w:tab/>
        <w:t>Deliverables</w:t>
      </w:r>
      <w:bookmarkEnd w:id="115"/>
    </w:p>
    <w:p w:rsidR="00C94135" w:rsidRDefault="008D6D3C" w:rsidP="00512107">
      <w:pPr>
        <w:pStyle w:val="Heading2"/>
      </w:pPr>
      <w:bookmarkStart w:id="116" w:name="_Toc353053026"/>
      <w:r>
        <w:t>A</w:t>
      </w:r>
      <w:r w:rsidR="00C94135">
        <w:t>.</w:t>
      </w:r>
      <w:r w:rsidR="00C94135">
        <w:tab/>
        <w:t>Reference Models for Simulations</w:t>
      </w:r>
      <w:bookmarkEnd w:id="116"/>
    </w:p>
    <w:p w:rsidR="000B78B1" w:rsidRDefault="008D6D3C" w:rsidP="00512107">
      <w:pPr>
        <w:pStyle w:val="Heading2"/>
      </w:pPr>
      <w:bookmarkStart w:id="117" w:name="_Toc353053027"/>
      <w:r>
        <w:t>B</w:t>
      </w:r>
      <w:r w:rsidR="00C94135">
        <w:t>.</w:t>
      </w:r>
      <w:r w:rsidR="00C94135">
        <w:tab/>
        <w:t>Simulation Output Data</w:t>
      </w:r>
      <w:bookmarkEnd w:id="117"/>
    </w:p>
    <w:p w:rsidR="00C94135" w:rsidRDefault="00C94135" w:rsidP="0041011D">
      <w:pPr>
        <w:pStyle w:val="2ndOrderPara"/>
      </w:pPr>
    </w:p>
    <w:p w:rsidR="00C94135" w:rsidRDefault="00C94135" w:rsidP="0041011D">
      <w:pPr>
        <w:pStyle w:val="2ndOrderPara"/>
      </w:pPr>
    </w:p>
    <w:p w:rsidR="00C94135" w:rsidRDefault="00C94135" w:rsidP="0041011D">
      <w:pPr>
        <w:pStyle w:val="2ndOrderPara"/>
      </w:pPr>
    </w:p>
    <w:p w:rsidR="00C94135" w:rsidRDefault="00C94135" w:rsidP="0041011D">
      <w:pPr>
        <w:pStyle w:val="2ndOrderPara"/>
      </w:pPr>
    </w:p>
    <w:p w:rsidR="00C94135" w:rsidRDefault="00C94135" w:rsidP="0041011D">
      <w:pPr>
        <w:pStyle w:val="2ndOrderPara"/>
      </w:pPr>
    </w:p>
    <w:p w:rsidR="000B78B1" w:rsidRDefault="000B78B1" w:rsidP="0041011D">
      <w:pPr>
        <w:pStyle w:val="2ndOrderPara"/>
      </w:pPr>
    </w:p>
    <w:p w:rsidR="000B78B1" w:rsidRDefault="000B78B1" w:rsidP="0041011D">
      <w:pPr>
        <w:pStyle w:val="2ndOrderPara"/>
      </w:pPr>
    </w:p>
    <w:p w:rsidR="000B78B1" w:rsidRDefault="000B78B1" w:rsidP="0041011D">
      <w:pPr>
        <w:pStyle w:val="2ndOrderPara"/>
      </w:pPr>
    </w:p>
    <w:p w:rsidR="00702FBA" w:rsidRDefault="00702FBA" w:rsidP="00091962">
      <w:pPr>
        <w:pStyle w:val="BLANKPAGE"/>
      </w:pPr>
      <w:r>
        <w:lastRenderedPageBreak/>
        <w:t>THIS PAGE INTENTIONALLY LEFT BLANK</w:t>
      </w:r>
    </w:p>
    <w:p w:rsidR="00702FBA" w:rsidRDefault="00702FBA" w:rsidP="008234A2">
      <w:pPr>
        <w:pStyle w:val="Heading1"/>
      </w:pPr>
      <w:bookmarkStart w:id="118" w:name="_Toc353053028"/>
      <w:r>
        <w:lastRenderedPageBreak/>
        <w:t>LIST OF REFERENCES</w:t>
      </w:r>
      <w:bookmarkEnd w:id="12"/>
      <w:bookmarkEnd w:id="13"/>
      <w:bookmarkEnd w:id="118"/>
    </w:p>
    <w:p w:rsidR="00D3747E" w:rsidRDefault="00176B1F" w:rsidP="00D3747E">
      <w:pPr>
        <w:pStyle w:val="Bibliography"/>
        <w:ind w:left="720" w:hanging="720"/>
        <w:jc w:val="left"/>
        <w:rPr>
          <w:noProof/>
        </w:rPr>
      </w:pPr>
      <w:r>
        <w:rPr>
          <w:noProof/>
        </w:rPr>
        <w:fldChar w:fldCharType="begin"/>
      </w:r>
      <w:r w:rsidR="0010640F">
        <w:rPr>
          <w:noProof/>
        </w:rPr>
        <w:instrText xml:space="preserve"> BIBLIOGRAPHY  \l 1033 </w:instrText>
      </w:r>
      <w:r>
        <w:rPr>
          <w:noProof/>
        </w:rPr>
        <w:fldChar w:fldCharType="separate"/>
      </w:r>
      <w:r w:rsidR="00D3747E">
        <w:rPr>
          <w:noProof/>
        </w:rPr>
        <w:t xml:space="preserve">Cairnes, W. E. (Ed.). (2004). </w:t>
      </w:r>
      <w:r w:rsidR="00D3747E">
        <w:rPr>
          <w:i/>
          <w:iCs/>
          <w:noProof/>
        </w:rPr>
        <w:t>Napoleon's Military Maxims</w:t>
      </w:r>
      <w:r w:rsidR="00D3747E">
        <w:rPr>
          <w:noProof/>
        </w:rPr>
        <w:t xml:space="preserve"> (Vol. 1). (G. C. D'Aguulier, Trans.) Mineola, NY, USA: Dover Publishing.</w:t>
      </w:r>
    </w:p>
    <w:p w:rsidR="00D3747E" w:rsidRDefault="00D3747E" w:rsidP="00D3747E">
      <w:pPr>
        <w:pStyle w:val="Bibliography"/>
        <w:ind w:left="720" w:hanging="720"/>
        <w:jc w:val="left"/>
        <w:rPr>
          <w:noProof/>
        </w:rPr>
      </w:pPr>
      <w:r>
        <w:rPr>
          <w:noProof/>
        </w:rPr>
        <w:t xml:space="preserve">Department of the Army Office of the Deputy Chief of Staff, G-8 Future Force Division (FDF). (2013). </w:t>
      </w:r>
      <w:r>
        <w:rPr>
          <w:i/>
          <w:iCs/>
          <w:noProof/>
        </w:rPr>
        <w:t>Army Equipment Modernization Strategy.</w:t>
      </w:r>
      <w:r>
        <w:rPr>
          <w:noProof/>
        </w:rPr>
        <w:t xml:space="preserve"> Future Force Division (FDF). Washington DC: Department of the Army.</w:t>
      </w:r>
    </w:p>
    <w:p w:rsidR="00D3747E" w:rsidRDefault="00D3747E" w:rsidP="00D3747E">
      <w:pPr>
        <w:pStyle w:val="Bibliography"/>
        <w:ind w:left="720" w:hanging="720"/>
        <w:jc w:val="left"/>
        <w:rPr>
          <w:noProof/>
        </w:rPr>
      </w:pPr>
      <w:r>
        <w:rPr>
          <w:noProof/>
        </w:rPr>
        <w:t xml:space="preserve">Haulman, D. D. (2002). </w:t>
      </w:r>
      <w:r>
        <w:rPr>
          <w:i/>
          <w:iCs/>
          <w:noProof/>
        </w:rPr>
        <w:t>NO CONTEST: AERIAL COMBAT IN THE 1990s.</w:t>
      </w:r>
      <w:r>
        <w:rPr>
          <w:noProof/>
        </w:rPr>
        <w:t xml:space="preserve"> Maxwell AFB, AL: U. S. Air Force Historical Research Agency.</w:t>
      </w:r>
    </w:p>
    <w:p w:rsidR="00D3747E" w:rsidRDefault="00D3747E" w:rsidP="00D3747E">
      <w:pPr>
        <w:pStyle w:val="Bibliography"/>
        <w:ind w:left="720" w:hanging="720"/>
        <w:jc w:val="left"/>
        <w:rPr>
          <w:noProof/>
        </w:rPr>
      </w:pPr>
      <w:r>
        <w:rPr>
          <w:noProof/>
        </w:rPr>
        <w:t xml:space="preserve">Hernandez, A. S. (2008). </w:t>
      </w:r>
      <w:r>
        <w:rPr>
          <w:i/>
          <w:iCs/>
          <w:noProof/>
        </w:rPr>
        <w:t>Breaking barriers to design dimensions in nearly orthogonal Latin hypercubes.</w:t>
      </w:r>
      <w:r>
        <w:rPr>
          <w:noProof/>
        </w:rPr>
        <w:t xml:space="preserve"> Monterey California: Naval Postgraduate School. Retrieved April 1, 2013, from http://www.dtic.mil/cgi-bin/GetTRDoc?AD=ADA494168</w:t>
      </w:r>
    </w:p>
    <w:p w:rsidR="00D3747E" w:rsidRDefault="00D3747E" w:rsidP="00D3747E">
      <w:pPr>
        <w:pStyle w:val="Bibliography"/>
        <w:ind w:left="720" w:hanging="720"/>
        <w:jc w:val="left"/>
        <w:rPr>
          <w:noProof/>
        </w:rPr>
      </w:pPr>
      <w:r>
        <w:rPr>
          <w:noProof/>
        </w:rPr>
        <w:t xml:space="preserve">Kelly, T. K., Landree, E., Peters, J. E., Steeb, R., Moore, L. R., &amp; Martin, A. (2011). </w:t>
      </w:r>
      <w:r>
        <w:rPr>
          <w:i/>
          <w:iCs/>
          <w:noProof/>
        </w:rPr>
        <w:t>The U.S. Combat and Tactical Wheeled Vehicle Fleets.</w:t>
      </w:r>
      <w:r>
        <w:rPr>
          <w:noProof/>
        </w:rPr>
        <w:t xml:space="preserve"> National Defense Research Institute,. Arlington VA: RAND Corporation.</w:t>
      </w:r>
    </w:p>
    <w:p w:rsidR="00D3747E" w:rsidRDefault="00D3747E" w:rsidP="00D3747E">
      <w:pPr>
        <w:pStyle w:val="Bibliography"/>
        <w:ind w:left="720" w:hanging="720"/>
        <w:jc w:val="left"/>
        <w:rPr>
          <w:noProof/>
        </w:rPr>
      </w:pPr>
      <w:r>
        <w:rPr>
          <w:noProof/>
        </w:rPr>
        <w:t xml:space="preserve">Kempinski, B., &amp; Murphy, C. (2012, November). Technical Challenges of the U.S. Army’s Ground Combat Vehicle Program. </w:t>
      </w:r>
      <w:r>
        <w:rPr>
          <w:i/>
          <w:iCs/>
          <w:noProof/>
        </w:rPr>
        <w:t>Working Paper Series Congressional Budget Office</w:t>
      </w:r>
      <w:r>
        <w:rPr>
          <w:noProof/>
        </w:rPr>
        <w:t>, 64.</w:t>
      </w:r>
    </w:p>
    <w:p w:rsidR="00D3747E" w:rsidRDefault="00D3747E" w:rsidP="00D3747E">
      <w:pPr>
        <w:pStyle w:val="Bibliography"/>
        <w:ind w:left="720" w:hanging="720"/>
        <w:jc w:val="left"/>
        <w:rPr>
          <w:noProof/>
        </w:rPr>
      </w:pPr>
      <w:r>
        <w:rPr>
          <w:noProof/>
        </w:rPr>
        <w:t xml:space="preserve">Mait, J. N., &amp; Kugler, R. L. (2004, July). Alternative Approaches to Army Transformation. </w:t>
      </w:r>
      <w:r>
        <w:rPr>
          <w:i/>
          <w:iCs/>
          <w:noProof/>
        </w:rPr>
        <w:t>Defense Horizons</w:t>
      </w:r>
      <w:r>
        <w:rPr>
          <w:noProof/>
        </w:rPr>
        <w:t>, p. 9.</w:t>
      </w:r>
    </w:p>
    <w:p w:rsidR="00D3747E" w:rsidRDefault="00D3747E" w:rsidP="00D3747E">
      <w:pPr>
        <w:pStyle w:val="Bibliography"/>
        <w:ind w:left="720" w:hanging="720"/>
        <w:jc w:val="left"/>
        <w:rPr>
          <w:noProof/>
        </w:rPr>
      </w:pPr>
      <w:r>
        <w:rPr>
          <w:noProof/>
        </w:rPr>
        <w:t xml:space="preserve">McIntosh, G. C., Galligan, D. P., Anderson, M. A., &amp; Lauren, M. K. (2007). Recent Developments in the MANA Agent-based Model. </w:t>
      </w:r>
      <w:r>
        <w:rPr>
          <w:i/>
          <w:iCs/>
          <w:noProof/>
        </w:rPr>
        <w:t>Scythe - Workshop 13</w:t>
      </w:r>
      <w:r>
        <w:rPr>
          <w:noProof/>
        </w:rPr>
        <w:t xml:space="preserve"> (pp. 38-39). Singapore: International Data Farming Community. Retrieved April 1, 2003, from http://harvest.nps.edu/scythe/Issue1/scythe_1_1.pdf</w:t>
      </w:r>
    </w:p>
    <w:p w:rsidR="00D3747E" w:rsidRDefault="00D3747E" w:rsidP="00D3747E">
      <w:pPr>
        <w:pStyle w:val="Bibliography"/>
        <w:ind w:left="720" w:hanging="720"/>
        <w:jc w:val="left"/>
        <w:rPr>
          <w:noProof/>
        </w:rPr>
      </w:pPr>
      <w:r>
        <w:rPr>
          <w:noProof/>
        </w:rPr>
        <w:t>Molitoris, H., &amp; Hicks, D. (2009, August). System Engineering approach to assessing Integrated Survivability. Warren, MI, USA: US Army RDECOM-TARDEC.</w:t>
      </w:r>
    </w:p>
    <w:p w:rsidR="00D3747E" w:rsidRDefault="00D3747E" w:rsidP="00D3747E">
      <w:pPr>
        <w:pStyle w:val="Bibliography"/>
        <w:ind w:left="720" w:hanging="720"/>
        <w:jc w:val="left"/>
        <w:rPr>
          <w:noProof/>
        </w:rPr>
      </w:pPr>
      <w:r>
        <w:rPr>
          <w:noProof/>
        </w:rPr>
        <w:t xml:space="preserve">Office of the Deputy Under Secretary of Defense for Acquisition and Technology, S. a. (2008). </w:t>
      </w:r>
      <w:r>
        <w:rPr>
          <w:i/>
          <w:iCs/>
          <w:noProof/>
        </w:rPr>
        <w:t>Office of the Deputy Under Secretary of Defense for Acquisition and Technology, Systems and Software Engineering. Systems Engineering Guide for Systems of Systems, Version 1.0.</w:t>
      </w:r>
      <w:r>
        <w:rPr>
          <w:noProof/>
        </w:rPr>
        <w:t xml:space="preserve"> Washington, DC: ODUSD(A&amp;T)SSE.</w:t>
      </w:r>
    </w:p>
    <w:p w:rsidR="00D3747E" w:rsidRDefault="00D3747E" w:rsidP="00D3747E">
      <w:pPr>
        <w:pStyle w:val="Bibliography"/>
        <w:ind w:left="720" w:hanging="720"/>
        <w:jc w:val="left"/>
        <w:rPr>
          <w:noProof/>
        </w:rPr>
      </w:pPr>
      <w:r>
        <w:rPr>
          <w:noProof/>
        </w:rPr>
        <w:t xml:space="preserve">Pederson, R. B. (1998). </w:t>
      </w:r>
      <w:r>
        <w:rPr>
          <w:i/>
          <w:iCs/>
          <w:noProof/>
        </w:rPr>
        <w:t>A Study of Combined Arms Warfare by Alexander the Great.</w:t>
      </w:r>
      <w:r>
        <w:rPr>
          <w:noProof/>
        </w:rPr>
        <w:t xml:space="preserve"> Fort Leavenworth, KS: U.S. Army Command and General Staff College. Retrieved February 3, 2013, from http://www.dtic.mil/dtic/tr/fulltext/u2/a350056.pdf</w:t>
      </w:r>
    </w:p>
    <w:p w:rsidR="00D3747E" w:rsidRDefault="00D3747E" w:rsidP="00D3747E">
      <w:pPr>
        <w:pStyle w:val="Bibliography"/>
        <w:ind w:left="720" w:hanging="720"/>
        <w:jc w:val="left"/>
        <w:rPr>
          <w:noProof/>
        </w:rPr>
      </w:pPr>
      <w:r>
        <w:rPr>
          <w:noProof/>
        </w:rPr>
        <w:t xml:space="preserve">SAS Institute Inc. (2013, April 1). </w:t>
      </w:r>
      <w:r>
        <w:rPr>
          <w:i/>
          <w:iCs/>
          <w:noProof/>
        </w:rPr>
        <w:t>JMP</w:t>
      </w:r>
      <w:r>
        <w:rPr>
          <w:noProof/>
        </w:rPr>
        <w:t>. Retrieved April 1, 2013, from JMP statistical discovery from SAS: http://www.jmp.com/</w:t>
      </w:r>
    </w:p>
    <w:p w:rsidR="00D3747E" w:rsidRDefault="00D3747E" w:rsidP="00D3747E">
      <w:pPr>
        <w:pStyle w:val="Bibliography"/>
        <w:ind w:left="720" w:hanging="720"/>
        <w:jc w:val="left"/>
        <w:rPr>
          <w:noProof/>
        </w:rPr>
      </w:pPr>
      <w:r>
        <w:rPr>
          <w:noProof/>
        </w:rPr>
        <w:t xml:space="preserve">SAS Institute Inc. (2013, April 1). </w:t>
      </w:r>
      <w:r>
        <w:rPr>
          <w:i/>
          <w:iCs/>
          <w:noProof/>
        </w:rPr>
        <w:t>capabilities index-principal components</w:t>
      </w:r>
      <w:r>
        <w:rPr>
          <w:noProof/>
        </w:rPr>
        <w:t>. Retrieved April 1, 2013, from JMP: http://www.jmp.com/capabilities/Principal_Components.shtml</w:t>
      </w:r>
    </w:p>
    <w:p w:rsidR="00D3747E" w:rsidRDefault="00D3747E" w:rsidP="00D3747E">
      <w:pPr>
        <w:pStyle w:val="Bibliography"/>
        <w:ind w:left="720" w:hanging="720"/>
        <w:jc w:val="left"/>
        <w:rPr>
          <w:noProof/>
        </w:rPr>
      </w:pPr>
      <w:r>
        <w:rPr>
          <w:noProof/>
        </w:rPr>
        <w:t>Treml, T. (n.d.). New Approach for the Development of Specifications for a Future Ground Combat Vehicle. Monterey, CA, USA: Naval Postgraduate School.</w:t>
      </w:r>
    </w:p>
    <w:p w:rsidR="00D3747E" w:rsidRDefault="00D3747E" w:rsidP="00D3747E">
      <w:pPr>
        <w:pStyle w:val="Bibliography"/>
        <w:ind w:left="720" w:hanging="720"/>
        <w:jc w:val="left"/>
        <w:rPr>
          <w:noProof/>
        </w:rPr>
      </w:pPr>
      <w:r>
        <w:rPr>
          <w:noProof/>
        </w:rPr>
        <w:t xml:space="preserve">U. S. Army Training and Doctrine Command. (2010). </w:t>
      </w:r>
      <w:r>
        <w:rPr>
          <w:i/>
          <w:iCs/>
          <w:noProof/>
        </w:rPr>
        <w:t>TRADOC Pam 525-3-1 THE ARMY OPERATING CONCEPT.</w:t>
      </w:r>
      <w:r>
        <w:rPr>
          <w:noProof/>
        </w:rPr>
        <w:t xml:space="preserve"> United States Army Training adn Doctrine Command. Fort Monroe VA: Department of the Army.</w:t>
      </w:r>
    </w:p>
    <w:p w:rsidR="00D3747E" w:rsidRDefault="00D3747E" w:rsidP="00D3747E">
      <w:pPr>
        <w:pStyle w:val="Bibliography"/>
        <w:jc w:val="left"/>
        <w:rPr>
          <w:noProof/>
        </w:rPr>
      </w:pPr>
    </w:p>
    <w:p w:rsidR="00D3747E" w:rsidRDefault="00176B1F" w:rsidP="00D3747E">
      <w:pPr>
        <w:pStyle w:val="BLANKPAGE"/>
        <w:jc w:val="left"/>
        <w:rPr>
          <w:rFonts w:eastAsia="Arial Unicode MS"/>
          <w:noProof/>
          <w:lang w:eastAsia="ko-KR"/>
        </w:rPr>
      </w:pPr>
      <w:r>
        <w:rPr>
          <w:rFonts w:eastAsia="Arial Unicode MS"/>
          <w:noProof/>
          <w:lang w:eastAsia="ko-KR"/>
        </w:rPr>
        <w:lastRenderedPageBreak/>
        <w:fldChar w:fldCharType="end"/>
      </w:r>
    </w:p>
    <w:p w:rsidR="00D3747E" w:rsidRDefault="00D3747E">
      <w:pPr>
        <w:jc w:val="left"/>
        <w:rPr>
          <w:noProof/>
        </w:rPr>
      </w:pPr>
      <w:r>
        <w:rPr>
          <w:noProof/>
        </w:rPr>
        <w:br w:type="page"/>
      </w:r>
    </w:p>
    <w:p w:rsidR="00702FBA" w:rsidRDefault="00702FBA" w:rsidP="00D3747E">
      <w:pPr>
        <w:pStyle w:val="BLANKPAGE"/>
      </w:pPr>
      <w:r>
        <w:lastRenderedPageBreak/>
        <w:t>THIS PAGE INTENTIONALLY LEFT BLANK</w:t>
      </w:r>
    </w:p>
    <w:p w:rsidR="00702FBA" w:rsidRDefault="00702FBA" w:rsidP="008234A2">
      <w:pPr>
        <w:pStyle w:val="Heading1"/>
      </w:pPr>
      <w:bookmarkStart w:id="119" w:name="_Toc158527413"/>
      <w:bookmarkStart w:id="120" w:name="_Toc158527851"/>
      <w:bookmarkStart w:id="121" w:name="_Toc353053029"/>
      <w:r>
        <w:lastRenderedPageBreak/>
        <w:t>INITIAL DISTRIBUTION LIST</w:t>
      </w:r>
      <w:bookmarkEnd w:id="119"/>
      <w:bookmarkEnd w:id="120"/>
      <w:bookmarkEnd w:id="121"/>
    </w:p>
    <w:p w:rsidR="00702FBA" w:rsidRDefault="00702FBA" w:rsidP="00CC0EFC">
      <w:pPr>
        <w:pStyle w:val="ListNumber"/>
        <w:numPr>
          <w:ilvl w:val="0"/>
          <w:numId w:val="12"/>
        </w:numPr>
        <w:tabs>
          <w:tab w:val="clear" w:pos="360"/>
          <w:tab w:val="num" w:pos="720"/>
        </w:tabs>
      </w:pPr>
      <w:r w:rsidRPr="008F4A72">
        <w:t>Defense</w:t>
      </w:r>
      <w:r>
        <w:t xml:space="preserve"> Technical Information Center</w:t>
      </w:r>
    </w:p>
    <w:p w:rsidR="00702FBA" w:rsidRDefault="00702FBA" w:rsidP="008234A2">
      <w:pPr>
        <w:pStyle w:val="ListNumber2-DistList"/>
        <w:tabs>
          <w:tab w:val="num" w:pos="720"/>
        </w:tabs>
      </w:pPr>
      <w:r>
        <w:t>Ft. Belvoir, Virginia</w:t>
      </w:r>
    </w:p>
    <w:p w:rsidR="00702FBA" w:rsidRDefault="00702FBA" w:rsidP="008234A2">
      <w:pPr>
        <w:pStyle w:val="ListNumber2-DistList"/>
        <w:tabs>
          <w:tab w:val="num" w:pos="720"/>
        </w:tabs>
      </w:pPr>
    </w:p>
    <w:p w:rsidR="00702FBA" w:rsidRDefault="00702FBA" w:rsidP="00CC0EFC">
      <w:pPr>
        <w:pStyle w:val="ListNumber"/>
        <w:numPr>
          <w:ilvl w:val="0"/>
          <w:numId w:val="12"/>
        </w:numPr>
        <w:tabs>
          <w:tab w:val="clear" w:pos="360"/>
          <w:tab w:val="num" w:pos="720"/>
        </w:tabs>
      </w:pPr>
      <w:r>
        <w:t>Dudley Knox Library</w:t>
      </w:r>
    </w:p>
    <w:p w:rsidR="00702FBA" w:rsidRDefault="00702FBA" w:rsidP="008234A2">
      <w:pPr>
        <w:pStyle w:val="ListNumber2-DistList"/>
        <w:tabs>
          <w:tab w:val="num" w:pos="720"/>
        </w:tabs>
      </w:pPr>
      <w:r>
        <w:t>Naval Postgraduate School</w:t>
      </w:r>
    </w:p>
    <w:p w:rsidR="00702FBA" w:rsidRDefault="00702FBA" w:rsidP="008234A2">
      <w:pPr>
        <w:pStyle w:val="ListNumber2-DistList"/>
        <w:tabs>
          <w:tab w:val="num" w:pos="720"/>
        </w:tabs>
      </w:pPr>
      <w:r>
        <w:t>Monterey, California</w:t>
      </w:r>
    </w:p>
    <w:p w:rsidR="00702FBA" w:rsidRDefault="00702FBA" w:rsidP="008234A2">
      <w:pPr>
        <w:pStyle w:val="ListNumber2-DistList"/>
        <w:tabs>
          <w:tab w:val="num" w:pos="720"/>
        </w:tabs>
      </w:pPr>
    </w:p>
    <w:p w:rsidR="00702FBA" w:rsidRPr="009C457F" w:rsidRDefault="00702FBA" w:rsidP="00CC0EFC">
      <w:pPr>
        <w:pStyle w:val="ListNumber"/>
        <w:numPr>
          <w:ilvl w:val="0"/>
          <w:numId w:val="12"/>
        </w:numPr>
        <w:tabs>
          <w:tab w:val="clear" w:pos="360"/>
          <w:tab w:val="num" w:pos="720"/>
        </w:tabs>
      </w:pPr>
      <w:r w:rsidRPr="009C457F">
        <w:t xml:space="preserve">Name of </w:t>
      </w:r>
      <w:r w:rsidRPr="008C309A">
        <w:t>Addressee</w:t>
      </w:r>
    </w:p>
    <w:p w:rsidR="00702FBA" w:rsidRPr="008C309A" w:rsidRDefault="00702FBA" w:rsidP="008234A2">
      <w:pPr>
        <w:pStyle w:val="ListNumber2-DistList"/>
        <w:tabs>
          <w:tab w:val="num" w:pos="720"/>
        </w:tabs>
      </w:pPr>
      <w:r w:rsidRPr="008C309A">
        <w:t>Organization of Addressee</w:t>
      </w:r>
    </w:p>
    <w:p w:rsidR="00702FBA" w:rsidRPr="008C309A" w:rsidRDefault="00702FBA" w:rsidP="008234A2">
      <w:pPr>
        <w:pStyle w:val="ListNumber2-DistList"/>
        <w:tabs>
          <w:tab w:val="num" w:pos="720"/>
        </w:tabs>
      </w:pPr>
      <w:r w:rsidRPr="008C309A">
        <w:t>City, State</w:t>
      </w:r>
    </w:p>
    <w:p w:rsidR="00702FBA" w:rsidRPr="008F4A72" w:rsidRDefault="00702FBA" w:rsidP="008234A2">
      <w:pPr>
        <w:pStyle w:val="ListNumber2-DistList"/>
        <w:tabs>
          <w:tab w:val="num" w:pos="720"/>
        </w:tabs>
        <w:rPr>
          <w:color w:val="auto"/>
        </w:rPr>
      </w:pPr>
    </w:p>
    <w:p w:rsidR="00702FBA" w:rsidRPr="009C457F" w:rsidRDefault="00702FBA" w:rsidP="00CC0EFC">
      <w:pPr>
        <w:pStyle w:val="ListNumber"/>
        <w:numPr>
          <w:ilvl w:val="0"/>
          <w:numId w:val="12"/>
        </w:numPr>
        <w:tabs>
          <w:tab w:val="clear" w:pos="360"/>
          <w:tab w:val="num" w:pos="720"/>
        </w:tabs>
      </w:pPr>
      <w:r w:rsidRPr="009C457F">
        <w:t xml:space="preserve">Name of </w:t>
      </w:r>
      <w:r w:rsidRPr="008C309A">
        <w:t>Addressee</w:t>
      </w:r>
    </w:p>
    <w:p w:rsidR="00702FBA" w:rsidRPr="008C309A" w:rsidRDefault="00702FBA" w:rsidP="008234A2">
      <w:pPr>
        <w:pStyle w:val="ListNumber2-DistList"/>
        <w:tabs>
          <w:tab w:val="num" w:pos="720"/>
        </w:tabs>
      </w:pPr>
      <w:r w:rsidRPr="008C309A">
        <w:t>Organization of Addressee</w:t>
      </w:r>
    </w:p>
    <w:p w:rsidR="00702FBA" w:rsidRPr="008C309A" w:rsidRDefault="00702FBA" w:rsidP="008234A2">
      <w:pPr>
        <w:pStyle w:val="ListNumber2-DistList"/>
        <w:tabs>
          <w:tab w:val="num" w:pos="720"/>
        </w:tabs>
      </w:pPr>
      <w:r w:rsidRPr="008C309A">
        <w:t>City, State</w:t>
      </w:r>
    </w:p>
    <w:p w:rsidR="00702FBA" w:rsidRPr="008F4A72" w:rsidRDefault="00702FBA" w:rsidP="008234A2">
      <w:pPr>
        <w:pStyle w:val="ListNumber2-DistList"/>
        <w:tabs>
          <w:tab w:val="num" w:pos="720"/>
        </w:tabs>
        <w:rPr>
          <w:color w:val="auto"/>
        </w:rPr>
      </w:pPr>
    </w:p>
    <w:p w:rsidR="00702FBA" w:rsidRPr="008F4A72" w:rsidRDefault="00702FBA" w:rsidP="00CC0EFC">
      <w:pPr>
        <w:pStyle w:val="ListNumber"/>
        <w:numPr>
          <w:ilvl w:val="0"/>
          <w:numId w:val="12"/>
        </w:numPr>
        <w:tabs>
          <w:tab w:val="clear" w:pos="360"/>
          <w:tab w:val="num" w:pos="720"/>
        </w:tabs>
      </w:pPr>
      <w:r w:rsidRPr="008F4A72">
        <w:t>Name of Addressee</w:t>
      </w:r>
    </w:p>
    <w:p w:rsidR="00702FBA" w:rsidRPr="008C309A" w:rsidRDefault="00702FBA" w:rsidP="008234A2">
      <w:pPr>
        <w:pStyle w:val="ListNumber2-DistList"/>
        <w:tabs>
          <w:tab w:val="num" w:pos="720"/>
        </w:tabs>
      </w:pPr>
      <w:r w:rsidRPr="008C309A">
        <w:t>Organization of Addressee</w:t>
      </w:r>
    </w:p>
    <w:p w:rsidR="00702FBA" w:rsidRPr="008C309A" w:rsidRDefault="00702FBA" w:rsidP="008234A2">
      <w:pPr>
        <w:pStyle w:val="ListNumber2-DistList"/>
        <w:tabs>
          <w:tab w:val="num" w:pos="720"/>
        </w:tabs>
      </w:pPr>
      <w:r w:rsidRPr="008C309A">
        <w:t>City, State</w:t>
      </w:r>
    </w:p>
    <w:p w:rsidR="00702FBA" w:rsidRPr="008F4A72" w:rsidRDefault="00702FBA" w:rsidP="008234A2">
      <w:pPr>
        <w:pStyle w:val="ListNumber2-DistList"/>
        <w:tabs>
          <w:tab w:val="num" w:pos="720"/>
        </w:tabs>
        <w:rPr>
          <w:color w:val="auto"/>
        </w:rPr>
      </w:pPr>
    </w:p>
    <w:p w:rsidR="00702FBA" w:rsidRPr="008F4A72" w:rsidRDefault="00702FBA" w:rsidP="00CC0EFC">
      <w:pPr>
        <w:pStyle w:val="ListNumber"/>
        <w:numPr>
          <w:ilvl w:val="0"/>
          <w:numId w:val="12"/>
        </w:numPr>
        <w:tabs>
          <w:tab w:val="clear" w:pos="360"/>
          <w:tab w:val="num" w:pos="720"/>
        </w:tabs>
      </w:pPr>
      <w:r w:rsidRPr="008F4A72">
        <w:t>Name of Addressee</w:t>
      </w:r>
    </w:p>
    <w:p w:rsidR="00702FBA" w:rsidRPr="008C309A" w:rsidRDefault="00702FBA" w:rsidP="008234A2">
      <w:pPr>
        <w:pStyle w:val="ListNumber2-DistList"/>
        <w:tabs>
          <w:tab w:val="num" w:pos="720"/>
        </w:tabs>
      </w:pPr>
      <w:r w:rsidRPr="008C309A">
        <w:t>Organization of Addressee</w:t>
      </w:r>
    </w:p>
    <w:p w:rsidR="00702FBA" w:rsidRPr="008C309A" w:rsidRDefault="00702FBA" w:rsidP="008234A2">
      <w:pPr>
        <w:pStyle w:val="ListNumber2-DistList"/>
        <w:tabs>
          <w:tab w:val="num" w:pos="720"/>
        </w:tabs>
      </w:pPr>
      <w:r w:rsidRPr="008C309A">
        <w:t>City, State</w:t>
      </w:r>
    </w:p>
    <w:p w:rsidR="00702FBA" w:rsidRPr="008F4A72" w:rsidRDefault="00702FBA" w:rsidP="008234A2">
      <w:pPr>
        <w:pStyle w:val="ListNumber2-DistList"/>
        <w:tabs>
          <w:tab w:val="num" w:pos="720"/>
        </w:tabs>
        <w:rPr>
          <w:color w:val="auto"/>
        </w:rPr>
      </w:pPr>
    </w:p>
    <w:p w:rsidR="00702FBA" w:rsidRPr="008F4A72" w:rsidRDefault="00702FBA" w:rsidP="00CC0EFC">
      <w:pPr>
        <w:pStyle w:val="ListNumber"/>
        <w:numPr>
          <w:ilvl w:val="0"/>
          <w:numId w:val="12"/>
        </w:numPr>
        <w:tabs>
          <w:tab w:val="clear" w:pos="360"/>
          <w:tab w:val="num" w:pos="720"/>
        </w:tabs>
      </w:pPr>
      <w:r w:rsidRPr="008F4A72">
        <w:t>Name of Addressee</w:t>
      </w:r>
    </w:p>
    <w:p w:rsidR="00702FBA" w:rsidRPr="008C309A" w:rsidRDefault="00702FBA" w:rsidP="008234A2">
      <w:pPr>
        <w:pStyle w:val="ListNumber2-DistList"/>
        <w:tabs>
          <w:tab w:val="num" w:pos="720"/>
        </w:tabs>
      </w:pPr>
      <w:r w:rsidRPr="008C309A">
        <w:t>Organization of Addressee</w:t>
      </w:r>
    </w:p>
    <w:p w:rsidR="00702FBA" w:rsidRPr="008C309A" w:rsidRDefault="00702FBA" w:rsidP="008234A2">
      <w:pPr>
        <w:pStyle w:val="ListNumber2-DistList"/>
        <w:tabs>
          <w:tab w:val="num" w:pos="720"/>
        </w:tabs>
      </w:pPr>
      <w:r w:rsidRPr="008C309A">
        <w:t>City, State</w:t>
      </w:r>
    </w:p>
    <w:p w:rsidR="00702FBA" w:rsidRPr="008F4A72" w:rsidRDefault="00702FBA" w:rsidP="008234A2">
      <w:pPr>
        <w:pStyle w:val="ListNumber2-DistList"/>
        <w:tabs>
          <w:tab w:val="num" w:pos="720"/>
        </w:tabs>
        <w:rPr>
          <w:color w:val="auto"/>
        </w:rPr>
      </w:pPr>
    </w:p>
    <w:p w:rsidR="00702FBA" w:rsidRPr="009C457F" w:rsidRDefault="00702FBA" w:rsidP="008234A2">
      <w:pPr>
        <w:rPr>
          <w:color w:val="FF0000"/>
        </w:rPr>
      </w:pPr>
      <w:r w:rsidRPr="009C457F">
        <w:rPr>
          <w:color w:val="FF0000"/>
        </w:rPr>
        <w:t>**Marine Distributi</w:t>
      </w:r>
      <w:r>
        <w:rPr>
          <w:color w:val="FF0000"/>
        </w:rPr>
        <w:t>on List can be found on our web</w:t>
      </w:r>
      <w:r w:rsidRPr="009C457F">
        <w:rPr>
          <w:color w:val="FF0000"/>
        </w:rPr>
        <w:t xml:space="preserve">site. </w:t>
      </w:r>
    </w:p>
    <w:p w:rsidR="00702FBA" w:rsidRPr="009C457F" w:rsidRDefault="00702FBA" w:rsidP="00322D0D">
      <w:pPr>
        <w:rPr>
          <w:color w:val="FF0000"/>
        </w:rPr>
      </w:pPr>
    </w:p>
    <w:sectPr w:rsidR="00702FBA" w:rsidRPr="009C457F" w:rsidSect="002F11DE">
      <w:footerReference w:type="default" r:id="rId21"/>
      <w:endnotePr>
        <w:numFmt w:val="decimal"/>
      </w:endnotePr>
      <w:type w:val="continuous"/>
      <w:pgSz w:w="12240" w:h="15840"/>
      <w:pgMar w:top="1440" w:right="1800" w:bottom="1440" w:left="1800" w:header="0" w:footer="1440" w:gutter="0"/>
      <w:pgNumType w:start="1"/>
      <w:cols w:space="72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68" w:author="Steve Mazza" w:date="2013-04-08T08:26:00Z" w:initials="SM">
    <w:p w:rsidR="005A154B" w:rsidRPr="005A154B" w:rsidRDefault="005A154B" w:rsidP="005A154B">
      <w:pPr>
        <w:rPr>
          <w:sz w:val="20"/>
        </w:rPr>
      </w:pPr>
      <w:r>
        <w:rPr>
          <w:rStyle w:val="CommentReference"/>
        </w:rPr>
        <w:annotationRef/>
      </w:r>
      <w:r>
        <w:rPr>
          <w:rStyle w:val="FootnoteReference"/>
        </w:rPr>
        <w:footnoteRef/>
      </w:r>
      <w:r>
        <w:t xml:space="preserve"> </w:t>
      </w:r>
      <w:r w:rsidRPr="00AB3300">
        <w:rPr>
          <w:shd w:val="clear" w:color="auto" w:fill="FFFFFF"/>
        </w:rPr>
        <w:t>McIntosh, G., Galligan, D., Anderson, M., &amp; Lauren, M. (2007). </w:t>
      </w:r>
      <w:r w:rsidRPr="00AB3300">
        <w:rPr>
          <w:i/>
          <w:iCs/>
          <w:shd w:val="clear" w:color="auto" w:fill="FFFFFF"/>
        </w:rPr>
        <w:t>Recent developments in the mana agent-based model</w:t>
      </w:r>
      <w:r w:rsidRPr="00AB3300">
        <w:rPr>
          <w:shd w:val="clear" w:color="auto" w:fill="FFFFFF"/>
        </w:rPr>
        <w:t>. Informally published manuscript, Naval Postgraduate School, Monterey, Retrieved from http://harvest.nps.edu/scythe/Issue1/IDFW13-Scythe-Mana.pdf</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A345C" w:rsidRPr="001E28F3" w:rsidRDefault="00AA345C" w:rsidP="001E28F3">
      <w:pPr>
        <w:pStyle w:val="Footer"/>
      </w:pPr>
    </w:p>
  </w:endnote>
  <w:endnote w:type="continuationSeparator" w:id="0">
    <w:p w:rsidR="00AA345C" w:rsidRPr="001E28F3" w:rsidRDefault="00AA345C" w:rsidP="001E28F3">
      <w:pPr>
        <w:pStyle w:val="Footer"/>
      </w:pP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2FF" w:usb1="400004FF" w:usb2="00000000"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TimesNewRomanPSMT">
    <w:panose1 w:val="00000000000000000000"/>
    <w:charset w:val="00"/>
    <w:family w:val="roman"/>
    <w:notTrueType/>
    <w:pitch w:val="default"/>
    <w:sig w:usb0="00000003" w:usb1="00000000" w:usb2="00000000" w:usb3="00000000" w:csb0="00000001" w:csb1="00000000"/>
  </w:font>
  <w:font w:name="MS PGothic">
    <w:panose1 w:val="020B0600070205080204"/>
    <w:charset w:val="80"/>
    <w:family w:val="swiss"/>
    <w:pitch w:val="variable"/>
    <w:sig w:usb0="E00002FF" w:usb1="6AC7FDFB" w:usb2="00000012" w:usb3="00000000" w:csb0="0002009F" w:csb1="00000000"/>
  </w:font>
  <w:font w:name="SymbolMT">
    <w:altName w:val="Arial Unicode MS"/>
    <w:panose1 w:val="00000000000000000000"/>
    <w:charset w:val="88"/>
    <w:family w:val="auto"/>
    <w:notTrueType/>
    <w:pitch w:val="default"/>
    <w:sig w:usb0="00000000" w:usb1="08080000" w:usb2="00000010" w:usb3="00000000" w:csb0="001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9469C" w:rsidRDefault="0049469C">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ix</w:t>
    </w:r>
    <w:r>
      <w:rPr>
        <w:rStyle w:val="PageNumber"/>
      </w:rPr>
      <w:fldChar w:fldCharType="end"/>
    </w:r>
  </w:p>
  <w:p w:rsidR="0049469C" w:rsidRDefault="0049469C">
    <w:pPr>
      <w:pStyle w:val="Footer"/>
      <w:ind w:righ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9469C" w:rsidRDefault="0049469C">
    <w:pPr>
      <w:pStyle w:val="Footer"/>
      <w:jc w:val="cen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9469C" w:rsidRDefault="0049469C">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ix</w:t>
    </w:r>
    <w:r>
      <w:rPr>
        <w:rStyle w:val="PageNumber"/>
      </w:rPr>
      <w:fldChar w:fldCharType="end"/>
    </w:r>
  </w:p>
  <w:p w:rsidR="0049469C" w:rsidRDefault="0049469C">
    <w:pPr>
      <w:pStyle w:val="Footer"/>
      <w:ind w:right="360"/>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9469C" w:rsidRDefault="0049469C">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5A154B">
      <w:rPr>
        <w:rStyle w:val="PageNumber"/>
        <w:noProof/>
      </w:rPr>
      <w:t>xxiii</w:t>
    </w:r>
    <w:r>
      <w:rPr>
        <w:rStyle w:val="PageNumber"/>
      </w:rPr>
      <w:fldChar w:fldCharType="end"/>
    </w:r>
  </w:p>
  <w:p w:rsidR="0049469C" w:rsidRDefault="0049469C" w:rsidP="00771E8B">
    <w:pPr>
      <w:pStyle w:val="Footer"/>
      <w:jc w:val="center"/>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9469C" w:rsidRDefault="0049469C">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5A154B">
      <w:rPr>
        <w:rStyle w:val="PageNumber"/>
        <w:noProof/>
      </w:rPr>
      <w:t>20</w:t>
    </w:r>
    <w:r>
      <w:rPr>
        <w:rStyle w:val="PageNumber"/>
      </w:rPr>
      <w:fldChar w:fldCharType="end"/>
    </w:r>
  </w:p>
  <w:p w:rsidR="0049469C" w:rsidRDefault="0049469C">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A345C" w:rsidRDefault="00AA345C">
      <w:r>
        <w:separator/>
      </w:r>
    </w:p>
  </w:footnote>
  <w:footnote w:type="continuationSeparator" w:id="0">
    <w:p w:rsidR="00AA345C" w:rsidRDefault="00AA345C">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82A2F6E6"/>
    <w:lvl w:ilvl="0">
      <w:start w:val="1"/>
      <w:numFmt w:val="decimal"/>
      <w:pStyle w:val="ListBullet"/>
      <w:lvlText w:val="%1."/>
      <w:lvlJc w:val="left"/>
      <w:pPr>
        <w:tabs>
          <w:tab w:val="num" w:pos="1800"/>
        </w:tabs>
        <w:ind w:left="1800" w:hanging="360"/>
      </w:pPr>
      <w:rPr>
        <w:rFonts w:cs="Times New Roman"/>
      </w:rPr>
    </w:lvl>
  </w:abstractNum>
  <w:abstractNum w:abstractNumId="1">
    <w:nsid w:val="FFFFFF7D"/>
    <w:multiLevelType w:val="singleLevel"/>
    <w:tmpl w:val="D446FF30"/>
    <w:lvl w:ilvl="0">
      <w:start w:val="1"/>
      <w:numFmt w:val="decimal"/>
      <w:lvlText w:val="%1."/>
      <w:lvlJc w:val="left"/>
      <w:pPr>
        <w:tabs>
          <w:tab w:val="num" w:pos="1440"/>
        </w:tabs>
        <w:ind w:left="1440" w:hanging="360"/>
      </w:pPr>
      <w:rPr>
        <w:rFonts w:cs="Times New Roman"/>
      </w:rPr>
    </w:lvl>
  </w:abstractNum>
  <w:abstractNum w:abstractNumId="2">
    <w:nsid w:val="FFFFFF7E"/>
    <w:multiLevelType w:val="singleLevel"/>
    <w:tmpl w:val="A93012D0"/>
    <w:lvl w:ilvl="0">
      <w:start w:val="1"/>
      <w:numFmt w:val="decimal"/>
      <w:pStyle w:val="ListBullet2"/>
      <w:lvlText w:val="%1."/>
      <w:lvlJc w:val="left"/>
      <w:pPr>
        <w:tabs>
          <w:tab w:val="num" w:pos="1080"/>
        </w:tabs>
        <w:ind w:left="1080" w:hanging="360"/>
      </w:pPr>
      <w:rPr>
        <w:rFonts w:cs="Times New Roman"/>
      </w:rPr>
    </w:lvl>
  </w:abstractNum>
  <w:abstractNum w:abstractNumId="3">
    <w:nsid w:val="FFFFFF80"/>
    <w:multiLevelType w:val="singleLevel"/>
    <w:tmpl w:val="F45277BE"/>
    <w:lvl w:ilvl="0">
      <w:start w:val="1"/>
      <w:numFmt w:val="bullet"/>
      <w:pStyle w:val="ListNumber"/>
      <w:lvlText w:val=""/>
      <w:lvlJc w:val="left"/>
      <w:pPr>
        <w:tabs>
          <w:tab w:val="num" w:pos="1800"/>
        </w:tabs>
        <w:ind w:left="1800" w:hanging="360"/>
      </w:pPr>
      <w:rPr>
        <w:rFonts w:ascii="Symbol" w:hAnsi="Symbol" w:hint="default"/>
      </w:rPr>
    </w:lvl>
  </w:abstractNum>
  <w:abstractNum w:abstractNumId="4">
    <w:nsid w:val="FFFFFF81"/>
    <w:multiLevelType w:val="singleLevel"/>
    <w:tmpl w:val="58C86154"/>
    <w:lvl w:ilvl="0">
      <w:start w:val="1"/>
      <w:numFmt w:val="bullet"/>
      <w:pStyle w:val="TableCaption"/>
      <w:lvlText w:val=""/>
      <w:lvlJc w:val="left"/>
      <w:pPr>
        <w:tabs>
          <w:tab w:val="num" w:pos="1440"/>
        </w:tabs>
        <w:ind w:left="1440" w:hanging="360"/>
      </w:pPr>
      <w:rPr>
        <w:rFonts w:ascii="Symbol" w:hAnsi="Symbol" w:hint="default"/>
      </w:rPr>
    </w:lvl>
  </w:abstractNum>
  <w:abstractNum w:abstractNumId="5">
    <w:nsid w:val="FFFFFF82"/>
    <w:multiLevelType w:val="singleLevel"/>
    <w:tmpl w:val="5A7E2814"/>
    <w:lvl w:ilvl="0">
      <w:start w:val="1"/>
      <w:numFmt w:val="bullet"/>
      <w:pStyle w:val="FIGURECAPTION"/>
      <w:lvlText w:val=""/>
      <w:lvlJc w:val="left"/>
      <w:pPr>
        <w:tabs>
          <w:tab w:val="num" w:pos="2880"/>
        </w:tabs>
        <w:ind w:left="2880" w:hanging="720"/>
      </w:pPr>
      <w:rPr>
        <w:rFonts w:ascii="Symbol" w:hAnsi="Symbol" w:hint="default"/>
      </w:rPr>
    </w:lvl>
  </w:abstractNum>
  <w:abstractNum w:abstractNumId="6">
    <w:nsid w:val="FFFFFF83"/>
    <w:multiLevelType w:val="singleLevel"/>
    <w:tmpl w:val="F05C9A74"/>
    <w:lvl w:ilvl="0">
      <w:start w:val="1"/>
      <w:numFmt w:val="bullet"/>
      <w:pStyle w:val="ListNumber5"/>
      <w:lvlText w:val=""/>
      <w:lvlJc w:val="left"/>
      <w:pPr>
        <w:tabs>
          <w:tab w:val="num" w:pos="720"/>
        </w:tabs>
        <w:ind w:left="720" w:hanging="360"/>
      </w:pPr>
      <w:rPr>
        <w:rFonts w:ascii="Symbol" w:hAnsi="Symbol" w:hint="default"/>
      </w:rPr>
    </w:lvl>
  </w:abstractNum>
  <w:abstractNum w:abstractNumId="7">
    <w:nsid w:val="FFFFFF88"/>
    <w:multiLevelType w:val="singleLevel"/>
    <w:tmpl w:val="22D6B192"/>
    <w:lvl w:ilvl="0">
      <w:start w:val="1"/>
      <w:numFmt w:val="decimal"/>
      <w:lvlText w:val="%1."/>
      <w:lvlJc w:val="left"/>
      <w:pPr>
        <w:tabs>
          <w:tab w:val="num" w:pos="360"/>
        </w:tabs>
        <w:ind w:left="360" w:hanging="360"/>
      </w:pPr>
      <w:rPr>
        <w:rFonts w:cs="Times New Roman"/>
      </w:rPr>
    </w:lvl>
  </w:abstractNum>
  <w:abstractNum w:abstractNumId="8">
    <w:nsid w:val="FFFFFF89"/>
    <w:multiLevelType w:val="singleLevel"/>
    <w:tmpl w:val="B0AC2342"/>
    <w:lvl w:ilvl="0">
      <w:start w:val="1"/>
      <w:numFmt w:val="bullet"/>
      <w:pStyle w:val="ListNumber4"/>
      <w:lvlText w:val=""/>
      <w:lvlJc w:val="left"/>
      <w:pPr>
        <w:tabs>
          <w:tab w:val="num" w:pos="360"/>
        </w:tabs>
        <w:ind w:left="360" w:hanging="360"/>
      </w:pPr>
      <w:rPr>
        <w:rFonts w:ascii="Symbol" w:hAnsi="Symbol" w:hint="default"/>
      </w:rPr>
    </w:lvl>
  </w:abstractNum>
  <w:abstractNum w:abstractNumId="9">
    <w:nsid w:val="15F33369"/>
    <w:multiLevelType w:val="hybridMultilevel"/>
    <w:tmpl w:val="1CDCAD3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nsid w:val="237335C7"/>
    <w:multiLevelType w:val="hybridMultilevel"/>
    <w:tmpl w:val="EC2CFAA6"/>
    <w:lvl w:ilvl="0" w:tplc="55224D2C">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24CB4A1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28323A8C"/>
    <w:multiLevelType w:val="hybridMultilevel"/>
    <w:tmpl w:val="A33490C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25D553A"/>
    <w:multiLevelType w:val="multilevel"/>
    <w:tmpl w:val="B936F79A"/>
    <w:lvl w:ilvl="0">
      <w:start w:val="1"/>
      <w:numFmt w:val="upperRoman"/>
      <w:pStyle w:val="ListNumber3"/>
      <w:lvlText w:val="%1."/>
      <w:lvlJc w:val="left"/>
      <w:pPr>
        <w:tabs>
          <w:tab w:val="num" w:pos="720"/>
        </w:tabs>
      </w:pPr>
      <w:rPr>
        <w:rFonts w:ascii="Times New Roman" w:hAnsi="Times New Roman" w:cs="Times New Roman" w:hint="default"/>
        <w:b/>
        <w:i w:val="0"/>
        <w:sz w:val="28"/>
      </w:rPr>
    </w:lvl>
    <w:lvl w:ilvl="1">
      <w:start w:val="1"/>
      <w:numFmt w:val="upperLetter"/>
      <w:suff w:val="nothing"/>
      <w:lvlText w:val="%2."/>
      <w:lvlJc w:val="left"/>
      <w:pPr>
        <w:ind w:left="720" w:hanging="720"/>
      </w:pPr>
      <w:rPr>
        <w:rFonts w:ascii="Times New Roman" w:hAnsi="Times New Roman" w:cs="Times New Roman" w:hint="default"/>
        <w:b/>
        <w:i w:val="0"/>
        <w:caps/>
        <w:sz w:val="24"/>
      </w:rPr>
    </w:lvl>
    <w:lvl w:ilvl="2">
      <w:start w:val="1"/>
      <w:numFmt w:val="decimal"/>
      <w:lvlText w:val="%3."/>
      <w:lvlJc w:val="left"/>
      <w:pPr>
        <w:tabs>
          <w:tab w:val="num" w:pos="1800"/>
        </w:tabs>
        <w:ind w:left="1440"/>
      </w:pPr>
      <w:rPr>
        <w:rFonts w:ascii="Times New Roman" w:hAnsi="Times New Roman" w:cs="Times New Roman" w:hint="default"/>
        <w:b/>
        <w:i w:val="0"/>
      </w:rPr>
    </w:lvl>
    <w:lvl w:ilvl="3">
      <w:start w:val="1"/>
      <w:numFmt w:val="none"/>
      <w:lvlText w:val="a."/>
      <w:lvlJc w:val="left"/>
      <w:pPr>
        <w:tabs>
          <w:tab w:val="num" w:pos="2520"/>
        </w:tabs>
        <w:ind w:left="2160"/>
      </w:pPr>
      <w:rPr>
        <w:rFonts w:ascii="Times New Roman" w:hAnsi="Times New Roman" w:cs="Times New Roman" w:hint="default"/>
        <w:b/>
        <w:i/>
        <w:sz w:val="24"/>
      </w:rPr>
    </w:lvl>
    <w:lvl w:ilvl="4">
      <w:start w:val="1"/>
      <w:numFmt w:val="decimal"/>
      <w:lvlText w:val="(%5)"/>
      <w:lvlJc w:val="left"/>
      <w:pPr>
        <w:tabs>
          <w:tab w:val="num" w:pos="3240"/>
        </w:tabs>
        <w:ind w:left="2880"/>
      </w:pPr>
      <w:rPr>
        <w:rFonts w:ascii="Times New Roman" w:hAnsi="Times New Roman" w:cs="Times New Roman" w:hint="default"/>
        <w:b w:val="0"/>
        <w:i w:val="0"/>
        <w:sz w:val="24"/>
      </w:rPr>
    </w:lvl>
    <w:lvl w:ilvl="5">
      <w:start w:val="1"/>
      <w:numFmt w:val="lowerLetter"/>
      <w:lvlText w:val="(%6)"/>
      <w:lvlJc w:val="left"/>
      <w:pPr>
        <w:tabs>
          <w:tab w:val="num" w:pos="3960"/>
        </w:tabs>
        <w:ind w:left="3600"/>
      </w:pPr>
      <w:rPr>
        <w:rFonts w:cs="Times New Roman"/>
      </w:rPr>
    </w:lvl>
    <w:lvl w:ilvl="6">
      <w:start w:val="1"/>
      <w:numFmt w:val="lowerRoman"/>
      <w:lvlText w:val="(%7)"/>
      <w:lvlJc w:val="left"/>
      <w:pPr>
        <w:tabs>
          <w:tab w:val="num" w:pos="4680"/>
        </w:tabs>
        <w:ind w:left="4320"/>
      </w:pPr>
      <w:rPr>
        <w:rFonts w:cs="Times New Roman"/>
      </w:rPr>
    </w:lvl>
    <w:lvl w:ilvl="7">
      <w:start w:val="1"/>
      <w:numFmt w:val="lowerLetter"/>
      <w:lvlText w:val="(%8)"/>
      <w:lvlJc w:val="left"/>
      <w:pPr>
        <w:tabs>
          <w:tab w:val="num" w:pos="5400"/>
        </w:tabs>
        <w:ind w:left="5040"/>
      </w:pPr>
      <w:rPr>
        <w:rFonts w:cs="Times New Roman"/>
      </w:rPr>
    </w:lvl>
    <w:lvl w:ilvl="8">
      <w:start w:val="1"/>
      <w:numFmt w:val="lowerRoman"/>
      <w:lvlText w:val="(%9)"/>
      <w:lvlJc w:val="left"/>
      <w:pPr>
        <w:tabs>
          <w:tab w:val="num" w:pos="6120"/>
        </w:tabs>
        <w:ind w:left="5760"/>
      </w:pPr>
      <w:rPr>
        <w:rFonts w:cs="Times New Roman"/>
      </w:rPr>
    </w:lvl>
  </w:abstractNum>
  <w:abstractNum w:abstractNumId="14">
    <w:nsid w:val="359E251C"/>
    <w:multiLevelType w:val="hybridMultilevel"/>
    <w:tmpl w:val="DE2E352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422D7A6A"/>
    <w:multiLevelType w:val="hybridMultilevel"/>
    <w:tmpl w:val="2090A0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D6270EB"/>
    <w:multiLevelType w:val="hybridMultilevel"/>
    <w:tmpl w:val="4F5E4A4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64597FD2"/>
    <w:multiLevelType w:val="hybridMultilevel"/>
    <w:tmpl w:val="C2C22546"/>
    <w:lvl w:ilvl="0" w:tplc="4B06BB06">
      <w:start w:val="1"/>
      <w:numFmt w:val="bullet"/>
      <w:lvlText w:val="•"/>
      <w:lvlJc w:val="left"/>
      <w:pPr>
        <w:tabs>
          <w:tab w:val="num" w:pos="720"/>
        </w:tabs>
        <w:ind w:left="720" w:hanging="360"/>
      </w:pPr>
      <w:rPr>
        <w:rFonts w:ascii="Arial" w:hAnsi="Arial" w:hint="default"/>
      </w:rPr>
    </w:lvl>
    <w:lvl w:ilvl="1" w:tplc="6010994C" w:tentative="1">
      <w:start w:val="1"/>
      <w:numFmt w:val="bullet"/>
      <w:lvlText w:val="•"/>
      <w:lvlJc w:val="left"/>
      <w:pPr>
        <w:tabs>
          <w:tab w:val="num" w:pos="1440"/>
        </w:tabs>
        <w:ind w:left="1440" w:hanging="360"/>
      </w:pPr>
      <w:rPr>
        <w:rFonts w:ascii="Arial" w:hAnsi="Arial" w:hint="default"/>
      </w:rPr>
    </w:lvl>
    <w:lvl w:ilvl="2" w:tplc="6E0C5606" w:tentative="1">
      <w:start w:val="1"/>
      <w:numFmt w:val="bullet"/>
      <w:lvlText w:val="•"/>
      <w:lvlJc w:val="left"/>
      <w:pPr>
        <w:tabs>
          <w:tab w:val="num" w:pos="2160"/>
        </w:tabs>
        <w:ind w:left="2160" w:hanging="360"/>
      </w:pPr>
      <w:rPr>
        <w:rFonts w:ascii="Arial" w:hAnsi="Arial" w:hint="default"/>
      </w:rPr>
    </w:lvl>
    <w:lvl w:ilvl="3" w:tplc="A626B36C" w:tentative="1">
      <w:start w:val="1"/>
      <w:numFmt w:val="bullet"/>
      <w:lvlText w:val="•"/>
      <w:lvlJc w:val="left"/>
      <w:pPr>
        <w:tabs>
          <w:tab w:val="num" w:pos="2880"/>
        </w:tabs>
        <w:ind w:left="2880" w:hanging="360"/>
      </w:pPr>
      <w:rPr>
        <w:rFonts w:ascii="Arial" w:hAnsi="Arial" w:hint="default"/>
      </w:rPr>
    </w:lvl>
    <w:lvl w:ilvl="4" w:tplc="E13AFBD0" w:tentative="1">
      <w:start w:val="1"/>
      <w:numFmt w:val="bullet"/>
      <w:lvlText w:val="•"/>
      <w:lvlJc w:val="left"/>
      <w:pPr>
        <w:tabs>
          <w:tab w:val="num" w:pos="3600"/>
        </w:tabs>
        <w:ind w:left="3600" w:hanging="360"/>
      </w:pPr>
      <w:rPr>
        <w:rFonts w:ascii="Arial" w:hAnsi="Arial" w:hint="default"/>
      </w:rPr>
    </w:lvl>
    <w:lvl w:ilvl="5" w:tplc="244AA068" w:tentative="1">
      <w:start w:val="1"/>
      <w:numFmt w:val="bullet"/>
      <w:lvlText w:val="•"/>
      <w:lvlJc w:val="left"/>
      <w:pPr>
        <w:tabs>
          <w:tab w:val="num" w:pos="4320"/>
        </w:tabs>
        <w:ind w:left="4320" w:hanging="360"/>
      </w:pPr>
      <w:rPr>
        <w:rFonts w:ascii="Arial" w:hAnsi="Arial" w:hint="default"/>
      </w:rPr>
    </w:lvl>
    <w:lvl w:ilvl="6" w:tplc="3AD0BD18" w:tentative="1">
      <w:start w:val="1"/>
      <w:numFmt w:val="bullet"/>
      <w:lvlText w:val="•"/>
      <w:lvlJc w:val="left"/>
      <w:pPr>
        <w:tabs>
          <w:tab w:val="num" w:pos="5040"/>
        </w:tabs>
        <w:ind w:left="5040" w:hanging="360"/>
      </w:pPr>
      <w:rPr>
        <w:rFonts w:ascii="Arial" w:hAnsi="Arial" w:hint="default"/>
      </w:rPr>
    </w:lvl>
    <w:lvl w:ilvl="7" w:tplc="F2F680DC" w:tentative="1">
      <w:start w:val="1"/>
      <w:numFmt w:val="bullet"/>
      <w:lvlText w:val="•"/>
      <w:lvlJc w:val="left"/>
      <w:pPr>
        <w:tabs>
          <w:tab w:val="num" w:pos="5760"/>
        </w:tabs>
        <w:ind w:left="5760" w:hanging="360"/>
      </w:pPr>
      <w:rPr>
        <w:rFonts w:ascii="Arial" w:hAnsi="Arial" w:hint="default"/>
      </w:rPr>
    </w:lvl>
    <w:lvl w:ilvl="8" w:tplc="DF6CB22E" w:tentative="1">
      <w:start w:val="1"/>
      <w:numFmt w:val="bullet"/>
      <w:lvlText w:val="•"/>
      <w:lvlJc w:val="left"/>
      <w:pPr>
        <w:tabs>
          <w:tab w:val="num" w:pos="6480"/>
        </w:tabs>
        <w:ind w:left="6480" w:hanging="360"/>
      </w:pPr>
      <w:rPr>
        <w:rFonts w:ascii="Arial" w:hAnsi="Arial" w:hint="default"/>
      </w:rPr>
    </w:lvl>
  </w:abstractNum>
  <w:abstractNum w:abstractNumId="18">
    <w:nsid w:val="6D1E5440"/>
    <w:multiLevelType w:val="hybridMultilevel"/>
    <w:tmpl w:val="3B00F5DA"/>
    <w:lvl w:ilvl="0" w:tplc="1FC657CE">
      <w:start w:val="1"/>
      <w:numFmt w:val="decimal"/>
      <w:lvlText w:val="%1."/>
      <w:lvlJc w:val="left"/>
      <w:pPr>
        <w:ind w:left="1440" w:hanging="720"/>
      </w:pPr>
      <w:rPr>
        <w:rFonts w:hint="default"/>
      </w:rPr>
    </w:lvl>
    <w:lvl w:ilvl="1" w:tplc="A7C227C0">
      <w:start w:val="1"/>
      <w:numFmt w:val="lowerLetter"/>
      <w:lvlText w:val="%2."/>
      <w:lvlJc w:val="left"/>
      <w:pPr>
        <w:ind w:left="2160" w:hanging="720"/>
      </w:pPr>
      <w:rPr>
        <w:rFonts w:hint="default"/>
      </w:rPr>
    </w:lvl>
    <w:lvl w:ilvl="2" w:tplc="650CE602">
      <w:start w:val="1"/>
      <w:numFmt w:val="decimal"/>
      <w:lvlText w:val="(%3)"/>
      <w:lvlJc w:val="left"/>
      <w:pPr>
        <w:ind w:left="4890" w:hanging="2550"/>
      </w:pPr>
      <w:rPr>
        <w:rFonts w:hint="default"/>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nsid w:val="72A8571C"/>
    <w:multiLevelType w:val="multilevel"/>
    <w:tmpl w:val="04090023"/>
    <w:styleLink w:val="ArticleSection"/>
    <w:lvl w:ilvl="0">
      <w:start w:val="1"/>
      <w:numFmt w:val="upperRoman"/>
      <w:lvlText w:val="Article %1."/>
      <w:lvlJc w:val="left"/>
      <w:pPr>
        <w:tabs>
          <w:tab w:val="num" w:pos="1440"/>
        </w:tabs>
      </w:pPr>
      <w:rPr>
        <w:rFonts w:cs="Times New Roman"/>
      </w:rPr>
    </w:lvl>
    <w:lvl w:ilvl="1">
      <w:start w:val="1"/>
      <w:numFmt w:val="decimalZero"/>
      <w:isLgl/>
      <w:lvlText w:val="Section %1.%2"/>
      <w:lvlJc w:val="left"/>
      <w:pPr>
        <w:tabs>
          <w:tab w:val="num" w:pos="1080"/>
        </w:tabs>
      </w:pPr>
      <w:rPr>
        <w:rFonts w:cs="Times New Roman"/>
      </w:rPr>
    </w:lvl>
    <w:lvl w:ilvl="2">
      <w:start w:val="1"/>
      <w:numFmt w:val="lowerLetter"/>
      <w:lvlText w:val="(%3)"/>
      <w:lvlJc w:val="left"/>
      <w:pPr>
        <w:tabs>
          <w:tab w:val="num" w:pos="720"/>
        </w:tabs>
        <w:ind w:left="720" w:hanging="432"/>
      </w:pPr>
      <w:rPr>
        <w:rFonts w:cs="Times New Roman"/>
      </w:rPr>
    </w:lvl>
    <w:lvl w:ilvl="3">
      <w:start w:val="1"/>
      <w:numFmt w:val="lowerRoman"/>
      <w:lvlText w:val="(%4)"/>
      <w:lvlJc w:val="right"/>
      <w:pPr>
        <w:tabs>
          <w:tab w:val="num" w:pos="864"/>
        </w:tabs>
        <w:ind w:left="864" w:hanging="144"/>
      </w:pPr>
      <w:rPr>
        <w:rFonts w:cs="Times New Roman"/>
      </w:rPr>
    </w:lvl>
    <w:lvl w:ilvl="4">
      <w:start w:val="1"/>
      <w:numFmt w:val="decimal"/>
      <w:lvlText w:val="%5)"/>
      <w:lvlJc w:val="left"/>
      <w:pPr>
        <w:tabs>
          <w:tab w:val="num" w:pos="1008"/>
        </w:tabs>
        <w:ind w:left="1008" w:hanging="432"/>
      </w:pPr>
      <w:rPr>
        <w:rFonts w:cs="Times New Roman"/>
      </w:rPr>
    </w:lvl>
    <w:lvl w:ilvl="5">
      <w:start w:val="1"/>
      <w:numFmt w:val="lowerLetter"/>
      <w:lvlText w:val="%6)"/>
      <w:lvlJc w:val="left"/>
      <w:pPr>
        <w:tabs>
          <w:tab w:val="num" w:pos="1152"/>
        </w:tabs>
        <w:ind w:left="1152" w:hanging="432"/>
      </w:pPr>
      <w:rPr>
        <w:rFonts w:cs="Times New Roman"/>
      </w:rPr>
    </w:lvl>
    <w:lvl w:ilvl="6">
      <w:start w:val="1"/>
      <w:numFmt w:val="lowerRoman"/>
      <w:lvlText w:val="%7)"/>
      <w:lvlJc w:val="right"/>
      <w:pPr>
        <w:tabs>
          <w:tab w:val="num" w:pos="1296"/>
        </w:tabs>
        <w:ind w:left="1296" w:hanging="288"/>
      </w:pPr>
      <w:rPr>
        <w:rFonts w:cs="Times New Roman"/>
      </w:rPr>
    </w:lvl>
    <w:lvl w:ilvl="7">
      <w:start w:val="1"/>
      <w:numFmt w:val="lowerLetter"/>
      <w:lvlText w:val="%8."/>
      <w:lvlJc w:val="left"/>
      <w:pPr>
        <w:tabs>
          <w:tab w:val="num" w:pos="1440"/>
        </w:tabs>
        <w:ind w:left="1440" w:hanging="432"/>
      </w:pPr>
      <w:rPr>
        <w:rFonts w:cs="Times New Roman"/>
      </w:rPr>
    </w:lvl>
    <w:lvl w:ilvl="8">
      <w:start w:val="1"/>
      <w:numFmt w:val="lowerRoman"/>
      <w:lvlText w:val="%9."/>
      <w:lvlJc w:val="right"/>
      <w:pPr>
        <w:tabs>
          <w:tab w:val="num" w:pos="1584"/>
        </w:tabs>
        <w:ind w:left="1584" w:hanging="144"/>
      </w:pPr>
      <w:rPr>
        <w:rFonts w:cs="Times New Roman"/>
      </w:rPr>
    </w:lvl>
  </w:abstractNum>
  <w:abstractNum w:abstractNumId="20">
    <w:nsid w:val="7B170550"/>
    <w:multiLevelType w:val="hybridMultilevel"/>
    <w:tmpl w:val="A85A21AA"/>
    <w:lvl w:ilvl="0" w:tplc="B966292E">
      <w:start w:val="1"/>
      <w:numFmt w:val="decimal"/>
      <w:pStyle w:val="ListBullet5"/>
      <w:lvlText w:val="Figure %1.  "/>
      <w:lvlJc w:val="center"/>
      <w:pPr>
        <w:tabs>
          <w:tab w:val="num" w:pos="1080"/>
        </w:tabs>
        <w:ind w:left="720" w:hanging="720"/>
      </w:pPr>
      <w:rPr>
        <w:rFonts w:ascii="Times New Roman" w:hAnsi="Times New Roman" w:cs="Times New Roman" w:hint="default"/>
        <w:b w:val="0"/>
        <w:i w:val="0"/>
        <w:sz w:val="24"/>
        <w:szCs w:val="24"/>
      </w:rPr>
    </w:lvl>
    <w:lvl w:ilvl="1" w:tplc="9286AF40" w:tentative="1">
      <w:start w:val="1"/>
      <w:numFmt w:val="lowerLetter"/>
      <w:lvlText w:val="%2."/>
      <w:lvlJc w:val="left"/>
      <w:pPr>
        <w:tabs>
          <w:tab w:val="num" w:pos="1440"/>
        </w:tabs>
        <w:ind w:left="1440" w:hanging="360"/>
      </w:pPr>
      <w:rPr>
        <w:rFonts w:cs="Times New Roman"/>
      </w:rPr>
    </w:lvl>
    <w:lvl w:ilvl="2" w:tplc="DFBCAFEC" w:tentative="1">
      <w:start w:val="1"/>
      <w:numFmt w:val="lowerRoman"/>
      <w:lvlText w:val="%3."/>
      <w:lvlJc w:val="right"/>
      <w:pPr>
        <w:tabs>
          <w:tab w:val="num" w:pos="2160"/>
        </w:tabs>
        <w:ind w:left="2160" w:hanging="180"/>
      </w:pPr>
      <w:rPr>
        <w:rFonts w:cs="Times New Roman"/>
      </w:rPr>
    </w:lvl>
    <w:lvl w:ilvl="3" w:tplc="96AA6D64" w:tentative="1">
      <w:start w:val="1"/>
      <w:numFmt w:val="decimal"/>
      <w:lvlText w:val="%4."/>
      <w:lvlJc w:val="left"/>
      <w:pPr>
        <w:tabs>
          <w:tab w:val="num" w:pos="2880"/>
        </w:tabs>
        <w:ind w:left="2880" w:hanging="360"/>
      </w:pPr>
      <w:rPr>
        <w:rFonts w:cs="Times New Roman"/>
      </w:rPr>
    </w:lvl>
    <w:lvl w:ilvl="4" w:tplc="07C8E6BA" w:tentative="1">
      <w:start w:val="1"/>
      <w:numFmt w:val="lowerLetter"/>
      <w:lvlText w:val="%5."/>
      <w:lvlJc w:val="left"/>
      <w:pPr>
        <w:tabs>
          <w:tab w:val="num" w:pos="3600"/>
        </w:tabs>
        <w:ind w:left="3600" w:hanging="360"/>
      </w:pPr>
      <w:rPr>
        <w:rFonts w:cs="Times New Roman"/>
      </w:rPr>
    </w:lvl>
    <w:lvl w:ilvl="5" w:tplc="199CF8EC" w:tentative="1">
      <w:start w:val="1"/>
      <w:numFmt w:val="lowerRoman"/>
      <w:lvlText w:val="%6."/>
      <w:lvlJc w:val="right"/>
      <w:pPr>
        <w:tabs>
          <w:tab w:val="num" w:pos="4320"/>
        </w:tabs>
        <w:ind w:left="4320" w:hanging="180"/>
      </w:pPr>
      <w:rPr>
        <w:rFonts w:cs="Times New Roman"/>
      </w:rPr>
    </w:lvl>
    <w:lvl w:ilvl="6" w:tplc="0BE832C2" w:tentative="1">
      <w:start w:val="1"/>
      <w:numFmt w:val="decimal"/>
      <w:lvlText w:val="%7."/>
      <w:lvlJc w:val="left"/>
      <w:pPr>
        <w:tabs>
          <w:tab w:val="num" w:pos="5040"/>
        </w:tabs>
        <w:ind w:left="5040" w:hanging="360"/>
      </w:pPr>
      <w:rPr>
        <w:rFonts w:cs="Times New Roman"/>
      </w:rPr>
    </w:lvl>
    <w:lvl w:ilvl="7" w:tplc="B656A120" w:tentative="1">
      <w:start w:val="1"/>
      <w:numFmt w:val="lowerLetter"/>
      <w:lvlText w:val="%8."/>
      <w:lvlJc w:val="left"/>
      <w:pPr>
        <w:tabs>
          <w:tab w:val="num" w:pos="5760"/>
        </w:tabs>
        <w:ind w:left="5760" w:hanging="360"/>
      </w:pPr>
      <w:rPr>
        <w:rFonts w:cs="Times New Roman"/>
      </w:rPr>
    </w:lvl>
    <w:lvl w:ilvl="8" w:tplc="E2846F9E" w:tentative="1">
      <w:start w:val="1"/>
      <w:numFmt w:val="lowerRoman"/>
      <w:lvlText w:val="%9."/>
      <w:lvlJc w:val="right"/>
      <w:pPr>
        <w:tabs>
          <w:tab w:val="num" w:pos="6480"/>
        </w:tabs>
        <w:ind w:left="6480" w:hanging="180"/>
      </w:pPr>
      <w:rPr>
        <w:rFonts w:cs="Times New Roman"/>
      </w:rPr>
    </w:lvl>
  </w:abstractNum>
  <w:num w:numId="1">
    <w:abstractNumId w:val="8"/>
  </w:num>
  <w:num w:numId="2">
    <w:abstractNumId w:val="5"/>
  </w:num>
  <w:num w:numId="3">
    <w:abstractNumId w:val="1"/>
  </w:num>
  <w:num w:numId="4">
    <w:abstractNumId w:val="0"/>
  </w:num>
  <w:num w:numId="5">
    <w:abstractNumId w:val="2"/>
  </w:num>
  <w:num w:numId="6">
    <w:abstractNumId w:val="20"/>
  </w:num>
  <w:num w:numId="7">
    <w:abstractNumId w:val="13"/>
  </w:num>
  <w:num w:numId="8">
    <w:abstractNumId w:val="8"/>
  </w:num>
  <w:num w:numId="9">
    <w:abstractNumId w:val="6"/>
  </w:num>
  <w:num w:numId="10">
    <w:abstractNumId w:val="4"/>
  </w:num>
  <w:num w:numId="11">
    <w:abstractNumId w:val="3"/>
  </w:num>
  <w:num w:numId="12">
    <w:abstractNumId w:val="7"/>
  </w:num>
  <w:num w:numId="13">
    <w:abstractNumId w:val="19"/>
  </w:num>
  <w:num w:numId="14">
    <w:abstractNumId w:val="12"/>
  </w:num>
  <w:num w:numId="15">
    <w:abstractNumId w:val="18"/>
  </w:num>
  <w:num w:numId="16">
    <w:abstractNumId w:val="14"/>
  </w:num>
  <w:num w:numId="17">
    <w:abstractNumId w:val="11"/>
  </w:num>
  <w:num w:numId="18">
    <w:abstractNumId w:val="15"/>
  </w:num>
  <w:num w:numId="19">
    <w:abstractNumId w:val="16"/>
  </w:num>
  <w:num w:numId="20">
    <w:abstractNumId w:val="17"/>
  </w:num>
  <w:num w:numId="21">
    <w:abstractNumId w:val="9"/>
  </w:num>
  <w:num w:numId="22">
    <w:abstractNumId w:val="10"/>
  </w:num>
  <w:numIdMacAtCleanup w:val="1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stylePaneFormatFilter w:val="5C04"/>
  <w:trackRevisions/>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docVars>
    <w:docVar w:name="dgnword-docGUID" w:val="{7E90E591-DF6A-4728-816F-C47E0ED1F9AB}"/>
    <w:docVar w:name="dgnword-eventsink" w:val="101819744"/>
  </w:docVars>
  <w:rsids>
    <w:rsidRoot w:val="008C6A36"/>
    <w:rsid w:val="0000148C"/>
    <w:rsid w:val="00004356"/>
    <w:rsid w:val="00017A27"/>
    <w:rsid w:val="000226AD"/>
    <w:rsid w:val="00023489"/>
    <w:rsid w:val="00025FD2"/>
    <w:rsid w:val="000325E9"/>
    <w:rsid w:val="00033491"/>
    <w:rsid w:val="00044955"/>
    <w:rsid w:val="00070581"/>
    <w:rsid w:val="00074542"/>
    <w:rsid w:val="000749FA"/>
    <w:rsid w:val="00075696"/>
    <w:rsid w:val="000863EC"/>
    <w:rsid w:val="0009077B"/>
    <w:rsid w:val="00091962"/>
    <w:rsid w:val="00094683"/>
    <w:rsid w:val="000B2263"/>
    <w:rsid w:val="000B78B1"/>
    <w:rsid w:val="000F21E3"/>
    <w:rsid w:val="000F3097"/>
    <w:rsid w:val="0010640F"/>
    <w:rsid w:val="00110789"/>
    <w:rsid w:val="00115964"/>
    <w:rsid w:val="0012461B"/>
    <w:rsid w:val="00125911"/>
    <w:rsid w:val="001309A9"/>
    <w:rsid w:val="001422F6"/>
    <w:rsid w:val="0014477A"/>
    <w:rsid w:val="00151DCF"/>
    <w:rsid w:val="001574CB"/>
    <w:rsid w:val="00173488"/>
    <w:rsid w:val="00176B1F"/>
    <w:rsid w:val="00181AB5"/>
    <w:rsid w:val="001867F3"/>
    <w:rsid w:val="00190D87"/>
    <w:rsid w:val="001919F7"/>
    <w:rsid w:val="00192A61"/>
    <w:rsid w:val="0019476D"/>
    <w:rsid w:val="001A00C9"/>
    <w:rsid w:val="001A4227"/>
    <w:rsid w:val="001B4A93"/>
    <w:rsid w:val="001B5055"/>
    <w:rsid w:val="001C0FE0"/>
    <w:rsid w:val="001C3F53"/>
    <w:rsid w:val="001D021E"/>
    <w:rsid w:val="001D031B"/>
    <w:rsid w:val="001D2C4D"/>
    <w:rsid w:val="001D4377"/>
    <w:rsid w:val="001D5889"/>
    <w:rsid w:val="001D6A5D"/>
    <w:rsid w:val="001E28F3"/>
    <w:rsid w:val="001E4B00"/>
    <w:rsid w:val="001F2786"/>
    <w:rsid w:val="001F537E"/>
    <w:rsid w:val="00204DFC"/>
    <w:rsid w:val="0021081F"/>
    <w:rsid w:val="002147ED"/>
    <w:rsid w:val="00220D4E"/>
    <w:rsid w:val="00224403"/>
    <w:rsid w:val="0022527F"/>
    <w:rsid w:val="00230F4D"/>
    <w:rsid w:val="0023485C"/>
    <w:rsid w:val="0024079C"/>
    <w:rsid w:val="002420BA"/>
    <w:rsid w:val="00261152"/>
    <w:rsid w:val="00293326"/>
    <w:rsid w:val="00295FCA"/>
    <w:rsid w:val="002A0F85"/>
    <w:rsid w:val="002A53D8"/>
    <w:rsid w:val="002B301F"/>
    <w:rsid w:val="002C204F"/>
    <w:rsid w:val="002C55E6"/>
    <w:rsid w:val="002E60FA"/>
    <w:rsid w:val="002E6A8F"/>
    <w:rsid w:val="002F11DE"/>
    <w:rsid w:val="002F6A1B"/>
    <w:rsid w:val="002F76C4"/>
    <w:rsid w:val="0030709D"/>
    <w:rsid w:val="00313FF8"/>
    <w:rsid w:val="00315293"/>
    <w:rsid w:val="00322D0D"/>
    <w:rsid w:val="003772CE"/>
    <w:rsid w:val="00381DDC"/>
    <w:rsid w:val="00393C86"/>
    <w:rsid w:val="00394D46"/>
    <w:rsid w:val="003A2AA2"/>
    <w:rsid w:val="003A71BC"/>
    <w:rsid w:val="003B39C5"/>
    <w:rsid w:val="003B7EDE"/>
    <w:rsid w:val="003E0833"/>
    <w:rsid w:val="003F0E8A"/>
    <w:rsid w:val="003F5752"/>
    <w:rsid w:val="003F7885"/>
    <w:rsid w:val="0041011D"/>
    <w:rsid w:val="00417ADE"/>
    <w:rsid w:val="004240BD"/>
    <w:rsid w:val="004448A4"/>
    <w:rsid w:val="00451930"/>
    <w:rsid w:val="0045515C"/>
    <w:rsid w:val="00463760"/>
    <w:rsid w:val="004637C5"/>
    <w:rsid w:val="00465EAE"/>
    <w:rsid w:val="00487DEC"/>
    <w:rsid w:val="0049469C"/>
    <w:rsid w:val="0049685F"/>
    <w:rsid w:val="00496DE1"/>
    <w:rsid w:val="004A1754"/>
    <w:rsid w:val="004A29BF"/>
    <w:rsid w:val="004A56D2"/>
    <w:rsid w:val="004B4FDB"/>
    <w:rsid w:val="004B7453"/>
    <w:rsid w:val="004B7DA8"/>
    <w:rsid w:val="004E3CD0"/>
    <w:rsid w:val="004F16CA"/>
    <w:rsid w:val="005019DF"/>
    <w:rsid w:val="00503365"/>
    <w:rsid w:val="00506135"/>
    <w:rsid w:val="00512107"/>
    <w:rsid w:val="005200FF"/>
    <w:rsid w:val="005331A9"/>
    <w:rsid w:val="0054022B"/>
    <w:rsid w:val="00541F59"/>
    <w:rsid w:val="00544DCE"/>
    <w:rsid w:val="005564A1"/>
    <w:rsid w:val="005707AB"/>
    <w:rsid w:val="00586A7D"/>
    <w:rsid w:val="005903F9"/>
    <w:rsid w:val="00591AEA"/>
    <w:rsid w:val="0059584D"/>
    <w:rsid w:val="00595D32"/>
    <w:rsid w:val="005A154B"/>
    <w:rsid w:val="005A5A49"/>
    <w:rsid w:val="005A7284"/>
    <w:rsid w:val="005B00DF"/>
    <w:rsid w:val="005B2B6A"/>
    <w:rsid w:val="005B3932"/>
    <w:rsid w:val="005C2CCC"/>
    <w:rsid w:val="005C3925"/>
    <w:rsid w:val="005C4C07"/>
    <w:rsid w:val="005C747E"/>
    <w:rsid w:val="005D1AD6"/>
    <w:rsid w:val="005E0475"/>
    <w:rsid w:val="005E0F7B"/>
    <w:rsid w:val="005E6639"/>
    <w:rsid w:val="005F223C"/>
    <w:rsid w:val="005F64AA"/>
    <w:rsid w:val="006011C7"/>
    <w:rsid w:val="0060328B"/>
    <w:rsid w:val="00630DA9"/>
    <w:rsid w:val="00632961"/>
    <w:rsid w:val="0065364C"/>
    <w:rsid w:val="00654BCB"/>
    <w:rsid w:val="00654DD9"/>
    <w:rsid w:val="006553D8"/>
    <w:rsid w:val="00657F6E"/>
    <w:rsid w:val="00660DA8"/>
    <w:rsid w:val="0066479C"/>
    <w:rsid w:val="00687F5F"/>
    <w:rsid w:val="006A2370"/>
    <w:rsid w:val="006A3DA9"/>
    <w:rsid w:val="006C0B9F"/>
    <w:rsid w:val="006D29FF"/>
    <w:rsid w:val="006E2E1A"/>
    <w:rsid w:val="006E5F2A"/>
    <w:rsid w:val="006F0C79"/>
    <w:rsid w:val="00702FBA"/>
    <w:rsid w:val="00710B78"/>
    <w:rsid w:val="007123D8"/>
    <w:rsid w:val="00722530"/>
    <w:rsid w:val="00737A7A"/>
    <w:rsid w:val="00747B29"/>
    <w:rsid w:val="0076520D"/>
    <w:rsid w:val="00771E8B"/>
    <w:rsid w:val="00792229"/>
    <w:rsid w:val="00795413"/>
    <w:rsid w:val="007963D9"/>
    <w:rsid w:val="007B0414"/>
    <w:rsid w:val="007C2168"/>
    <w:rsid w:val="007E7C77"/>
    <w:rsid w:val="007F6847"/>
    <w:rsid w:val="00802099"/>
    <w:rsid w:val="008026B2"/>
    <w:rsid w:val="0081492F"/>
    <w:rsid w:val="008234A2"/>
    <w:rsid w:val="00823B75"/>
    <w:rsid w:val="008357C1"/>
    <w:rsid w:val="008447B5"/>
    <w:rsid w:val="00850B32"/>
    <w:rsid w:val="00853FC8"/>
    <w:rsid w:val="008619CF"/>
    <w:rsid w:val="008706F6"/>
    <w:rsid w:val="008747B0"/>
    <w:rsid w:val="00877DF9"/>
    <w:rsid w:val="008846D8"/>
    <w:rsid w:val="00897A40"/>
    <w:rsid w:val="008A0482"/>
    <w:rsid w:val="008A1FE8"/>
    <w:rsid w:val="008A201F"/>
    <w:rsid w:val="008A2166"/>
    <w:rsid w:val="008A6E51"/>
    <w:rsid w:val="008C309A"/>
    <w:rsid w:val="008C4972"/>
    <w:rsid w:val="008C6A36"/>
    <w:rsid w:val="008C7401"/>
    <w:rsid w:val="008C7F06"/>
    <w:rsid w:val="008D33FD"/>
    <w:rsid w:val="008D38BB"/>
    <w:rsid w:val="008D422F"/>
    <w:rsid w:val="008D6D3C"/>
    <w:rsid w:val="008E0494"/>
    <w:rsid w:val="008E3604"/>
    <w:rsid w:val="008F37F4"/>
    <w:rsid w:val="008F4A72"/>
    <w:rsid w:val="008F5411"/>
    <w:rsid w:val="00904F7B"/>
    <w:rsid w:val="009159E1"/>
    <w:rsid w:val="00927F1A"/>
    <w:rsid w:val="009335D8"/>
    <w:rsid w:val="00945AF9"/>
    <w:rsid w:val="00951410"/>
    <w:rsid w:val="00957684"/>
    <w:rsid w:val="00973742"/>
    <w:rsid w:val="00991CBF"/>
    <w:rsid w:val="00992E77"/>
    <w:rsid w:val="009B3D4E"/>
    <w:rsid w:val="009C457F"/>
    <w:rsid w:val="009D1442"/>
    <w:rsid w:val="009E105C"/>
    <w:rsid w:val="009F41A7"/>
    <w:rsid w:val="00A06819"/>
    <w:rsid w:val="00A118DD"/>
    <w:rsid w:val="00A445D9"/>
    <w:rsid w:val="00A5742B"/>
    <w:rsid w:val="00A574AF"/>
    <w:rsid w:val="00A60CE0"/>
    <w:rsid w:val="00A87F98"/>
    <w:rsid w:val="00AA345C"/>
    <w:rsid w:val="00AA6E9B"/>
    <w:rsid w:val="00AB144E"/>
    <w:rsid w:val="00AB54A9"/>
    <w:rsid w:val="00AC3234"/>
    <w:rsid w:val="00AC5119"/>
    <w:rsid w:val="00AD24ED"/>
    <w:rsid w:val="00AD49C6"/>
    <w:rsid w:val="00AD6E6B"/>
    <w:rsid w:val="00AD71A9"/>
    <w:rsid w:val="00AF2D8F"/>
    <w:rsid w:val="00AF549C"/>
    <w:rsid w:val="00B15774"/>
    <w:rsid w:val="00B16563"/>
    <w:rsid w:val="00B250BF"/>
    <w:rsid w:val="00B342FB"/>
    <w:rsid w:val="00B6574E"/>
    <w:rsid w:val="00B66EEF"/>
    <w:rsid w:val="00B76D2C"/>
    <w:rsid w:val="00B8755F"/>
    <w:rsid w:val="00BA6F9D"/>
    <w:rsid w:val="00BB7785"/>
    <w:rsid w:val="00BC0AA0"/>
    <w:rsid w:val="00BC3CE9"/>
    <w:rsid w:val="00BC699E"/>
    <w:rsid w:val="00BD45A0"/>
    <w:rsid w:val="00BD4FE8"/>
    <w:rsid w:val="00BE737A"/>
    <w:rsid w:val="00BF67A9"/>
    <w:rsid w:val="00C02F1D"/>
    <w:rsid w:val="00C07CE5"/>
    <w:rsid w:val="00C26624"/>
    <w:rsid w:val="00C301AF"/>
    <w:rsid w:val="00C3677B"/>
    <w:rsid w:val="00C43802"/>
    <w:rsid w:val="00C47FDF"/>
    <w:rsid w:val="00C5257E"/>
    <w:rsid w:val="00C53914"/>
    <w:rsid w:val="00C546B7"/>
    <w:rsid w:val="00C85AE5"/>
    <w:rsid w:val="00C863CE"/>
    <w:rsid w:val="00C9101F"/>
    <w:rsid w:val="00C94135"/>
    <w:rsid w:val="00C944B6"/>
    <w:rsid w:val="00CA05C6"/>
    <w:rsid w:val="00CA114F"/>
    <w:rsid w:val="00CB1D46"/>
    <w:rsid w:val="00CB1E85"/>
    <w:rsid w:val="00CB5B7B"/>
    <w:rsid w:val="00CC0EFC"/>
    <w:rsid w:val="00CC6C39"/>
    <w:rsid w:val="00CC7591"/>
    <w:rsid w:val="00CE6287"/>
    <w:rsid w:val="00CE700D"/>
    <w:rsid w:val="00D052A7"/>
    <w:rsid w:val="00D06288"/>
    <w:rsid w:val="00D20DCA"/>
    <w:rsid w:val="00D24D69"/>
    <w:rsid w:val="00D25181"/>
    <w:rsid w:val="00D253B6"/>
    <w:rsid w:val="00D352E1"/>
    <w:rsid w:val="00D3747E"/>
    <w:rsid w:val="00D3751A"/>
    <w:rsid w:val="00D50EFC"/>
    <w:rsid w:val="00D53C6B"/>
    <w:rsid w:val="00D5534B"/>
    <w:rsid w:val="00D5653D"/>
    <w:rsid w:val="00D56B4B"/>
    <w:rsid w:val="00D61FDC"/>
    <w:rsid w:val="00D64725"/>
    <w:rsid w:val="00D65587"/>
    <w:rsid w:val="00D66C3F"/>
    <w:rsid w:val="00D92714"/>
    <w:rsid w:val="00D928F6"/>
    <w:rsid w:val="00D960F5"/>
    <w:rsid w:val="00D97028"/>
    <w:rsid w:val="00DA5E4F"/>
    <w:rsid w:val="00DA758C"/>
    <w:rsid w:val="00DB57CB"/>
    <w:rsid w:val="00DC1648"/>
    <w:rsid w:val="00DC23EA"/>
    <w:rsid w:val="00DC3A3E"/>
    <w:rsid w:val="00DC52BF"/>
    <w:rsid w:val="00DD60EF"/>
    <w:rsid w:val="00DD69C0"/>
    <w:rsid w:val="00DE0303"/>
    <w:rsid w:val="00DE3390"/>
    <w:rsid w:val="00DE443A"/>
    <w:rsid w:val="00DE6E9D"/>
    <w:rsid w:val="00DF1E49"/>
    <w:rsid w:val="00E00A02"/>
    <w:rsid w:val="00E1250A"/>
    <w:rsid w:val="00E12A24"/>
    <w:rsid w:val="00E146C0"/>
    <w:rsid w:val="00E211E2"/>
    <w:rsid w:val="00E223F9"/>
    <w:rsid w:val="00E23CE1"/>
    <w:rsid w:val="00E24A60"/>
    <w:rsid w:val="00E26712"/>
    <w:rsid w:val="00E328FD"/>
    <w:rsid w:val="00E34519"/>
    <w:rsid w:val="00E35872"/>
    <w:rsid w:val="00E42440"/>
    <w:rsid w:val="00E4410E"/>
    <w:rsid w:val="00E45238"/>
    <w:rsid w:val="00E53C7A"/>
    <w:rsid w:val="00E64D7D"/>
    <w:rsid w:val="00E73CEF"/>
    <w:rsid w:val="00E83E2C"/>
    <w:rsid w:val="00E8642C"/>
    <w:rsid w:val="00EB3643"/>
    <w:rsid w:val="00ED276F"/>
    <w:rsid w:val="00F00844"/>
    <w:rsid w:val="00F016FA"/>
    <w:rsid w:val="00F03A45"/>
    <w:rsid w:val="00F03F1C"/>
    <w:rsid w:val="00F10270"/>
    <w:rsid w:val="00F16D36"/>
    <w:rsid w:val="00F27D70"/>
    <w:rsid w:val="00F300F6"/>
    <w:rsid w:val="00F32A17"/>
    <w:rsid w:val="00F41E69"/>
    <w:rsid w:val="00F4286D"/>
    <w:rsid w:val="00F42A4E"/>
    <w:rsid w:val="00F42ABB"/>
    <w:rsid w:val="00F51D47"/>
    <w:rsid w:val="00F81A22"/>
    <w:rsid w:val="00F9194C"/>
    <w:rsid w:val="00F9197F"/>
    <w:rsid w:val="00FA7862"/>
    <w:rsid w:val="00FB4E18"/>
    <w:rsid w:val="00FB5C56"/>
    <w:rsid w:val="00FC06FC"/>
    <w:rsid w:val="00FC2A66"/>
    <w:rsid w:val="00FC6F0B"/>
    <w:rsid w:val="00FD2C8E"/>
    <w:rsid w:val="00FD5F94"/>
    <w:rsid w:val="00FE1498"/>
    <w:rsid w:val="00FE22B5"/>
    <w:rsid w:val="00FF2B51"/>
    <w:rsid w:val="00FF69E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semiHidden="0" w:uiPriority="0" w:unhideWhenUsed="0" w:qFormat="1"/>
    <w:lsdException w:name="heading 4" w:locked="1" w:semiHidden="0" w:uiPriority="0" w:unhideWhenUsed="0" w:qFormat="1"/>
    <w:lsdException w:name="heading 5" w:locked="1" w:semiHidden="0" w:uiPriority="0" w:unhideWhenUsed="0" w:qFormat="1"/>
    <w:lsdException w:name="heading 6" w:locked="1" w:semiHidden="0" w:uiPriority="0" w:unhideWhenUsed="0" w:qFormat="1"/>
    <w:lsdException w:name="heading 7" w:locked="1" w:semiHidden="0" w:uiPriority="0" w:unhideWhenUsed="0" w:qFormat="1"/>
    <w:lsdException w:name="heading 8" w:locked="1" w:semiHidden="0" w:uiPriority="0" w:unhideWhenUsed="0" w:qFormat="1"/>
    <w:lsdException w:name="heading 9" w:locked="1" w:semiHidden="0" w:uiPriority="0" w:unhideWhenUsed="0" w:qFormat="1"/>
    <w:lsdException w:name="toc 1" w:locked="1" w:semiHidden="0" w:uiPriority="39" w:unhideWhenUsed="0"/>
    <w:lsdException w:name="toc 2" w:locked="1" w:semiHidden="0" w:uiPriority="39" w:unhideWhenUsed="0"/>
    <w:lsdException w:name="toc 3" w:locked="1" w:semiHidden="0" w:uiPriority="39" w:unhideWhenUsed="0"/>
    <w:lsdException w:name="toc 4" w:locked="1" w:semiHidden="0" w:uiPriority="39" w:unhideWhenUsed="0"/>
    <w:lsdException w:name="toc 5" w:uiPriority="39"/>
    <w:lsdException w:name="toc 6" w:uiPriority="39"/>
    <w:lsdException w:name="toc 7" w:uiPriority="39"/>
    <w:lsdException w:name="toc 8" w:uiPriority="39"/>
    <w:lsdException w:name="toc 9" w:uiPriority="39"/>
    <w:lsdException w:name="footnote text" w:uiPriority="0"/>
    <w:lsdException w:name="caption" w:locked="1" w:uiPriority="35" w:qFormat="1"/>
    <w:lsdException w:name="footnote reference" w:uiPriority="0"/>
    <w:lsdException w:name="List Bullet" w:uiPriority="0"/>
    <w:lsdException w:name="Title" w:locked="1" w:semiHidden="0" w:uiPriority="0" w:unhideWhenUsed="0" w:qFormat="1"/>
    <w:lsdException w:name="Default Paragraph Font" w:uiPriority="1"/>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annotation subject" w:locked="1" w:semiHidden="0" w:uiPriority="0" w:unhideWhenUsed="0"/>
    <w:lsdException w:name="Balloon Text" w:locked="1" w:semiHidden="0" w:uiPriority="0"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53C7A"/>
    <w:pPr>
      <w:jc w:val="both"/>
    </w:pPr>
    <w:rPr>
      <w:rFonts w:eastAsia="Arial Unicode MS"/>
      <w:color w:val="000000"/>
      <w:sz w:val="24"/>
      <w:szCs w:val="24"/>
      <w:lang w:eastAsia="ko-KR"/>
    </w:rPr>
  </w:style>
  <w:style w:type="paragraph" w:styleId="Heading1">
    <w:name w:val="heading 1"/>
    <w:basedOn w:val="Normal"/>
    <w:next w:val="2nd3rdOrderPara"/>
    <w:link w:val="Heading1Char"/>
    <w:autoRedefine/>
    <w:qFormat/>
    <w:rsid w:val="005C2CCC"/>
    <w:pPr>
      <w:pageBreakBefore/>
      <w:spacing w:after="600"/>
      <w:jc w:val="center"/>
      <w:outlineLvl w:val="0"/>
    </w:pPr>
    <w:rPr>
      <w:rFonts w:eastAsia="Times New Roman"/>
      <w:b/>
      <w:caps/>
      <w:szCs w:val="20"/>
    </w:rPr>
  </w:style>
  <w:style w:type="paragraph" w:styleId="Heading2">
    <w:name w:val="heading 2"/>
    <w:basedOn w:val="Normal"/>
    <w:next w:val="2nd3rdOrderPara"/>
    <w:link w:val="Heading2Char"/>
    <w:autoRedefine/>
    <w:qFormat/>
    <w:rsid w:val="00E26712"/>
    <w:pPr>
      <w:keepNext/>
      <w:tabs>
        <w:tab w:val="left" w:pos="720"/>
      </w:tabs>
      <w:spacing w:before="120" w:after="240"/>
      <w:ind w:left="720" w:hanging="720"/>
      <w:outlineLvl w:val="1"/>
    </w:pPr>
    <w:rPr>
      <w:rFonts w:eastAsia="Times New Roman"/>
      <w:b/>
      <w:caps/>
    </w:rPr>
  </w:style>
  <w:style w:type="paragraph" w:styleId="Heading3">
    <w:name w:val="heading 3"/>
    <w:basedOn w:val="Normal"/>
    <w:next w:val="3rdOrderPara"/>
    <w:link w:val="Heading3Char"/>
    <w:autoRedefine/>
    <w:qFormat/>
    <w:rsid w:val="00E00A02"/>
    <w:pPr>
      <w:keepNext/>
      <w:spacing w:before="240" w:after="240"/>
      <w:ind w:left="1440" w:hanging="720"/>
      <w:outlineLvl w:val="2"/>
    </w:pPr>
    <w:rPr>
      <w:rFonts w:eastAsia="Times New Roman"/>
      <w:b/>
    </w:rPr>
  </w:style>
  <w:style w:type="paragraph" w:styleId="Heading4">
    <w:name w:val="heading 4"/>
    <w:basedOn w:val="Normal"/>
    <w:next w:val="4thOrderPara"/>
    <w:link w:val="Heading4Char"/>
    <w:autoRedefine/>
    <w:qFormat/>
    <w:rsid w:val="00945AF9"/>
    <w:pPr>
      <w:keepNext/>
      <w:spacing w:before="240" w:after="240"/>
      <w:ind w:left="2160" w:hanging="720"/>
      <w:outlineLvl w:val="3"/>
    </w:pPr>
    <w:rPr>
      <w:rFonts w:eastAsia="Times New Roman"/>
      <w:b/>
      <w:i/>
      <w:szCs w:val="20"/>
    </w:rPr>
  </w:style>
  <w:style w:type="paragraph" w:styleId="Heading5">
    <w:name w:val="heading 5"/>
    <w:aliases w:val="5th Order Para,5TH-ORDER HEADING/Para"/>
    <w:basedOn w:val="Normal"/>
    <w:next w:val="NormalIndent"/>
    <w:link w:val="Heading5Char"/>
    <w:qFormat/>
    <w:rsid w:val="005C2CCC"/>
    <w:pPr>
      <w:spacing w:line="360" w:lineRule="auto"/>
      <w:ind w:firstLine="2160"/>
      <w:outlineLvl w:val="4"/>
    </w:pPr>
    <w:rPr>
      <w:rFonts w:eastAsia="Times New Roman"/>
      <w:szCs w:val="20"/>
    </w:rPr>
  </w:style>
  <w:style w:type="paragraph" w:styleId="Heading6">
    <w:name w:val="heading 6"/>
    <w:basedOn w:val="Normal"/>
    <w:next w:val="Normal"/>
    <w:link w:val="Heading6Char"/>
    <w:uiPriority w:val="99"/>
    <w:qFormat/>
    <w:rsid w:val="005C2CCC"/>
    <w:pPr>
      <w:tabs>
        <w:tab w:val="num" w:pos="3960"/>
      </w:tabs>
      <w:spacing w:before="240" w:after="60"/>
      <w:ind w:left="3600"/>
      <w:outlineLvl w:val="5"/>
    </w:pPr>
    <w:rPr>
      <w:i/>
      <w:sz w:val="20"/>
    </w:rPr>
  </w:style>
  <w:style w:type="paragraph" w:styleId="Heading7">
    <w:name w:val="heading 7"/>
    <w:basedOn w:val="Normal"/>
    <w:next w:val="Normal"/>
    <w:link w:val="Heading7Char"/>
    <w:uiPriority w:val="99"/>
    <w:qFormat/>
    <w:rsid w:val="005C2CCC"/>
    <w:pPr>
      <w:tabs>
        <w:tab w:val="num" w:pos="4680"/>
      </w:tabs>
      <w:spacing w:before="240" w:after="60"/>
      <w:ind w:left="4320"/>
      <w:outlineLvl w:val="6"/>
    </w:pPr>
    <w:rPr>
      <w:rFonts w:ascii="Arial" w:hAnsi="Arial"/>
    </w:rPr>
  </w:style>
  <w:style w:type="paragraph" w:styleId="Heading8">
    <w:name w:val="heading 8"/>
    <w:basedOn w:val="Normal"/>
    <w:next w:val="Normal"/>
    <w:link w:val="Heading8Char"/>
    <w:uiPriority w:val="99"/>
    <w:qFormat/>
    <w:rsid w:val="005C2CCC"/>
    <w:pPr>
      <w:tabs>
        <w:tab w:val="num" w:pos="5400"/>
      </w:tabs>
      <w:spacing w:before="240" w:after="60"/>
      <w:ind w:left="5040"/>
      <w:outlineLvl w:val="7"/>
    </w:pPr>
    <w:rPr>
      <w:rFonts w:ascii="Arial" w:hAnsi="Arial"/>
      <w:i/>
    </w:rPr>
  </w:style>
  <w:style w:type="paragraph" w:styleId="Heading9">
    <w:name w:val="heading 9"/>
    <w:basedOn w:val="Normal"/>
    <w:next w:val="Normal"/>
    <w:link w:val="Heading9Char"/>
    <w:uiPriority w:val="99"/>
    <w:qFormat/>
    <w:rsid w:val="005C2CCC"/>
    <w:pPr>
      <w:tabs>
        <w:tab w:val="num" w:pos="6120"/>
      </w:tabs>
      <w:spacing w:before="240" w:after="60"/>
      <w:ind w:left="57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locked/>
    <w:rsid w:val="00F42A4E"/>
    <w:rPr>
      <w:b/>
      <w:caps/>
      <w:color w:val="000000"/>
      <w:sz w:val="24"/>
    </w:rPr>
  </w:style>
  <w:style w:type="character" w:customStyle="1" w:styleId="Heading2Char">
    <w:name w:val="Heading 2 Char"/>
    <w:link w:val="Heading2"/>
    <w:locked/>
    <w:rsid w:val="00E26712"/>
    <w:rPr>
      <w:b/>
      <w:caps/>
      <w:color w:val="000000"/>
      <w:sz w:val="24"/>
      <w:szCs w:val="24"/>
    </w:rPr>
  </w:style>
  <w:style w:type="character" w:customStyle="1" w:styleId="Heading3Char">
    <w:name w:val="Heading 3 Char"/>
    <w:link w:val="Heading3"/>
    <w:locked/>
    <w:rsid w:val="00E00A02"/>
    <w:rPr>
      <w:b/>
      <w:color w:val="000000"/>
      <w:sz w:val="24"/>
      <w:szCs w:val="24"/>
    </w:rPr>
  </w:style>
  <w:style w:type="character" w:customStyle="1" w:styleId="Heading4Char">
    <w:name w:val="Heading 4 Char"/>
    <w:link w:val="Heading4"/>
    <w:locked/>
    <w:rsid w:val="00F42A4E"/>
    <w:rPr>
      <w:b/>
      <w:i/>
      <w:color w:val="000000"/>
      <w:sz w:val="24"/>
    </w:rPr>
  </w:style>
  <w:style w:type="character" w:customStyle="1" w:styleId="Heading5Char">
    <w:name w:val="Heading 5 Char"/>
    <w:aliases w:val="5th Order Para Char,5TH-ORDER HEADING/Para Char"/>
    <w:link w:val="Heading5"/>
    <w:locked/>
    <w:rsid w:val="00F42A4E"/>
    <w:rPr>
      <w:color w:val="000000"/>
      <w:sz w:val="24"/>
    </w:rPr>
  </w:style>
  <w:style w:type="character" w:customStyle="1" w:styleId="Heading6Char">
    <w:name w:val="Heading 6 Char"/>
    <w:link w:val="Heading6"/>
    <w:uiPriority w:val="99"/>
    <w:rsid w:val="00A636AF"/>
    <w:rPr>
      <w:rFonts w:eastAsia="Arial Unicode MS"/>
      <w:i/>
      <w:color w:val="000000"/>
      <w:szCs w:val="24"/>
      <w:lang w:eastAsia="ko-KR"/>
    </w:rPr>
  </w:style>
  <w:style w:type="character" w:customStyle="1" w:styleId="Heading7Char">
    <w:name w:val="Heading 7 Char"/>
    <w:link w:val="Heading7"/>
    <w:uiPriority w:val="99"/>
    <w:rsid w:val="00A636AF"/>
    <w:rPr>
      <w:rFonts w:ascii="Arial" w:eastAsia="Arial Unicode MS" w:hAnsi="Arial"/>
      <w:color w:val="000000"/>
      <w:sz w:val="24"/>
      <w:szCs w:val="24"/>
      <w:lang w:eastAsia="ko-KR"/>
    </w:rPr>
  </w:style>
  <w:style w:type="character" w:customStyle="1" w:styleId="Heading8Char">
    <w:name w:val="Heading 8 Char"/>
    <w:link w:val="Heading8"/>
    <w:uiPriority w:val="99"/>
    <w:rsid w:val="00A636AF"/>
    <w:rPr>
      <w:rFonts w:ascii="Arial" w:eastAsia="Arial Unicode MS" w:hAnsi="Arial"/>
      <w:i/>
      <w:color w:val="000000"/>
      <w:sz w:val="24"/>
      <w:szCs w:val="24"/>
      <w:lang w:eastAsia="ko-KR"/>
    </w:rPr>
  </w:style>
  <w:style w:type="character" w:customStyle="1" w:styleId="Heading9Char">
    <w:name w:val="Heading 9 Char"/>
    <w:link w:val="Heading9"/>
    <w:uiPriority w:val="99"/>
    <w:rsid w:val="00A636AF"/>
    <w:rPr>
      <w:rFonts w:ascii="Arial" w:eastAsia="Arial Unicode MS" w:hAnsi="Arial"/>
      <w:b/>
      <w:i/>
      <w:color w:val="000000"/>
      <w:sz w:val="18"/>
      <w:szCs w:val="24"/>
      <w:lang w:eastAsia="ko-KR"/>
    </w:rPr>
  </w:style>
  <w:style w:type="character" w:styleId="Hyperlink">
    <w:name w:val="Hyperlink"/>
    <w:uiPriority w:val="99"/>
    <w:rsid w:val="005C2CCC"/>
    <w:rPr>
      <w:rFonts w:ascii="Times New Roman" w:hAnsi="Times New Roman" w:cs="Times New Roman"/>
      <w:color w:val="0000FF"/>
      <w:sz w:val="24"/>
      <w:u w:val="single"/>
    </w:rPr>
  </w:style>
  <w:style w:type="paragraph" w:customStyle="1" w:styleId="Normal-SIGN1">
    <w:name w:val="Normal-SIGN1"/>
    <w:basedOn w:val="Normal"/>
    <w:uiPriority w:val="99"/>
    <w:semiHidden/>
    <w:rsid w:val="005C2CCC"/>
    <w:pPr>
      <w:jc w:val="center"/>
    </w:pPr>
    <w:rPr>
      <w:b/>
    </w:rPr>
  </w:style>
  <w:style w:type="paragraph" w:styleId="BodyText2">
    <w:name w:val="Body Text 2"/>
    <w:basedOn w:val="Normal"/>
    <w:link w:val="BodyText2Char"/>
    <w:uiPriority w:val="99"/>
    <w:semiHidden/>
    <w:rsid w:val="005C2CCC"/>
    <w:pPr>
      <w:spacing w:after="120" w:line="480" w:lineRule="auto"/>
    </w:pPr>
  </w:style>
  <w:style w:type="character" w:customStyle="1" w:styleId="BodyText2Char">
    <w:name w:val="Body Text 2 Char"/>
    <w:link w:val="BodyText2"/>
    <w:uiPriority w:val="99"/>
    <w:semiHidden/>
    <w:rsid w:val="00A636AF"/>
    <w:rPr>
      <w:rFonts w:eastAsia="Arial Unicode MS"/>
      <w:color w:val="000000"/>
      <w:sz w:val="24"/>
      <w:szCs w:val="24"/>
      <w:lang w:eastAsia="ko-KR"/>
    </w:rPr>
  </w:style>
  <w:style w:type="paragraph" w:styleId="Title">
    <w:name w:val="Title"/>
    <w:basedOn w:val="Normal"/>
    <w:link w:val="TitleChar"/>
    <w:uiPriority w:val="10"/>
    <w:qFormat/>
    <w:rsid w:val="005C2CCC"/>
    <w:pPr>
      <w:jc w:val="center"/>
      <w:outlineLvl w:val="0"/>
    </w:pPr>
    <w:rPr>
      <w:rFonts w:ascii="Cambria" w:eastAsia="Times New Roman" w:hAnsi="Cambria"/>
      <w:b/>
      <w:bCs/>
      <w:kern w:val="28"/>
      <w:sz w:val="32"/>
      <w:szCs w:val="32"/>
    </w:rPr>
  </w:style>
  <w:style w:type="character" w:customStyle="1" w:styleId="TitleChar">
    <w:name w:val="Title Char"/>
    <w:link w:val="Title"/>
    <w:uiPriority w:val="10"/>
    <w:rsid w:val="00A636AF"/>
    <w:rPr>
      <w:rFonts w:ascii="Cambria" w:eastAsia="Times New Roman" w:hAnsi="Cambria" w:cs="Times New Roman"/>
      <w:b/>
      <w:bCs/>
      <w:color w:val="000000"/>
      <w:kern w:val="28"/>
      <w:sz w:val="32"/>
      <w:szCs w:val="32"/>
      <w:lang w:eastAsia="ko-KR"/>
    </w:rPr>
  </w:style>
  <w:style w:type="paragraph" w:customStyle="1" w:styleId="2nd3rdOrderPara">
    <w:name w:val="2nd/3rd Order Para"/>
    <w:basedOn w:val="Normal"/>
    <w:rsid w:val="005C2CCC"/>
    <w:pPr>
      <w:spacing w:before="120" w:line="360" w:lineRule="auto"/>
      <w:ind w:firstLine="720"/>
    </w:pPr>
  </w:style>
  <w:style w:type="paragraph" w:styleId="Header">
    <w:name w:val="header"/>
    <w:basedOn w:val="Normal"/>
    <w:link w:val="HeaderChar"/>
    <w:uiPriority w:val="99"/>
    <w:semiHidden/>
    <w:rsid w:val="005C2CCC"/>
    <w:pPr>
      <w:tabs>
        <w:tab w:val="center" w:pos="4320"/>
        <w:tab w:val="right" w:pos="8640"/>
      </w:tabs>
    </w:pPr>
    <w:rPr>
      <w:szCs w:val="20"/>
    </w:rPr>
  </w:style>
  <w:style w:type="character" w:customStyle="1" w:styleId="HeaderChar">
    <w:name w:val="Header Char"/>
    <w:link w:val="Header"/>
    <w:uiPriority w:val="99"/>
    <w:semiHidden/>
    <w:locked/>
    <w:rsid w:val="008234A2"/>
    <w:rPr>
      <w:rFonts w:eastAsia="Arial Unicode MS"/>
      <w:color w:val="000000"/>
      <w:sz w:val="24"/>
      <w:lang w:eastAsia="ko-KR"/>
    </w:rPr>
  </w:style>
  <w:style w:type="paragraph" w:styleId="MacroText">
    <w:name w:val="macro"/>
    <w:link w:val="MacroTextChar"/>
    <w:uiPriority w:val="99"/>
    <w:semiHidden/>
    <w:rsid w:val="005C2CCC"/>
    <w:pPr>
      <w:tabs>
        <w:tab w:val="left" w:pos="480"/>
        <w:tab w:val="left" w:pos="960"/>
        <w:tab w:val="left" w:pos="1440"/>
        <w:tab w:val="left" w:pos="1920"/>
        <w:tab w:val="left" w:pos="2400"/>
        <w:tab w:val="left" w:pos="2880"/>
        <w:tab w:val="left" w:pos="3360"/>
        <w:tab w:val="left" w:pos="3840"/>
        <w:tab w:val="left" w:pos="4320"/>
      </w:tabs>
      <w:jc w:val="both"/>
    </w:pPr>
    <w:rPr>
      <w:rFonts w:ascii="Courier New" w:eastAsia="Batang" w:hAnsi="Courier New"/>
    </w:rPr>
  </w:style>
  <w:style w:type="character" w:customStyle="1" w:styleId="MacroTextChar">
    <w:name w:val="Macro Text Char"/>
    <w:link w:val="MacroText"/>
    <w:uiPriority w:val="99"/>
    <w:semiHidden/>
    <w:rsid w:val="00A636AF"/>
    <w:rPr>
      <w:rFonts w:ascii="Courier New" w:eastAsia="Batang" w:hAnsi="Courier New"/>
      <w:lang w:val="en-US" w:eastAsia="en-US" w:bidi="ar-SA"/>
    </w:rPr>
  </w:style>
  <w:style w:type="paragraph" w:customStyle="1" w:styleId="Normal-SIGN2">
    <w:name w:val="Normal-SIGN2"/>
    <w:basedOn w:val="Normal-SIGN1"/>
    <w:uiPriority w:val="99"/>
    <w:semiHidden/>
    <w:rsid w:val="005C2CCC"/>
    <w:rPr>
      <w:b w:val="0"/>
    </w:rPr>
  </w:style>
  <w:style w:type="paragraph" w:customStyle="1" w:styleId="3rdOrderPara">
    <w:name w:val="3rd Order Para"/>
    <w:basedOn w:val="Normal"/>
    <w:uiPriority w:val="99"/>
    <w:semiHidden/>
    <w:rsid w:val="005C2CCC"/>
    <w:pPr>
      <w:spacing w:before="120" w:line="360" w:lineRule="auto"/>
      <w:ind w:firstLine="720"/>
    </w:pPr>
  </w:style>
  <w:style w:type="paragraph" w:customStyle="1" w:styleId="4thOrderPara">
    <w:name w:val="4th Order Para"/>
    <w:basedOn w:val="3rdOrderPara"/>
    <w:rsid w:val="005C2CCC"/>
    <w:pPr>
      <w:ind w:firstLine="1440"/>
    </w:pPr>
  </w:style>
  <w:style w:type="paragraph" w:styleId="NormalIndent">
    <w:name w:val="Normal Indent"/>
    <w:basedOn w:val="Normal"/>
    <w:uiPriority w:val="99"/>
    <w:semiHidden/>
    <w:rsid w:val="005C2CCC"/>
    <w:pPr>
      <w:ind w:left="720"/>
    </w:pPr>
  </w:style>
  <w:style w:type="paragraph" w:styleId="NormalWeb">
    <w:name w:val="Normal (Web)"/>
    <w:basedOn w:val="Normal"/>
    <w:uiPriority w:val="99"/>
    <w:semiHidden/>
    <w:rsid w:val="005C2CCC"/>
  </w:style>
  <w:style w:type="paragraph" w:customStyle="1" w:styleId="Abstract">
    <w:name w:val="Abstract"/>
    <w:basedOn w:val="2nd3rdOrderPara"/>
    <w:semiHidden/>
    <w:rsid w:val="00C07CE5"/>
    <w:pPr>
      <w:tabs>
        <w:tab w:val="left" w:pos="720"/>
      </w:tabs>
    </w:pPr>
  </w:style>
  <w:style w:type="paragraph" w:styleId="BlockText">
    <w:name w:val="Block Text"/>
    <w:basedOn w:val="Normal"/>
    <w:uiPriority w:val="99"/>
    <w:semiHidden/>
    <w:rsid w:val="005C2CCC"/>
    <w:pPr>
      <w:spacing w:after="120"/>
      <w:ind w:left="1440" w:right="1440"/>
    </w:pPr>
  </w:style>
  <w:style w:type="paragraph" w:styleId="BodyText">
    <w:name w:val="Body Text"/>
    <w:basedOn w:val="Normal"/>
    <w:link w:val="BodyTextChar"/>
    <w:uiPriority w:val="99"/>
    <w:semiHidden/>
    <w:rsid w:val="005C2CCC"/>
    <w:pPr>
      <w:spacing w:after="120"/>
    </w:pPr>
  </w:style>
  <w:style w:type="character" w:customStyle="1" w:styleId="BodyTextChar">
    <w:name w:val="Body Text Char"/>
    <w:link w:val="BodyText"/>
    <w:uiPriority w:val="99"/>
    <w:semiHidden/>
    <w:rsid w:val="00A636AF"/>
    <w:rPr>
      <w:rFonts w:eastAsia="Arial Unicode MS"/>
      <w:color w:val="000000"/>
      <w:sz w:val="24"/>
      <w:szCs w:val="24"/>
      <w:lang w:eastAsia="ko-KR"/>
    </w:rPr>
  </w:style>
  <w:style w:type="paragraph" w:styleId="BodyText3">
    <w:name w:val="Body Text 3"/>
    <w:basedOn w:val="Normal"/>
    <w:link w:val="BodyText3Char"/>
    <w:uiPriority w:val="99"/>
    <w:semiHidden/>
    <w:rsid w:val="005C2CCC"/>
    <w:pPr>
      <w:spacing w:after="120"/>
    </w:pPr>
    <w:rPr>
      <w:sz w:val="16"/>
      <w:szCs w:val="16"/>
    </w:rPr>
  </w:style>
  <w:style w:type="character" w:customStyle="1" w:styleId="BodyText3Char">
    <w:name w:val="Body Text 3 Char"/>
    <w:link w:val="BodyText3"/>
    <w:uiPriority w:val="99"/>
    <w:semiHidden/>
    <w:rsid w:val="00A636AF"/>
    <w:rPr>
      <w:rFonts w:eastAsia="Arial Unicode MS"/>
      <w:color w:val="000000"/>
      <w:sz w:val="16"/>
      <w:szCs w:val="16"/>
      <w:lang w:eastAsia="ko-KR"/>
    </w:rPr>
  </w:style>
  <w:style w:type="paragraph" w:styleId="BodyTextFirstIndent">
    <w:name w:val="Body Text First Indent"/>
    <w:basedOn w:val="BodyText"/>
    <w:link w:val="BodyTextFirstIndentChar"/>
    <w:uiPriority w:val="99"/>
    <w:semiHidden/>
    <w:rsid w:val="005C2CCC"/>
    <w:pPr>
      <w:ind w:firstLine="210"/>
    </w:pPr>
  </w:style>
  <w:style w:type="character" w:customStyle="1" w:styleId="BodyTextFirstIndentChar">
    <w:name w:val="Body Text First Indent Char"/>
    <w:link w:val="BodyTextFirstIndent"/>
    <w:uiPriority w:val="99"/>
    <w:semiHidden/>
    <w:rsid w:val="00A636AF"/>
    <w:rPr>
      <w:rFonts w:eastAsia="Arial Unicode MS"/>
      <w:color w:val="000000"/>
      <w:sz w:val="24"/>
      <w:szCs w:val="24"/>
      <w:lang w:eastAsia="ko-KR"/>
    </w:rPr>
  </w:style>
  <w:style w:type="paragraph" w:styleId="BodyTextIndent">
    <w:name w:val="Body Text Indent"/>
    <w:basedOn w:val="BodyText"/>
    <w:link w:val="BodyTextIndentChar"/>
    <w:uiPriority w:val="99"/>
    <w:semiHidden/>
    <w:rsid w:val="005C2CCC"/>
    <w:pPr>
      <w:spacing w:after="240" w:line="480" w:lineRule="auto"/>
      <w:ind w:left="360" w:firstLine="360"/>
    </w:pPr>
  </w:style>
  <w:style w:type="character" w:customStyle="1" w:styleId="BodyTextIndentChar">
    <w:name w:val="Body Text Indent Char"/>
    <w:link w:val="BodyTextIndent"/>
    <w:uiPriority w:val="99"/>
    <w:semiHidden/>
    <w:rsid w:val="00A636AF"/>
    <w:rPr>
      <w:rFonts w:eastAsia="Arial Unicode MS"/>
      <w:color w:val="000000"/>
      <w:sz w:val="24"/>
      <w:szCs w:val="24"/>
      <w:lang w:eastAsia="ko-KR"/>
    </w:rPr>
  </w:style>
  <w:style w:type="paragraph" w:styleId="BodyTextFirstIndent2">
    <w:name w:val="Body Text First Indent 2"/>
    <w:basedOn w:val="BodyTextIndent"/>
    <w:link w:val="BodyTextFirstIndent2Char"/>
    <w:uiPriority w:val="99"/>
    <w:semiHidden/>
    <w:rsid w:val="005C2CCC"/>
    <w:pPr>
      <w:spacing w:after="120" w:line="240" w:lineRule="auto"/>
      <w:ind w:firstLine="210"/>
    </w:pPr>
  </w:style>
  <w:style w:type="character" w:customStyle="1" w:styleId="BodyTextFirstIndent2Char">
    <w:name w:val="Body Text First Indent 2 Char"/>
    <w:link w:val="BodyTextFirstIndent2"/>
    <w:uiPriority w:val="99"/>
    <w:semiHidden/>
    <w:rsid w:val="00A636AF"/>
    <w:rPr>
      <w:rFonts w:eastAsia="Arial Unicode MS"/>
      <w:color w:val="000000"/>
      <w:sz w:val="24"/>
      <w:szCs w:val="24"/>
      <w:lang w:eastAsia="ko-KR"/>
    </w:rPr>
  </w:style>
  <w:style w:type="paragraph" w:styleId="BodyTextIndent2">
    <w:name w:val="Body Text Indent 2"/>
    <w:basedOn w:val="Normal"/>
    <w:link w:val="BodyTextIndent2Char"/>
    <w:uiPriority w:val="99"/>
    <w:semiHidden/>
    <w:rsid w:val="005C2CCC"/>
    <w:pPr>
      <w:spacing w:after="120" w:line="480" w:lineRule="auto"/>
      <w:ind w:left="360"/>
    </w:pPr>
  </w:style>
  <w:style w:type="character" w:customStyle="1" w:styleId="BodyTextIndent2Char">
    <w:name w:val="Body Text Indent 2 Char"/>
    <w:link w:val="BodyTextIndent2"/>
    <w:uiPriority w:val="99"/>
    <w:semiHidden/>
    <w:rsid w:val="00A636AF"/>
    <w:rPr>
      <w:rFonts w:eastAsia="Arial Unicode MS"/>
      <w:color w:val="000000"/>
      <w:sz w:val="24"/>
      <w:szCs w:val="24"/>
      <w:lang w:eastAsia="ko-KR"/>
    </w:rPr>
  </w:style>
  <w:style w:type="paragraph" w:styleId="BodyTextIndent3">
    <w:name w:val="Body Text Indent 3"/>
    <w:basedOn w:val="Normal"/>
    <w:link w:val="BodyTextIndent3Char"/>
    <w:uiPriority w:val="99"/>
    <w:semiHidden/>
    <w:rsid w:val="005C2CCC"/>
    <w:pPr>
      <w:spacing w:after="120"/>
      <w:ind w:left="360"/>
    </w:pPr>
    <w:rPr>
      <w:sz w:val="16"/>
      <w:szCs w:val="16"/>
    </w:rPr>
  </w:style>
  <w:style w:type="character" w:customStyle="1" w:styleId="BodyTextIndent3Char">
    <w:name w:val="Body Text Indent 3 Char"/>
    <w:link w:val="BodyTextIndent3"/>
    <w:uiPriority w:val="99"/>
    <w:semiHidden/>
    <w:rsid w:val="00A636AF"/>
    <w:rPr>
      <w:rFonts w:eastAsia="Arial Unicode MS"/>
      <w:color w:val="000000"/>
      <w:sz w:val="16"/>
      <w:szCs w:val="16"/>
      <w:lang w:eastAsia="ko-KR"/>
    </w:rPr>
  </w:style>
  <w:style w:type="paragraph" w:styleId="ListNumber">
    <w:name w:val="List Number"/>
    <w:aliases w:val="Dist List"/>
    <w:basedOn w:val="Normal"/>
    <w:next w:val="ListNumber2"/>
    <w:uiPriority w:val="99"/>
    <w:semiHidden/>
    <w:rsid w:val="008C4972"/>
    <w:pPr>
      <w:numPr>
        <w:numId w:val="11"/>
      </w:numPr>
      <w:tabs>
        <w:tab w:val="clear" w:pos="1800"/>
        <w:tab w:val="num" w:pos="360"/>
      </w:tabs>
      <w:ind w:left="360"/>
    </w:pPr>
  </w:style>
  <w:style w:type="paragraph" w:styleId="Closing">
    <w:name w:val="Closing"/>
    <w:basedOn w:val="Normal"/>
    <w:link w:val="ClosingChar"/>
    <w:uiPriority w:val="99"/>
    <w:semiHidden/>
    <w:rsid w:val="005C2CCC"/>
    <w:pPr>
      <w:ind w:left="4320"/>
    </w:pPr>
  </w:style>
  <w:style w:type="character" w:customStyle="1" w:styleId="ClosingChar">
    <w:name w:val="Closing Char"/>
    <w:link w:val="Closing"/>
    <w:uiPriority w:val="99"/>
    <w:semiHidden/>
    <w:rsid w:val="00A636AF"/>
    <w:rPr>
      <w:rFonts w:eastAsia="Arial Unicode MS"/>
      <w:color w:val="000000"/>
      <w:sz w:val="24"/>
      <w:szCs w:val="24"/>
      <w:lang w:eastAsia="ko-KR"/>
    </w:rPr>
  </w:style>
  <w:style w:type="paragraph" w:styleId="CommentText">
    <w:name w:val="annotation text"/>
    <w:basedOn w:val="Normal"/>
    <w:link w:val="CommentTextChar"/>
    <w:uiPriority w:val="99"/>
    <w:semiHidden/>
    <w:rsid w:val="005C2CCC"/>
    <w:pPr>
      <w:spacing w:before="120" w:after="120"/>
      <w:ind w:left="720" w:right="720"/>
    </w:pPr>
    <w:rPr>
      <w:szCs w:val="20"/>
    </w:rPr>
  </w:style>
  <w:style w:type="character" w:customStyle="1" w:styleId="CommentTextChar">
    <w:name w:val="Comment Text Char"/>
    <w:link w:val="CommentText"/>
    <w:uiPriority w:val="99"/>
    <w:semiHidden/>
    <w:locked/>
    <w:rsid w:val="00322D0D"/>
    <w:rPr>
      <w:rFonts w:eastAsia="Arial Unicode MS"/>
      <w:color w:val="000000"/>
      <w:sz w:val="24"/>
      <w:lang w:eastAsia="ko-KR"/>
    </w:rPr>
  </w:style>
  <w:style w:type="paragraph" w:styleId="Date">
    <w:name w:val="Date"/>
    <w:basedOn w:val="Normal"/>
    <w:next w:val="Normal"/>
    <w:link w:val="DateChar"/>
    <w:uiPriority w:val="99"/>
    <w:semiHidden/>
    <w:rsid w:val="005C2CCC"/>
  </w:style>
  <w:style w:type="character" w:customStyle="1" w:styleId="DateChar">
    <w:name w:val="Date Char"/>
    <w:link w:val="Date"/>
    <w:uiPriority w:val="99"/>
    <w:semiHidden/>
    <w:rsid w:val="00A636AF"/>
    <w:rPr>
      <w:rFonts w:eastAsia="Arial Unicode MS"/>
      <w:color w:val="000000"/>
      <w:sz w:val="24"/>
      <w:szCs w:val="24"/>
      <w:lang w:eastAsia="ko-KR"/>
    </w:rPr>
  </w:style>
  <w:style w:type="paragraph" w:styleId="DocumentMap">
    <w:name w:val="Document Map"/>
    <w:basedOn w:val="Normal"/>
    <w:link w:val="DocumentMapChar"/>
    <w:uiPriority w:val="99"/>
    <w:semiHidden/>
    <w:rsid w:val="005C2CCC"/>
    <w:pPr>
      <w:shd w:val="clear" w:color="auto" w:fill="000080"/>
    </w:pPr>
    <w:rPr>
      <w:sz w:val="0"/>
      <w:szCs w:val="0"/>
    </w:rPr>
  </w:style>
  <w:style w:type="character" w:customStyle="1" w:styleId="DocumentMapChar">
    <w:name w:val="Document Map Char"/>
    <w:link w:val="DocumentMap"/>
    <w:uiPriority w:val="99"/>
    <w:semiHidden/>
    <w:rsid w:val="00A636AF"/>
    <w:rPr>
      <w:rFonts w:eastAsia="Arial Unicode MS"/>
      <w:color w:val="000000"/>
      <w:sz w:val="0"/>
      <w:szCs w:val="0"/>
      <w:lang w:eastAsia="ko-KR"/>
    </w:rPr>
  </w:style>
  <w:style w:type="paragraph" w:styleId="EndnoteText">
    <w:name w:val="endnote text"/>
    <w:basedOn w:val="Normal"/>
    <w:link w:val="EndnoteTextChar"/>
    <w:uiPriority w:val="99"/>
    <w:semiHidden/>
    <w:rsid w:val="005C2CCC"/>
    <w:pPr>
      <w:jc w:val="left"/>
    </w:pPr>
    <w:rPr>
      <w:sz w:val="20"/>
      <w:szCs w:val="20"/>
    </w:rPr>
  </w:style>
  <w:style w:type="character" w:customStyle="1" w:styleId="EndnoteTextChar">
    <w:name w:val="Endnote Text Char"/>
    <w:link w:val="EndnoteText"/>
    <w:uiPriority w:val="99"/>
    <w:semiHidden/>
    <w:rsid w:val="00A636AF"/>
    <w:rPr>
      <w:rFonts w:eastAsia="Arial Unicode MS"/>
      <w:color w:val="000000"/>
      <w:sz w:val="20"/>
      <w:szCs w:val="20"/>
      <w:lang w:eastAsia="ko-KR"/>
    </w:rPr>
  </w:style>
  <w:style w:type="paragraph" w:styleId="EnvelopeAddress">
    <w:name w:val="envelope address"/>
    <w:basedOn w:val="Normal"/>
    <w:uiPriority w:val="99"/>
    <w:semiHidden/>
    <w:rsid w:val="005C2CCC"/>
    <w:pPr>
      <w:framePr w:w="7920" w:h="1980" w:hRule="exact" w:hSpace="180" w:wrap="auto" w:hAnchor="page" w:xAlign="center" w:yAlign="bottom"/>
      <w:ind w:left="2880"/>
    </w:pPr>
    <w:rPr>
      <w:rFonts w:ascii="Arial" w:hAnsi="Arial"/>
    </w:rPr>
  </w:style>
  <w:style w:type="paragraph" w:styleId="EnvelopeReturn">
    <w:name w:val="envelope return"/>
    <w:basedOn w:val="Normal"/>
    <w:uiPriority w:val="99"/>
    <w:semiHidden/>
    <w:rsid w:val="005C2CCC"/>
    <w:rPr>
      <w:rFonts w:ascii="Arial" w:hAnsi="Arial"/>
      <w:sz w:val="20"/>
    </w:rPr>
  </w:style>
  <w:style w:type="paragraph" w:customStyle="1" w:styleId="FIGURECAPTION">
    <w:name w:val="FIGURE CAPTION"/>
    <w:basedOn w:val="Normal"/>
    <w:next w:val="Normal"/>
    <w:autoRedefine/>
    <w:uiPriority w:val="99"/>
    <w:rsid w:val="008C309A"/>
    <w:pPr>
      <w:widowControl w:val="0"/>
      <w:numPr>
        <w:numId w:val="2"/>
      </w:numPr>
      <w:tabs>
        <w:tab w:val="clear" w:pos="2880"/>
        <w:tab w:val="num" w:pos="720"/>
      </w:tabs>
      <w:spacing w:before="120" w:after="480"/>
      <w:ind w:left="1296"/>
      <w:jc w:val="center"/>
    </w:pPr>
    <w:rPr>
      <w:color w:val="auto"/>
    </w:rPr>
  </w:style>
  <w:style w:type="paragraph" w:styleId="Footer">
    <w:name w:val="footer"/>
    <w:basedOn w:val="Normal"/>
    <w:link w:val="FooterChar"/>
    <w:uiPriority w:val="99"/>
    <w:semiHidden/>
    <w:rsid w:val="005C2CCC"/>
    <w:pPr>
      <w:tabs>
        <w:tab w:val="center" w:pos="4320"/>
        <w:tab w:val="right" w:pos="8640"/>
      </w:tabs>
    </w:pPr>
    <w:rPr>
      <w:szCs w:val="20"/>
    </w:rPr>
  </w:style>
  <w:style w:type="character" w:customStyle="1" w:styleId="FooterChar">
    <w:name w:val="Footer Char"/>
    <w:link w:val="Footer"/>
    <w:uiPriority w:val="99"/>
    <w:semiHidden/>
    <w:locked/>
    <w:rsid w:val="008234A2"/>
    <w:rPr>
      <w:rFonts w:eastAsia="Arial Unicode MS"/>
      <w:color w:val="000000"/>
      <w:sz w:val="24"/>
      <w:lang w:eastAsia="ko-KR"/>
    </w:rPr>
  </w:style>
  <w:style w:type="character" w:styleId="FootnoteReference">
    <w:name w:val="footnote reference"/>
    <w:rsid w:val="005C2CCC"/>
    <w:rPr>
      <w:rFonts w:ascii="Times New Roman" w:hAnsi="Times New Roman" w:cs="Times New Roman"/>
      <w:color w:val="000000"/>
      <w:position w:val="6"/>
      <w:sz w:val="18"/>
    </w:rPr>
  </w:style>
  <w:style w:type="paragraph" w:styleId="FootnoteText">
    <w:name w:val="footnote text"/>
    <w:basedOn w:val="Normal"/>
    <w:link w:val="FootnoteTextChar"/>
    <w:rsid w:val="005C2CCC"/>
    <w:pPr>
      <w:keepLines/>
      <w:widowControl w:val="0"/>
      <w:tabs>
        <w:tab w:val="left" w:pos="360"/>
      </w:tabs>
      <w:spacing w:after="120" w:line="220" w:lineRule="exact"/>
      <w:ind w:firstLine="360"/>
      <w:jc w:val="left"/>
    </w:pPr>
    <w:rPr>
      <w:sz w:val="20"/>
      <w:szCs w:val="20"/>
    </w:rPr>
  </w:style>
  <w:style w:type="character" w:customStyle="1" w:styleId="FootnoteTextChar">
    <w:name w:val="Footnote Text Char"/>
    <w:link w:val="FootnoteText"/>
    <w:rsid w:val="00A636AF"/>
    <w:rPr>
      <w:rFonts w:eastAsia="Arial Unicode MS"/>
      <w:color w:val="000000"/>
      <w:sz w:val="20"/>
      <w:szCs w:val="20"/>
      <w:lang w:eastAsia="ko-KR"/>
    </w:rPr>
  </w:style>
  <w:style w:type="paragraph" w:styleId="Index1">
    <w:name w:val="index 1"/>
    <w:basedOn w:val="Normal"/>
    <w:next w:val="Normal"/>
    <w:autoRedefine/>
    <w:uiPriority w:val="99"/>
    <w:semiHidden/>
    <w:rsid w:val="005C2CCC"/>
    <w:pPr>
      <w:ind w:left="240" w:hanging="240"/>
    </w:pPr>
  </w:style>
  <w:style w:type="paragraph" w:styleId="Index2">
    <w:name w:val="index 2"/>
    <w:basedOn w:val="Normal"/>
    <w:next w:val="Normal"/>
    <w:autoRedefine/>
    <w:uiPriority w:val="99"/>
    <w:semiHidden/>
    <w:rsid w:val="005C2CCC"/>
    <w:pPr>
      <w:ind w:left="480" w:hanging="240"/>
    </w:pPr>
  </w:style>
  <w:style w:type="paragraph" w:styleId="Index3">
    <w:name w:val="index 3"/>
    <w:basedOn w:val="Normal"/>
    <w:next w:val="Normal"/>
    <w:autoRedefine/>
    <w:uiPriority w:val="99"/>
    <w:semiHidden/>
    <w:rsid w:val="005C2CCC"/>
    <w:pPr>
      <w:ind w:left="720" w:hanging="240"/>
    </w:pPr>
  </w:style>
  <w:style w:type="paragraph" w:styleId="Index4">
    <w:name w:val="index 4"/>
    <w:basedOn w:val="Normal"/>
    <w:next w:val="Normal"/>
    <w:autoRedefine/>
    <w:uiPriority w:val="99"/>
    <w:semiHidden/>
    <w:rsid w:val="005C2CCC"/>
    <w:pPr>
      <w:ind w:left="960" w:hanging="240"/>
    </w:pPr>
  </w:style>
  <w:style w:type="paragraph" w:styleId="Index5">
    <w:name w:val="index 5"/>
    <w:basedOn w:val="Normal"/>
    <w:next w:val="Normal"/>
    <w:autoRedefine/>
    <w:uiPriority w:val="99"/>
    <w:semiHidden/>
    <w:rsid w:val="005C2CCC"/>
    <w:pPr>
      <w:ind w:left="1200" w:hanging="240"/>
    </w:pPr>
  </w:style>
  <w:style w:type="paragraph" w:styleId="Index6">
    <w:name w:val="index 6"/>
    <w:basedOn w:val="Normal"/>
    <w:next w:val="Normal"/>
    <w:autoRedefine/>
    <w:uiPriority w:val="99"/>
    <w:semiHidden/>
    <w:rsid w:val="005C2CCC"/>
    <w:pPr>
      <w:ind w:left="1440" w:hanging="240"/>
    </w:pPr>
  </w:style>
  <w:style w:type="paragraph" w:styleId="Index7">
    <w:name w:val="index 7"/>
    <w:basedOn w:val="Normal"/>
    <w:next w:val="Normal"/>
    <w:autoRedefine/>
    <w:uiPriority w:val="99"/>
    <w:semiHidden/>
    <w:rsid w:val="005C2CCC"/>
    <w:pPr>
      <w:ind w:left="1680" w:hanging="240"/>
    </w:pPr>
  </w:style>
  <w:style w:type="paragraph" w:styleId="Index8">
    <w:name w:val="index 8"/>
    <w:basedOn w:val="Normal"/>
    <w:next w:val="Normal"/>
    <w:autoRedefine/>
    <w:uiPriority w:val="99"/>
    <w:semiHidden/>
    <w:rsid w:val="005C2CCC"/>
    <w:pPr>
      <w:ind w:left="1920" w:hanging="240"/>
    </w:pPr>
  </w:style>
  <w:style w:type="paragraph" w:styleId="Index9">
    <w:name w:val="index 9"/>
    <w:basedOn w:val="Normal"/>
    <w:next w:val="Normal"/>
    <w:autoRedefine/>
    <w:uiPriority w:val="99"/>
    <w:semiHidden/>
    <w:rsid w:val="005C2CCC"/>
    <w:pPr>
      <w:ind w:left="2160" w:hanging="240"/>
    </w:pPr>
  </w:style>
  <w:style w:type="paragraph" w:styleId="IndexHeading">
    <w:name w:val="index heading"/>
    <w:basedOn w:val="Normal"/>
    <w:next w:val="Index1"/>
    <w:uiPriority w:val="99"/>
    <w:semiHidden/>
    <w:rsid w:val="005C2CCC"/>
    <w:rPr>
      <w:rFonts w:ascii="Arial" w:hAnsi="Arial"/>
      <w:b/>
    </w:rPr>
  </w:style>
  <w:style w:type="paragraph" w:customStyle="1" w:styleId="List1">
    <w:name w:val="List1"/>
    <w:basedOn w:val="Normal"/>
    <w:uiPriority w:val="99"/>
    <w:semiHidden/>
    <w:rsid w:val="005C2CCC"/>
    <w:pPr>
      <w:tabs>
        <w:tab w:val="left" w:pos="720"/>
        <w:tab w:val="left" w:pos="1440"/>
      </w:tabs>
      <w:spacing w:before="120" w:after="120" w:line="240" w:lineRule="atLeast"/>
      <w:ind w:left="1080" w:hanging="360"/>
    </w:pPr>
  </w:style>
  <w:style w:type="paragraph" w:styleId="List">
    <w:name w:val="List"/>
    <w:basedOn w:val="Normal"/>
    <w:uiPriority w:val="99"/>
    <w:semiHidden/>
    <w:rsid w:val="005C2CCC"/>
    <w:pPr>
      <w:ind w:left="360" w:hanging="360"/>
    </w:pPr>
  </w:style>
  <w:style w:type="paragraph" w:styleId="List2">
    <w:name w:val="List 2"/>
    <w:basedOn w:val="Normal"/>
    <w:uiPriority w:val="99"/>
    <w:semiHidden/>
    <w:rsid w:val="005C2CCC"/>
    <w:pPr>
      <w:ind w:left="720" w:hanging="360"/>
    </w:pPr>
  </w:style>
  <w:style w:type="paragraph" w:styleId="List3">
    <w:name w:val="List 3"/>
    <w:basedOn w:val="Normal"/>
    <w:uiPriority w:val="99"/>
    <w:semiHidden/>
    <w:rsid w:val="005C2CCC"/>
    <w:pPr>
      <w:ind w:left="1080" w:hanging="360"/>
    </w:pPr>
  </w:style>
  <w:style w:type="paragraph" w:styleId="List4">
    <w:name w:val="List 4"/>
    <w:basedOn w:val="Normal"/>
    <w:uiPriority w:val="99"/>
    <w:semiHidden/>
    <w:rsid w:val="005C2CCC"/>
    <w:pPr>
      <w:ind w:left="1440" w:hanging="360"/>
    </w:pPr>
  </w:style>
  <w:style w:type="paragraph" w:styleId="List5">
    <w:name w:val="List 5"/>
    <w:basedOn w:val="Normal"/>
    <w:uiPriority w:val="99"/>
    <w:semiHidden/>
    <w:rsid w:val="005C2CCC"/>
    <w:pPr>
      <w:ind w:left="1800" w:hanging="360"/>
    </w:pPr>
  </w:style>
  <w:style w:type="paragraph" w:styleId="ListBullet">
    <w:name w:val="List Bullet"/>
    <w:basedOn w:val="Normal"/>
    <w:rsid w:val="005C2CCC"/>
    <w:pPr>
      <w:numPr>
        <w:numId w:val="4"/>
      </w:numPr>
      <w:tabs>
        <w:tab w:val="clear" w:pos="1800"/>
        <w:tab w:val="num" w:pos="1440"/>
      </w:tabs>
      <w:spacing w:after="120"/>
      <w:ind w:left="1440" w:hanging="720"/>
    </w:pPr>
    <w:rPr>
      <w:lang w:eastAsia="en-US"/>
    </w:rPr>
  </w:style>
  <w:style w:type="paragraph" w:styleId="ListBullet2">
    <w:name w:val="List Bullet 2"/>
    <w:basedOn w:val="Normal"/>
    <w:uiPriority w:val="99"/>
    <w:rsid w:val="005C2CCC"/>
    <w:pPr>
      <w:numPr>
        <w:numId w:val="5"/>
      </w:numPr>
      <w:tabs>
        <w:tab w:val="clear" w:pos="1080"/>
        <w:tab w:val="num" w:pos="2160"/>
      </w:tabs>
      <w:spacing w:after="120"/>
      <w:ind w:left="2160" w:hanging="720"/>
    </w:pPr>
  </w:style>
  <w:style w:type="paragraph" w:styleId="ListBullet3">
    <w:name w:val="List Bullet 3"/>
    <w:basedOn w:val="Normal"/>
    <w:uiPriority w:val="99"/>
    <w:semiHidden/>
    <w:rsid w:val="005C2CCC"/>
    <w:pPr>
      <w:tabs>
        <w:tab w:val="num" w:pos="2880"/>
      </w:tabs>
      <w:ind w:left="2880" w:hanging="720"/>
    </w:pPr>
  </w:style>
  <w:style w:type="paragraph" w:styleId="ListBullet4">
    <w:name w:val="List Bullet 4"/>
    <w:basedOn w:val="Normal"/>
    <w:autoRedefine/>
    <w:uiPriority w:val="99"/>
    <w:semiHidden/>
    <w:rsid w:val="005C2CCC"/>
    <w:pPr>
      <w:tabs>
        <w:tab w:val="left" w:pos="3600"/>
      </w:tabs>
      <w:ind w:left="3600" w:hanging="720"/>
    </w:pPr>
  </w:style>
  <w:style w:type="paragraph" w:styleId="ListBullet5">
    <w:name w:val="List Bullet 5"/>
    <w:basedOn w:val="Normal"/>
    <w:autoRedefine/>
    <w:uiPriority w:val="99"/>
    <w:semiHidden/>
    <w:rsid w:val="005C2CCC"/>
    <w:pPr>
      <w:numPr>
        <w:numId w:val="6"/>
      </w:numPr>
      <w:tabs>
        <w:tab w:val="clear" w:pos="1080"/>
        <w:tab w:val="left" w:pos="4320"/>
      </w:tabs>
      <w:ind w:left="4320"/>
    </w:pPr>
  </w:style>
  <w:style w:type="paragraph" w:styleId="ListContinue">
    <w:name w:val="List Continue"/>
    <w:basedOn w:val="Normal"/>
    <w:uiPriority w:val="99"/>
    <w:semiHidden/>
    <w:rsid w:val="005C2CCC"/>
    <w:pPr>
      <w:spacing w:after="120"/>
      <w:ind w:left="360"/>
    </w:pPr>
  </w:style>
  <w:style w:type="paragraph" w:styleId="ListContinue2">
    <w:name w:val="List Continue 2"/>
    <w:basedOn w:val="Normal"/>
    <w:uiPriority w:val="99"/>
    <w:semiHidden/>
    <w:rsid w:val="005C2CCC"/>
    <w:pPr>
      <w:spacing w:after="120"/>
      <w:ind w:left="720"/>
    </w:pPr>
  </w:style>
  <w:style w:type="paragraph" w:styleId="ListContinue3">
    <w:name w:val="List Continue 3"/>
    <w:basedOn w:val="Normal"/>
    <w:uiPriority w:val="99"/>
    <w:semiHidden/>
    <w:rsid w:val="005C2CCC"/>
    <w:pPr>
      <w:spacing w:after="120"/>
      <w:ind w:left="1080"/>
    </w:pPr>
  </w:style>
  <w:style w:type="paragraph" w:styleId="ListContinue4">
    <w:name w:val="List Continue 4"/>
    <w:basedOn w:val="Normal"/>
    <w:uiPriority w:val="99"/>
    <w:semiHidden/>
    <w:rsid w:val="005C2CCC"/>
    <w:pPr>
      <w:spacing w:after="120"/>
      <w:ind w:left="1440"/>
    </w:pPr>
  </w:style>
  <w:style w:type="paragraph" w:styleId="ListContinue5">
    <w:name w:val="List Continue 5"/>
    <w:basedOn w:val="Normal"/>
    <w:uiPriority w:val="99"/>
    <w:semiHidden/>
    <w:rsid w:val="005C2CCC"/>
    <w:pPr>
      <w:spacing w:after="120"/>
      <w:ind w:left="1800"/>
    </w:pPr>
  </w:style>
  <w:style w:type="paragraph" w:styleId="ListNumber2">
    <w:name w:val="List Number 2"/>
    <w:basedOn w:val="Normal"/>
    <w:next w:val="Normal"/>
    <w:uiPriority w:val="99"/>
    <w:semiHidden/>
    <w:rsid w:val="005C2CCC"/>
    <w:pPr>
      <w:tabs>
        <w:tab w:val="left" w:pos="720"/>
      </w:tabs>
    </w:pPr>
  </w:style>
  <w:style w:type="paragraph" w:customStyle="1" w:styleId="ListNumber2-DL">
    <w:name w:val="List Number 2-DL"/>
    <w:basedOn w:val="ListNumber2"/>
    <w:next w:val="Normal"/>
    <w:uiPriority w:val="99"/>
    <w:semiHidden/>
    <w:rsid w:val="005C2CCC"/>
  </w:style>
  <w:style w:type="paragraph" w:styleId="ListNumber3">
    <w:name w:val="List Number 3"/>
    <w:basedOn w:val="Normal"/>
    <w:uiPriority w:val="99"/>
    <w:semiHidden/>
    <w:rsid w:val="005C2CCC"/>
    <w:pPr>
      <w:numPr>
        <w:numId w:val="7"/>
      </w:numPr>
      <w:tabs>
        <w:tab w:val="clear" w:pos="720"/>
        <w:tab w:val="num" w:pos="1080"/>
      </w:tabs>
      <w:ind w:left="1080" w:hanging="360"/>
    </w:pPr>
  </w:style>
  <w:style w:type="paragraph" w:styleId="ListNumber4">
    <w:name w:val="List Number 4"/>
    <w:basedOn w:val="Normal"/>
    <w:uiPriority w:val="99"/>
    <w:semiHidden/>
    <w:rsid w:val="005C2CCC"/>
    <w:pPr>
      <w:numPr>
        <w:numId w:val="8"/>
      </w:numPr>
      <w:tabs>
        <w:tab w:val="clear" w:pos="360"/>
        <w:tab w:val="num" w:pos="1440"/>
      </w:tabs>
      <w:ind w:left="1440"/>
    </w:pPr>
  </w:style>
  <w:style w:type="paragraph" w:styleId="ListNumber5">
    <w:name w:val="List Number 5"/>
    <w:basedOn w:val="Normal"/>
    <w:uiPriority w:val="99"/>
    <w:semiHidden/>
    <w:rsid w:val="005C2CCC"/>
    <w:pPr>
      <w:numPr>
        <w:numId w:val="9"/>
      </w:numPr>
      <w:tabs>
        <w:tab w:val="clear" w:pos="720"/>
        <w:tab w:val="num" w:pos="1800"/>
      </w:tabs>
      <w:ind w:left="1800"/>
    </w:pPr>
  </w:style>
  <w:style w:type="paragraph" w:styleId="MessageHeader">
    <w:name w:val="Message Header"/>
    <w:basedOn w:val="Normal"/>
    <w:link w:val="MessageHeaderChar"/>
    <w:uiPriority w:val="99"/>
    <w:semiHidden/>
    <w:rsid w:val="005C2CCC"/>
    <w:pPr>
      <w:pBdr>
        <w:top w:val="single" w:sz="6" w:space="1" w:color="auto"/>
        <w:left w:val="single" w:sz="6" w:space="1" w:color="auto"/>
        <w:bottom w:val="single" w:sz="6" w:space="1" w:color="auto"/>
        <w:right w:val="single" w:sz="6" w:space="1" w:color="auto"/>
      </w:pBdr>
      <w:shd w:val="pct20" w:color="auto" w:fill="auto"/>
      <w:ind w:left="1080" w:hanging="1080"/>
    </w:pPr>
    <w:rPr>
      <w:rFonts w:ascii="Cambria" w:eastAsia="Times New Roman" w:hAnsi="Cambria"/>
    </w:rPr>
  </w:style>
  <w:style w:type="character" w:customStyle="1" w:styleId="MessageHeaderChar">
    <w:name w:val="Message Header Char"/>
    <w:link w:val="MessageHeader"/>
    <w:uiPriority w:val="99"/>
    <w:semiHidden/>
    <w:rsid w:val="00A636AF"/>
    <w:rPr>
      <w:rFonts w:ascii="Cambria" w:eastAsia="Times New Roman" w:hAnsi="Cambria" w:cs="Times New Roman"/>
      <w:color w:val="000000"/>
      <w:sz w:val="24"/>
      <w:szCs w:val="24"/>
      <w:shd w:val="pct20" w:color="auto" w:fill="auto"/>
      <w:lang w:eastAsia="ko-KR"/>
    </w:rPr>
  </w:style>
  <w:style w:type="character" w:customStyle="1" w:styleId="MTEquationSection">
    <w:name w:val="MTEquationSection"/>
    <w:uiPriority w:val="99"/>
    <w:semiHidden/>
    <w:rsid w:val="005C2CCC"/>
    <w:rPr>
      <w:rFonts w:ascii="Times New Roman" w:hAnsi="Times New Roman"/>
      <w:vanish/>
      <w:color w:val="000000"/>
      <w:sz w:val="24"/>
    </w:rPr>
  </w:style>
  <w:style w:type="paragraph" w:customStyle="1" w:styleId="Normal-SIGN3">
    <w:name w:val="Normal-SIGN3"/>
    <w:basedOn w:val="Normal-SIGN2"/>
    <w:next w:val="Normal"/>
    <w:uiPriority w:val="99"/>
    <w:semiHidden/>
    <w:rsid w:val="005C2CCC"/>
    <w:pPr>
      <w:ind w:left="1440" w:right="720"/>
    </w:pPr>
  </w:style>
  <w:style w:type="paragraph" w:styleId="NoteHeading">
    <w:name w:val="Note Heading"/>
    <w:basedOn w:val="Normal"/>
    <w:next w:val="Normal"/>
    <w:link w:val="NoteHeadingChar"/>
    <w:uiPriority w:val="99"/>
    <w:semiHidden/>
    <w:rsid w:val="005C2CCC"/>
  </w:style>
  <w:style w:type="character" w:customStyle="1" w:styleId="NoteHeadingChar">
    <w:name w:val="Note Heading Char"/>
    <w:link w:val="NoteHeading"/>
    <w:uiPriority w:val="99"/>
    <w:semiHidden/>
    <w:rsid w:val="00A636AF"/>
    <w:rPr>
      <w:rFonts w:eastAsia="Arial Unicode MS"/>
      <w:color w:val="000000"/>
      <w:sz w:val="24"/>
      <w:szCs w:val="24"/>
      <w:lang w:eastAsia="ko-KR"/>
    </w:rPr>
  </w:style>
  <w:style w:type="paragraph" w:customStyle="1" w:styleId="PageNumber1">
    <w:name w:val="Page Number1"/>
    <w:basedOn w:val="Normal"/>
    <w:next w:val="Normal"/>
    <w:uiPriority w:val="99"/>
    <w:semiHidden/>
    <w:rsid w:val="005C2CCC"/>
  </w:style>
  <w:style w:type="character" w:styleId="PageNumber">
    <w:name w:val="page number"/>
    <w:uiPriority w:val="99"/>
    <w:semiHidden/>
    <w:rsid w:val="005C2CCC"/>
    <w:rPr>
      <w:rFonts w:ascii="Times New Roman" w:hAnsi="Times New Roman" w:cs="Times New Roman"/>
      <w:color w:val="000000"/>
      <w:sz w:val="24"/>
    </w:rPr>
  </w:style>
  <w:style w:type="paragraph" w:styleId="PlainText">
    <w:name w:val="Plain Text"/>
    <w:basedOn w:val="Normal"/>
    <w:link w:val="PlainTextChar"/>
    <w:uiPriority w:val="99"/>
    <w:semiHidden/>
    <w:rsid w:val="005C2CCC"/>
    <w:rPr>
      <w:rFonts w:ascii="Courier New" w:hAnsi="Courier New"/>
      <w:sz w:val="20"/>
      <w:szCs w:val="20"/>
    </w:rPr>
  </w:style>
  <w:style w:type="character" w:customStyle="1" w:styleId="PlainTextChar">
    <w:name w:val="Plain Text Char"/>
    <w:link w:val="PlainText"/>
    <w:uiPriority w:val="99"/>
    <w:semiHidden/>
    <w:rsid w:val="00A636AF"/>
    <w:rPr>
      <w:rFonts w:ascii="Courier New" w:eastAsia="Arial Unicode MS" w:hAnsi="Courier New" w:cs="Courier New"/>
      <w:color w:val="000000"/>
      <w:sz w:val="20"/>
      <w:szCs w:val="20"/>
      <w:lang w:eastAsia="ko-KR"/>
    </w:rPr>
  </w:style>
  <w:style w:type="paragraph" w:customStyle="1" w:styleId="Quote1">
    <w:name w:val="Quote1"/>
    <w:uiPriority w:val="99"/>
    <w:rsid w:val="005C2CCC"/>
    <w:pPr>
      <w:spacing w:before="120" w:after="240"/>
      <w:ind w:left="720" w:right="720"/>
      <w:jc w:val="both"/>
    </w:pPr>
    <w:rPr>
      <w:color w:val="000000"/>
      <w:sz w:val="24"/>
    </w:rPr>
  </w:style>
  <w:style w:type="paragraph" w:styleId="Salutation">
    <w:name w:val="Salutation"/>
    <w:basedOn w:val="Normal"/>
    <w:next w:val="Normal"/>
    <w:link w:val="SalutationChar"/>
    <w:uiPriority w:val="99"/>
    <w:semiHidden/>
    <w:rsid w:val="005C2CCC"/>
  </w:style>
  <w:style w:type="character" w:customStyle="1" w:styleId="SalutationChar">
    <w:name w:val="Salutation Char"/>
    <w:link w:val="Salutation"/>
    <w:uiPriority w:val="99"/>
    <w:semiHidden/>
    <w:rsid w:val="00A636AF"/>
    <w:rPr>
      <w:rFonts w:eastAsia="Arial Unicode MS"/>
      <w:color w:val="000000"/>
      <w:sz w:val="24"/>
      <w:szCs w:val="24"/>
      <w:lang w:eastAsia="ko-KR"/>
    </w:rPr>
  </w:style>
  <w:style w:type="paragraph" w:styleId="Signature">
    <w:name w:val="Signature"/>
    <w:basedOn w:val="Normal"/>
    <w:link w:val="SignatureChar"/>
    <w:uiPriority w:val="99"/>
    <w:semiHidden/>
    <w:rsid w:val="005C2CCC"/>
    <w:pPr>
      <w:ind w:left="4320"/>
    </w:pPr>
  </w:style>
  <w:style w:type="character" w:customStyle="1" w:styleId="SignatureChar">
    <w:name w:val="Signature Char"/>
    <w:link w:val="Signature"/>
    <w:uiPriority w:val="99"/>
    <w:semiHidden/>
    <w:rsid w:val="00A636AF"/>
    <w:rPr>
      <w:rFonts w:eastAsia="Arial Unicode MS"/>
      <w:color w:val="000000"/>
      <w:sz w:val="24"/>
      <w:szCs w:val="24"/>
      <w:lang w:eastAsia="ko-KR"/>
    </w:rPr>
  </w:style>
  <w:style w:type="paragraph" w:styleId="Subtitle">
    <w:name w:val="Subtitle"/>
    <w:basedOn w:val="Normal"/>
    <w:link w:val="SubtitleChar"/>
    <w:uiPriority w:val="11"/>
    <w:qFormat/>
    <w:rsid w:val="005C2CCC"/>
    <w:pPr>
      <w:spacing w:after="60"/>
      <w:jc w:val="center"/>
      <w:outlineLvl w:val="1"/>
    </w:pPr>
    <w:rPr>
      <w:rFonts w:ascii="Cambria" w:eastAsia="Times New Roman" w:hAnsi="Cambria"/>
    </w:rPr>
  </w:style>
  <w:style w:type="character" w:customStyle="1" w:styleId="SubtitleChar">
    <w:name w:val="Subtitle Char"/>
    <w:link w:val="Subtitle"/>
    <w:uiPriority w:val="11"/>
    <w:rsid w:val="00A636AF"/>
    <w:rPr>
      <w:rFonts w:ascii="Cambria" w:eastAsia="Times New Roman" w:hAnsi="Cambria" w:cs="Times New Roman"/>
      <w:color w:val="000000"/>
      <w:sz w:val="24"/>
      <w:szCs w:val="24"/>
      <w:lang w:eastAsia="ko-KR"/>
    </w:rPr>
  </w:style>
  <w:style w:type="paragraph" w:customStyle="1" w:styleId="TableCaption">
    <w:name w:val="Table Caption"/>
    <w:basedOn w:val="FIGURECAPTION"/>
    <w:next w:val="Normal"/>
    <w:autoRedefine/>
    <w:uiPriority w:val="99"/>
    <w:rsid w:val="00B76D2C"/>
    <w:pPr>
      <w:numPr>
        <w:numId w:val="10"/>
      </w:numPr>
      <w:tabs>
        <w:tab w:val="clear" w:pos="1440"/>
        <w:tab w:val="num" w:pos="720"/>
      </w:tabs>
      <w:ind w:left="1296" w:hanging="720"/>
    </w:pPr>
  </w:style>
  <w:style w:type="paragraph" w:styleId="TableofAuthorities">
    <w:name w:val="table of authorities"/>
    <w:basedOn w:val="Normal"/>
    <w:next w:val="Normal"/>
    <w:uiPriority w:val="99"/>
    <w:semiHidden/>
    <w:rsid w:val="005C2CCC"/>
    <w:pPr>
      <w:ind w:left="240" w:hanging="240"/>
    </w:pPr>
  </w:style>
  <w:style w:type="paragraph" w:styleId="TableofFigures">
    <w:name w:val="table of figures"/>
    <w:basedOn w:val="Normal"/>
    <w:next w:val="Normal"/>
    <w:autoRedefine/>
    <w:uiPriority w:val="99"/>
    <w:rsid w:val="005903F9"/>
    <w:pPr>
      <w:tabs>
        <w:tab w:val="left" w:pos="1440"/>
        <w:tab w:val="right" w:leader="dot" w:pos="9000"/>
      </w:tabs>
      <w:ind w:left="1440" w:hanging="1440"/>
      <w:jc w:val="center"/>
    </w:pPr>
    <w:rPr>
      <w:noProof/>
    </w:rPr>
  </w:style>
  <w:style w:type="paragraph" w:styleId="TOAHeading">
    <w:name w:val="toa heading"/>
    <w:basedOn w:val="Normal"/>
    <w:next w:val="Normal"/>
    <w:uiPriority w:val="99"/>
    <w:semiHidden/>
    <w:rsid w:val="005C2CCC"/>
    <w:pPr>
      <w:spacing w:before="120"/>
    </w:pPr>
    <w:rPr>
      <w:rFonts w:ascii="Arial" w:hAnsi="Arial"/>
      <w:b/>
    </w:rPr>
  </w:style>
  <w:style w:type="paragraph" w:styleId="TOC1">
    <w:name w:val="toc 1"/>
    <w:basedOn w:val="Normal"/>
    <w:next w:val="Normal"/>
    <w:autoRedefine/>
    <w:uiPriority w:val="39"/>
    <w:rsid w:val="005C2CCC"/>
    <w:pPr>
      <w:tabs>
        <w:tab w:val="left" w:pos="720"/>
        <w:tab w:val="right" w:leader="dot" w:pos="9000"/>
      </w:tabs>
      <w:spacing w:before="120"/>
      <w:ind w:left="720" w:hanging="720"/>
    </w:pPr>
    <w:rPr>
      <w:b/>
      <w:caps/>
      <w:noProof/>
    </w:rPr>
  </w:style>
  <w:style w:type="paragraph" w:styleId="TOC2">
    <w:name w:val="toc 2"/>
    <w:basedOn w:val="Normal"/>
    <w:next w:val="Normal"/>
    <w:autoRedefine/>
    <w:uiPriority w:val="39"/>
    <w:rsid w:val="005C2CCC"/>
    <w:pPr>
      <w:tabs>
        <w:tab w:val="left" w:pos="1440"/>
        <w:tab w:val="right" w:leader="dot" w:pos="9000"/>
      </w:tabs>
      <w:ind w:left="1440" w:hanging="720"/>
    </w:pPr>
    <w:rPr>
      <w:b/>
      <w:caps/>
      <w:noProof/>
    </w:rPr>
  </w:style>
  <w:style w:type="paragraph" w:styleId="TOC3">
    <w:name w:val="toc 3"/>
    <w:basedOn w:val="Normal"/>
    <w:next w:val="Normal"/>
    <w:autoRedefine/>
    <w:uiPriority w:val="39"/>
    <w:rsid w:val="005C2CCC"/>
    <w:pPr>
      <w:tabs>
        <w:tab w:val="left" w:pos="2160"/>
        <w:tab w:val="right" w:leader="dot" w:pos="9000"/>
      </w:tabs>
      <w:ind w:left="2160" w:hanging="720"/>
    </w:pPr>
    <w:rPr>
      <w:b/>
      <w:noProof/>
    </w:rPr>
  </w:style>
  <w:style w:type="paragraph" w:styleId="TOC4">
    <w:name w:val="toc 4"/>
    <w:basedOn w:val="Normal"/>
    <w:next w:val="Normal"/>
    <w:autoRedefine/>
    <w:uiPriority w:val="39"/>
    <w:rsid w:val="005C2CCC"/>
    <w:pPr>
      <w:tabs>
        <w:tab w:val="left" w:pos="2160"/>
        <w:tab w:val="left" w:pos="2880"/>
        <w:tab w:val="right" w:leader="dot" w:pos="9000"/>
      </w:tabs>
      <w:ind w:left="2880" w:hanging="720"/>
    </w:pPr>
    <w:rPr>
      <w:b/>
      <w:i/>
      <w:noProof/>
    </w:rPr>
  </w:style>
  <w:style w:type="paragraph" w:styleId="TOC5">
    <w:name w:val="toc 5"/>
    <w:basedOn w:val="Normal"/>
    <w:next w:val="Normal"/>
    <w:uiPriority w:val="99"/>
    <w:semiHidden/>
    <w:rsid w:val="005C2CCC"/>
    <w:pPr>
      <w:tabs>
        <w:tab w:val="left" w:pos="3600"/>
        <w:tab w:val="right" w:leader="dot" w:pos="8640"/>
      </w:tabs>
      <w:ind w:left="2880"/>
    </w:pPr>
  </w:style>
  <w:style w:type="paragraph" w:styleId="TOC6">
    <w:name w:val="toc 6"/>
    <w:basedOn w:val="Normal"/>
    <w:next w:val="Normal"/>
    <w:uiPriority w:val="99"/>
    <w:semiHidden/>
    <w:rsid w:val="005C2CCC"/>
    <w:pPr>
      <w:tabs>
        <w:tab w:val="right" w:leader="dot" w:pos="8640"/>
      </w:tabs>
      <w:ind w:left="1200"/>
    </w:pPr>
    <w:rPr>
      <w:sz w:val="18"/>
    </w:rPr>
  </w:style>
  <w:style w:type="paragraph" w:styleId="TOC7">
    <w:name w:val="toc 7"/>
    <w:basedOn w:val="Normal"/>
    <w:next w:val="Normal"/>
    <w:uiPriority w:val="99"/>
    <w:semiHidden/>
    <w:rsid w:val="005C2CCC"/>
    <w:pPr>
      <w:tabs>
        <w:tab w:val="right" w:leader="dot" w:pos="8640"/>
      </w:tabs>
      <w:ind w:left="1440"/>
    </w:pPr>
    <w:rPr>
      <w:sz w:val="18"/>
    </w:rPr>
  </w:style>
  <w:style w:type="paragraph" w:styleId="TOC8">
    <w:name w:val="toc 8"/>
    <w:basedOn w:val="Normal"/>
    <w:next w:val="Normal"/>
    <w:uiPriority w:val="99"/>
    <w:semiHidden/>
    <w:rsid w:val="005C2CCC"/>
    <w:pPr>
      <w:tabs>
        <w:tab w:val="right" w:leader="dot" w:pos="8640"/>
      </w:tabs>
      <w:ind w:left="1680"/>
    </w:pPr>
    <w:rPr>
      <w:sz w:val="18"/>
    </w:rPr>
  </w:style>
  <w:style w:type="paragraph" w:styleId="TOC9">
    <w:name w:val="toc 9"/>
    <w:basedOn w:val="Normal"/>
    <w:next w:val="Normal"/>
    <w:uiPriority w:val="99"/>
    <w:semiHidden/>
    <w:rsid w:val="005C2CCC"/>
    <w:pPr>
      <w:tabs>
        <w:tab w:val="right" w:leader="dot" w:pos="8640"/>
      </w:tabs>
      <w:ind w:left="1920"/>
    </w:pPr>
    <w:rPr>
      <w:sz w:val="18"/>
    </w:rPr>
  </w:style>
  <w:style w:type="paragraph" w:customStyle="1" w:styleId="5thOrderPara">
    <w:name w:val="5 th Order Para"/>
    <w:basedOn w:val="4thOrderPara"/>
    <w:uiPriority w:val="99"/>
    <w:rsid w:val="005C2CCC"/>
    <w:pPr>
      <w:ind w:firstLine="2160"/>
    </w:pPr>
  </w:style>
  <w:style w:type="character" w:styleId="CommentReference">
    <w:name w:val="annotation reference"/>
    <w:uiPriority w:val="99"/>
    <w:semiHidden/>
    <w:rsid w:val="005C2CCC"/>
    <w:rPr>
      <w:rFonts w:ascii="Courier New" w:hAnsi="Courier New" w:cs="Times New Roman"/>
      <w:sz w:val="16"/>
    </w:rPr>
  </w:style>
  <w:style w:type="paragraph" w:customStyle="1" w:styleId="CoverPageHeading">
    <w:name w:val="Cover Page Heading"/>
    <w:basedOn w:val="Normal"/>
    <w:next w:val="Normal"/>
    <w:uiPriority w:val="99"/>
    <w:rsid w:val="005C2CCC"/>
    <w:pPr>
      <w:spacing w:after="600"/>
      <w:jc w:val="center"/>
    </w:pPr>
    <w:rPr>
      <w:b/>
      <w:sz w:val="28"/>
    </w:rPr>
  </w:style>
  <w:style w:type="character" w:styleId="EndnoteReference">
    <w:name w:val="endnote reference"/>
    <w:uiPriority w:val="99"/>
    <w:semiHidden/>
    <w:rsid w:val="005C2CCC"/>
    <w:rPr>
      <w:rFonts w:ascii="Times New Roman" w:hAnsi="Times New Roman" w:cs="Times New Roman"/>
      <w:color w:val="000000"/>
      <w:sz w:val="24"/>
      <w:vertAlign w:val="baseline"/>
    </w:rPr>
  </w:style>
  <w:style w:type="character" w:styleId="FollowedHyperlink">
    <w:name w:val="FollowedHyperlink"/>
    <w:uiPriority w:val="99"/>
    <w:semiHidden/>
    <w:rsid w:val="005C2CCC"/>
    <w:rPr>
      <w:rFonts w:ascii="Times New Roman" w:hAnsi="Times New Roman" w:cs="Times New Roman"/>
      <w:color w:val="800080"/>
      <w:sz w:val="24"/>
      <w:u w:val="single"/>
    </w:rPr>
  </w:style>
  <w:style w:type="paragraph" w:customStyle="1" w:styleId="ListNumber2-DistList">
    <w:name w:val="List Number 2-Dist List"/>
    <w:basedOn w:val="Normal"/>
    <w:uiPriority w:val="99"/>
    <w:semiHidden/>
    <w:rsid w:val="005C2CCC"/>
    <w:pPr>
      <w:ind w:firstLine="720"/>
    </w:pPr>
  </w:style>
  <w:style w:type="paragraph" w:customStyle="1" w:styleId="BLANKPAGE">
    <w:name w:val="BLANK PAGE"/>
    <w:next w:val="Normal"/>
    <w:uiPriority w:val="99"/>
    <w:rsid w:val="005C2CCC"/>
    <w:pPr>
      <w:widowControl w:val="0"/>
      <w:spacing w:line="7120" w:lineRule="exact"/>
      <w:jc w:val="center"/>
    </w:pPr>
    <w:rPr>
      <w:color w:val="000000"/>
      <w:sz w:val="24"/>
      <w:szCs w:val="24"/>
    </w:rPr>
  </w:style>
  <w:style w:type="paragraph" w:styleId="E-mailSignature">
    <w:name w:val="E-mail Signature"/>
    <w:basedOn w:val="Normal"/>
    <w:link w:val="E-mailSignatureChar"/>
    <w:uiPriority w:val="99"/>
    <w:semiHidden/>
    <w:rsid w:val="005C2CCC"/>
  </w:style>
  <w:style w:type="character" w:customStyle="1" w:styleId="E-mailSignatureChar">
    <w:name w:val="E-mail Signature Char"/>
    <w:link w:val="E-mailSignature"/>
    <w:uiPriority w:val="99"/>
    <w:semiHidden/>
    <w:rsid w:val="00A636AF"/>
    <w:rPr>
      <w:rFonts w:eastAsia="Arial Unicode MS"/>
      <w:color w:val="000000"/>
      <w:sz w:val="24"/>
      <w:szCs w:val="24"/>
      <w:lang w:eastAsia="ko-KR"/>
    </w:rPr>
  </w:style>
  <w:style w:type="character" w:styleId="HTMLAcronym">
    <w:name w:val="HTML Acronym"/>
    <w:uiPriority w:val="99"/>
    <w:semiHidden/>
    <w:rsid w:val="005C2CCC"/>
    <w:rPr>
      <w:rFonts w:cs="Times New Roman"/>
    </w:rPr>
  </w:style>
  <w:style w:type="paragraph" w:styleId="HTMLAddress">
    <w:name w:val="HTML Address"/>
    <w:basedOn w:val="Normal"/>
    <w:link w:val="HTMLAddressChar"/>
    <w:uiPriority w:val="99"/>
    <w:semiHidden/>
    <w:rsid w:val="005C2CCC"/>
    <w:rPr>
      <w:i/>
      <w:iCs/>
    </w:rPr>
  </w:style>
  <w:style w:type="character" w:customStyle="1" w:styleId="HTMLAddressChar">
    <w:name w:val="HTML Address Char"/>
    <w:link w:val="HTMLAddress"/>
    <w:uiPriority w:val="99"/>
    <w:semiHidden/>
    <w:rsid w:val="00A636AF"/>
    <w:rPr>
      <w:rFonts w:eastAsia="Arial Unicode MS"/>
      <w:i/>
      <w:iCs/>
      <w:color w:val="000000"/>
      <w:sz w:val="24"/>
      <w:szCs w:val="24"/>
      <w:lang w:eastAsia="ko-KR"/>
    </w:rPr>
  </w:style>
  <w:style w:type="character" w:styleId="HTMLCite">
    <w:name w:val="HTML Cite"/>
    <w:uiPriority w:val="99"/>
    <w:semiHidden/>
    <w:rsid w:val="005C2CCC"/>
    <w:rPr>
      <w:rFonts w:cs="Times New Roman"/>
      <w:i/>
    </w:rPr>
  </w:style>
  <w:style w:type="character" w:styleId="HTMLCode">
    <w:name w:val="HTML Code"/>
    <w:uiPriority w:val="99"/>
    <w:semiHidden/>
    <w:rsid w:val="005C2CCC"/>
    <w:rPr>
      <w:rFonts w:ascii="Courier New" w:hAnsi="Courier New" w:cs="Times New Roman"/>
      <w:sz w:val="20"/>
    </w:rPr>
  </w:style>
  <w:style w:type="character" w:styleId="HTMLDefinition">
    <w:name w:val="HTML Definition"/>
    <w:uiPriority w:val="99"/>
    <w:semiHidden/>
    <w:rsid w:val="005C2CCC"/>
    <w:rPr>
      <w:rFonts w:cs="Times New Roman"/>
      <w:i/>
    </w:rPr>
  </w:style>
  <w:style w:type="character" w:styleId="HTMLKeyboard">
    <w:name w:val="HTML Keyboard"/>
    <w:uiPriority w:val="99"/>
    <w:semiHidden/>
    <w:rsid w:val="005C2CCC"/>
    <w:rPr>
      <w:rFonts w:ascii="Courier New" w:hAnsi="Courier New" w:cs="Times New Roman"/>
      <w:sz w:val="20"/>
    </w:rPr>
  </w:style>
  <w:style w:type="paragraph" w:styleId="HTMLPreformatted">
    <w:name w:val="HTML Preformatted"/>
    <w:basedOn w:val="Normal"/>
    <w:link w:val="HTMLPreformattedChar"/>
    <w:uiPriority w:val="99"/>
    <w:semiHidden/>
    <w:rsid w:val="005C2CCC"/>
    <w:rPr>
      <w:rFonts w:ascii="Courier New" w:hAnsi="Courier New"/>
      <w:sz w:val="20"/>
      <w:szCs w:val="20"/>
    </w:rPr>
  </w:style>
  <w:style w:type="character" w:customStyle="1" w:styleId="HTMLPreformattedChar">
    <w:name w:val="HTML Preformatted Char"/>
    <w:link w:val="HTMLPreformatted"/>
    <w:uiPriority w:val="99"/>
    <w:semiHidden/>
    <w:rsid w:val="00A636AF"/>
    <w:rPr>
      <w:rFonts w:ascii="Courier New" w:eastAsia="Arial Unicode MS" w:hAnsi="Courier New" w:cs="Courier New"/>
      <w:color w:val="000000"/>
      <w:sz w:val="20"/>
      <w:szCs w:val="20"/>
      <w:lang w:eastAsia="ko-KR"/>
    </w:rPr>
  </w:style>
  <w:style w:type="character" w:styleId="HTMLSample">
    <w:name w:val="HTML Sample"/>
    <w:uiPriority w:val="99"/>
    <w:semiHidden/>
    <w:rsid w:val="005C2CCC"/>
    <w:rPr>
      <w:rFonts w:ascii="Courier New" w:hAnsi="Courier New" w:cs="Times New Roman"/>
    </w:rPr>
  </w:style>
  <w:style w:type="character" w:styleId="HTMLTypewriter">
    <w:name w:val="HTML Typewriter"/>
    <w:uiPriority w:val="99"/>
    <w:semiHidden/>
    <w:rsid w:val="005C2CCC"/>
    <w:rPr>
      <w:rFonts w:ascii="Courier New" w:hAnsi="Courier New" w:cs="Times New Roman"/>
      <w:sz w:val="20"/>
    </w:rPr>
  </w:style>
  <w:style w:type="character" w:styleId="HTMLVariable">
    <w:name w:val="HTML Variable"/>
    <w:uiPriority w:val="99"/>
    <w:semiHidden/>
    <w:rsid w:val="005C2CCC"/>
    <w:rPr>
      <w:rFonts w:cs="Times New Roman"/>
      <w:i/>
    </w:rPr>
  </w:style>
  <w:style w:type="character" w:styleId="LineNumber">
    <w:name w:val="line number"/>
    <w:uiPriority w:val="99"/>
    <w:semiHidden/>
    <w:rsid w:val="005C2CCC"/>
    <w:rPr>
      <w:rFonts w:cs="Times New Roman"/>
    </w:rPr>
  </w:style>
  <w:style w:type="paragraph" w:customStyle="1" w:styleId="Equation">
    <w:name w:val="Equation"/>
    <w:basedOn w:val="Normal"/>
    <w:next w:val="Normal"/>
    <w:autoRedefine/>
    <w:uiPriority w:val="99"/>
    <w:rsid w:val="005C2CCC"/>
    <w:pPr>
      <w:tabs>
        <w:tab w:val="center" w:pos="4320"/>
        <w:tab w:val="right" w:pos="8640"/>
      </w:tabs>
    </w:pPr>
  </w:style>
  <w:style w:type="table" w:styleId="Table3Deffects1">
    <w:name w:val="Table 3D effects 1"/>
    <w:basedOn w:val="TableNormal"/>
    <w:uiPriority w:val="99"/>
    <w:semiHidden/>
    <w:rsid w:val="005C2CCC"/>
    <w:pPr>
      <w:jc w:val="both"/>
    </w:pPr>
    <w:rPr>
      <w:rFonts w:eastAsia="Batang"/>
    </w:rPr>
    <w:tblPr>
      <w:tblInd w:w="0" w:type="dxa"/>
      <w:tblCellMar>
        <w:top w:w="0" w:type="dxa"/>
        <w:left w:w="108" w:type="dxa"/>
        <w:bottom w:w="0" w:type="dxa"/>
        <w:right w:w="108" w:type="dxa"/>
      </w:tblCellMar>
    </w:tblPr>
    <w:tcPr>
      <w:shd w:val="solid" w:color="C0C0C0" w:fill="FFFFFF"/>
    </w:tcPr>
    <w:tblStylePr w:type="firstRow">
      <w:rPr>
        <w:rFonts w:cs="Times New Roman"/>
        <w:b/>
        <w:bCs/>
        <w:color w:val="800080"/>
      </w:rPr>
      <w:tblPr/>
      <w:tcPr>
        <w:tcBorders>
          <w:bottom w:val="single" w:sz="6" w:space="0" w:color="808080"/>
          <w:tl2br w:val="none" w:sz="0" w:space="0" w:color="auto"/>
          <w:tr2bl w:val="none" w:sz="0" w:space="0" w:color="auto"/>
        </w:tcBorders>
      </w:tcPr>
    </w:tblStylePr>
    <w:tblStylePr w:type="lastRow">
      <w:rPr>
        <w:rFonts w:cs="Times New Roman"/>
      </w:rPr>
      <w:tblPr/>
      <w:tcPr>
        <w:tcBorders>
          <w:top w:val="single" w:sz="6" w:space="0" w:color="FFFFFF"/>
          <w:tl2br w:val="none" w:sz="0" w:space="0" w:color="auto"/>
          <w:tr2bl w:val="none" w:sz="0" w:space="0" w:color="auto"/>
        </w:tcBorders>
      </w:tcPr>
    </w:tblStylePr>
    <w:tblStylePr w:type="firstCol">
      <w:rPr>
        <w:rFonts w:cs="Times New Roman"/>
        <w:b/>
        <w:bCs/>
      </w:rPr>
      <w:tblPr/>
      <w:tcPr>
        <w:tcBorders>
          <w:right w:val="single" w:sz="6" w:space="0" w:color="808080"/>
          <w:tl2br w:val="none" w:sz="0" w:space="0" w:color="auto"/>
          <w:tr2bl w:val="none" w:sz="0" w:space="0" w:color="auto"/>
        </w:tcBorders>
      </w:tcPr>
    </w:tblStylePr>
    <w:tblStylePr w:type="lastCol">
      <w:rPr>
        <w:rFonts w:cs="Times New Roman"/>
      </w:rPr>
      <w:tblPr/>
      <w:tcPr>
        <w:tcBorders>
          <w:left w:val="single" w:sz="6" w:space="0" w:color="FFFFFF"/>
          <w:tl2br w:val="none" w:sz="0" w:space="0" w:color="auto"/>
          <w:tr2bl w:val="none" w:sz="0" w:space="0" w:color="auto"/>
        </w:tcBorders>
      </w:tcPr>
    </w:tblStylePr>
    <w:tblStylePr w:type="neCell">
      <w:rPr>
        <w:rFonts w:cs="Times New Roman"/>
      </w:rPr>
      <w:tblPr/>
      <w:tcPr>
        <w:tcBorders>
          <w:left w:val="none" w:sz="0" w:space="0" w:color="auto"/>
          <w:bottom w:val="none" w:sz="0" w:space="0" w:color="auto"/>
          <w:tl2br w:val="none" w:sz="0" w:space="0" w:color="auto"/>
          <w:tr2bl w:val="none" w:sz="0" w:space="0" w:color="auto"/>
        </w:tcBorders>
      </w:tcPr>
    </w:tblStylePr>
    <w:tblStylePr w:type="nwCell">
      <w:rPr>
        <w:rFonts w:cs="Times New Roman"/>
      </w:rPr>
      <w:tblPr/>
      <w:tcPr>
        <w:tcBorders>
          <w:bottom w:val="none" w:sz="0" w:space="0" w:color="auto"/>
          <w:right w:val="none" w:sz="0" w:space="0" w:color="auto"/>
          <w:tl2br w:val="none" w:sz="0" w:space="0" w:color="auto"/>
          <w:tr2bl w:val="none" w:sz="0" w:space="0" w:color="auto"/>
        </w:tcBorders>
      </w:tcPr>
    </w:tblStylePr>
    <w:tblStylePr w:type="seCell">
      <w:rPr>
        <w:rFonts w:cs="Times New Roman"/>
      </w:rPr>
      <w:tblPr/>
      <w:tcPr>
        <w:tcBorders>
          <w:top w:val="none" w:sz="0" w:space="0" w:color="auto"/>
          <w:left w:val="none" w:sz="0" w:space="0" w:color="auto"/>
          <w:tl2br w:val="none" w:sz="0" w:space="0" w:color="auto"/>
          <w:tr2bl w:val="none" w:sz="0" w:space="0" w:color="auto"/>
        </w:tcBorders>
      </w:tcPr>
    </w:tblStylePr>
    <w:tblStylePr w:type="swCell">
      <w:rPr>
        <w:rFonts w:cs="Times New Roman"/>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rsid w:val="005C2CCC"/>
    <w:pPr>
      <w:jc w:val="both"/>
    </w:pPr>
    <w:rPr>
      <w:rFonts w:eastAsia="Batang"/>
    </w:rPr>
    <w:tblPr>
      <w:tblStyleRowBandSize w:val="1"/>
      <w:tblInd w:w="0" w:type="dxa"/>
      <w:tblCellMar>
        <w:top w:w="0" w:type="dxa"/>
        <w:left w:w="108" w:type="dxa"/>
        <w:bottom w:w="0" w:type="dxa"/>
        <w:right w:w="108" w:type="dxa"/>
      </w:tblCellMar>
    </w:tblPr>
    <w:tcPr>
      <w:shd w:val="solid" w:color="C0C0C0" w:fill="FFFFFF"/>
    </w:tcPr>
    <w:tblStylePr w:type="firstRow">
      <w:rPr>
        <w:rFonts w:cs="Times New Roman"/>
        <w:b/>
        <w:bCs/>
      </w:rPr>
      <w:tblPr/>
      <w:tcPr>
        <w:tcBorders>
          <w:tl2br w:val="none" w:sz="0" w:space="0" w:color="auto"/>
          <w:tr2bl w:val="none" w:sz="0" w:space="0" w:color="auto"/>
        </w:tcBorders>
      </w:tcPr>
    </w:tblStylePr>
    <w:tblStylePr w:type="firstCol">
      <w:rPr>
        <w:rFonts w:cs="Times New Roman"/>
      </w:rPr>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rPr>
        <w:rFonts w:cs="Times New Roman"/>
      </w:rPr>
      <w:tblPr/>
      <w:tcPr>
        <w:tcBorders>
          <w:right w:val="single" w:sz="6" w:space="0" w:color="FFFFFF"/>
          <w:tl2br w:val="none" w:sz="0" w:space="0" w:color="auto"/>
          <w:tr2bl w:val="none" w:sz="0" w:space="0" w:color="auto"/>
        </w:tcBorders>
      </w:tcPr>
    </w:tblStylePr>
    <w:tblStylePr w:type="band1Horz">
      <w:rPr>
        <w:rFonts w:cs="Times New Roman"/>
      </w:rPr>
      <w:tblPr/>
      <w:tcPr>
        <w:tcBorders>
          <w:top w:val="single" w:sz="6" w:space="0" w:color="808080"/>
          <w:bottom w:val="single" w:sz="6" w:space="0" w:color="FFFFFF"/>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rsid w:val="005C2CCC"/>
    <w:pPr>
      <w:jc w:val="both"/>
    </w:pPr>
    <w:rPr>
      <w:rFonts w:eastAsia="Batang"/>
    </w:rPr>
    <w:tblPr>
      <w:tblStyleRowBandSize w:val="1"/>
      <w:tblStyleColBandSize w:val="1"/>
      <w:tblInd w:w="0" w:type="dxa"/>
      <w:tblCellMar>
        <w:top w:w="0" w:type="dxa"/>
        <w:left w:w="108" w:type="dxa"/>
        <w:bottom w:w="0" w:type="dxa"/>
        <w:right w:w="108" w:type="dxa"/>
      </w:tblCellMar>
    </w:tblPr>
    <w:tblStylePr w:type="firstRow">
      <w:rPr>
        <w:rFonts w:cs="Times New Roman"/>
        <w:b/>
        <w:bCs/>
      </w:rPr>
      <w:tblPr/>
      <w:tcPr>
        <w:tcBorders>
          <w:tl2br w:val="none" w:sz="0" w:space="0" w:color="auto"/>
          <w:tr2bl w:val="none" w:sz="0" w:space="0" w:color="auto"/>
        </w:tcBorders>
      </w:tcPr>
    </w:tblStylePr>
    <w:tblStylePr w:type="firstCol">
      <w:rPr>
        <w:rFonts w:cs="Times New Roman"/>
      </w:rPr>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rPr>
        <w:rFonts w:cs="Times New Roman"/>
      </w:rPr>
      <w:tblPr/>
      <w:tcPr>
        <w:tcBorders>
          <w:right w:val="single" w:sz="6" w:space="0" w:color="FFFFFF"/>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Pr/>
      <w:tcPr>
        <w:shd w:val="pct50" w:color="C0C0C0" w:fill="FFFFFF"/>
      </w:tcPr>
    </w:tblStylePr>
    <w:tblStylePr w:type="band1Horz">
      <w:rPr>
        <w:rFonts w:cs="Times New Roman"/>
      </w:rPr>
      <w:tblPr/>
      <w:tcPr>
        <w:tcBorders>
          <w:top w:val="single" w:sz="6" w:space="0" w:color="808080"/>
          <w:bottom w:val="single" w:sz="6" w:space="0" w:color="FFFFFF"/>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Classic1">
    <w:name w:val="Table Classic 1"/>
    <w:basedOn w:val="TableNormal"/>
    <w:uiPriority w:val="99"/>
    <w:semiHidden/>
    <w:rsid w:val="005C2CCC"/>
    <w:pPr>
      <w:jc w:val="both"/>
    </w:pPr>
    <w:rPr>
      <w:rFonts w:eastAsia="Batang"/>
    </w:rPr>
    <w:tblPr>
      <w:tblInd w:w="0" w:type="dxa"/>
      <w:tblBorders>
        <w:top w:val="single" w:sz="12" w:space="0" w:color="000000"/>
        <w:bottom w:val="single" w:sz="12" w:space="0" w:color="000000"/>
      </w:tblBorders>
      <w:tblCellMar>
        <w:top w:w="0" w:type="dxa"/>
        <w:left w:w="108" w:type="dxa"/>
        <w:bottom w:w="0" w:type="dxa"/>
        <w:right w:w="108" w:type="dxa"/>
      </w:tblCellMar>
    </w:tblPr>
    <w:tblStylePr w:type="firstRow">
      <w:rPr>
        <w:rFonts w:cs="Times New Roman"/>
        <w:i/>
        <w:iCs/>
      </w:rPr>
      <w:tblPr/>
      <w:tcPr>
        <w:tcBorders>
          <w:bottom w:val="single" w:sz="6" w:space="0" w:color="000000"/>
          <w:tl2br w:val="none" w:sz="0" w:space="0" w:color="auto"/>
          <w:tr2bl w:val="none" w:sz="0" w:space="0" w:color="auto"/>
        </w:tcBorders>
      </w:tcPr>
    </w:tblStylePr>
    <w:tblStylePr w:type="lastRow">
      <w:rPr>
        <w:rFonts w:cs="Times New Roman"/>
        <w:color w:val="auto"/>
      </w:rPr>
      <w:tblPr/>
      <w:tcPr>
        <w:tcBorders>
          <w:top w:val="single" w:sz="6" w:space="0" w:color="000000"/>
          <w:tl2br w:val="none" w:sz="0" w:space="0" w:color="auto"/>
          <w:tr2bl w:val="none" w:sz="0" w:space="0" w:color="auto"/>
        </w:tcBorders>
      </w:tcPr>
    </w:tblStylePr>
    <w:tblStylePr w:type="firstCol">
      <w:rPr>
        <w:rFonts w:cs="Times New Roman"/>
      </w:rPr>
      <w:tblPr/>
      <w:tcPr>
        <w:tcBorders>
          <w:right w:val="single" w:sz="6" w:space="0" w:color="000000"/>
          <w:tl2br w:val="none" w:sz="0" w:space="0" w:color="auto"/>
          <w:tr2bl w:val="none" w:sz="0" w:space="0" w:color="auto"/>
        </w:tcBorders>
      </w:tcPr>
    </w:tblStylePr>
    <w:tblStylePr w:type="neCell">
      <w:rPr>
        <w:rFonts w:cs="Times New Roman"/>
        <w:b/>
        <w:bCs/>
        <w:i w:val="0"/>
        <w:iCs w:val="0"/>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Classic2">
    <w:name w:val="Table Classic 2"/>
    <w:basedOn w:val="TableNormal"/>
    <w:uiPriority w:val="99"/>
    <w:semiHidden/>
    <w:rsid w:val="005C2CCC"/>
    <w:pPr>
      <w:jc w:val="both"/>
    </w:pPr>
    <w:rPr>
      <w:rFonts w:eastAsia="Batang"/>
    </w:rPr>
    <w:tblPr>
      <w:tblInd w:w="0" w:type="dxa"/>
      <w:tblBorders>
        <w:top w:val="single" w:sz="12" w:space="0" w:color="000000"/>
        <w:bottom w:val="single" w:sz="12" w:space="0" w:color="000000"/>
      </w:tblBorders>
      <w:tblCellMar>
        <w:top w:w="0" w:type="dxa"/>
        <w:left w:w="108" w:type="dxa"/>
        <w:bottom w:w="0" w:type="dxa"/>
        <w:right w:w="108" w:type="dxa"/>
      </w:tblCellMar>
    </w:tblPr>
    <w:tblStylePr w:type="firstRow">
      <w:rPr>
        <w:rFonts w:cs="Times New Roman"/>
        <w:color w:val="FFFFFF"/>
      </w:rPr>
      <w:tblPr/>
      <w:tcPr>
        <w:tcBorders>
          <w:bottom w:val="single" w:sz="6" w:space="0" w:color="000000"/>
          <w:tl2br w:val="none" w:sz="0" w:space="0" w:color="auto"/>
          <w:tr2bl w:val="none" w:sz="0" w:space="0" w:color="auto"/>
        </w:tcBorders>
        <w:shd w:val="solid" w:color="800080" w:fill="FFFFFF"/>
      </w:tcPr>
    </w:tblStylePr>
    <w:tblStylePr w:type="lastRow">
      <w:rPr>
        <w:rFonts w:cs="Times New Roman"/>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shd w:val="solid" w:color="C0C0C0" w:fill="FFFFFF"/>
      </w:tcPr>
    </w:tblStylePr>
    <w:tblStylePr w:type="neCell">
      <w:rPr>
        <w:rFonts w:cs="Times New Roman"/>
        <w:b/>
        <w:bCs/>
      </w:rPr>
      <w:tblPr/>
      <w:tcPr>
        <w:tcBorders>
          <w:tl2br w:val="none" w:sz="0" w:space="0" w:color="auto"/>
          <w:tr2bl w:val="none" w:sz="0" w:space="0" w:color="auto"/>
        </w:tcBorders>
      </w:tcPr>
    </w:tblStylePr>
    <w:tblStylePr w:type="nwCell">
      <w:rPr>
        <w:rFonts w:cs="Times New Roman"/>
      </w:rPr>
      <w:tblPr/>
      <w:tcPr>
        <w:tcBorders>
          <w:tl2br w:val="none" w:sz="0" w:space="0" w:color="auto"/>
          <w:tr2bl w:val="none" w:sz="0" w:space="0" w:color="auto"/>
        </w:tcBorders>
        <w:shd w:val="solid" w:color="800080" w:fill="FFFFFF"/>
      </w:tcPr>
    </w:tblStylePr>
    <w:tblStylePr w:type="swCell">
      <w:rPr>
        <w:rFonts w:cs="Times New Roman"/>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rsid w:val="005C2CCC"/>
    <w:pPr>
      <w:jc w:val="both"/>
    </w:pPr>
    <w:rPr>
      <w:rFonts w:eastAsia="Batang"/>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rFonts w:cs="Times New Roman"/>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rFonts w:cs="Times New Roman"/>
        <w:color w:val="000080"/>
      </w:rPr>
      <w:tblPr/>
      <w:tcPr>
        <w:tcBorders>
          <w:top w:val="single" w:sz="12" w:space="0" w:color="000000"/>
          <w:tl2br w:val="none" w:sz="0" w:space="0" w:color="auto"/>
          <w:tr2bl w:val="none" w:sz="0" w:space="0" w:color="auto"/>
        </w:tcBorders>
        <w:shd w:val="solid" w:color="FFFFFF" w:fill="FFFFFF"/>
      </w:tcPr>
    </w:tblStylePr>
    <w:tblStylePr w:type="firstCol">
      <w:rPr>
        <w:rFonts w:cs="Times New Roman"/>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rsid w:val="005C2CCC"/>
    <w:pPr>
      <w:jc w:val="both"/>
    </w:pPr>
    <w:rPr>
      <w:rFonts w:eastAsia="Batang"/>
    </w:r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blStylePr w:type="firstRow">
      <w:rPr>
        <w:rFonts w:cs="Times New Roman"/>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rFonts w:cs="Times New Roman"/>
        <w:color w:val="000080"/>
      </w:rPr>
      <w:tblPr/>
      <w:tcPr>
        <w:tcBorders>
          <w:bottom w:val="single" w:sz="6" w:space="0" w:color="000000"/>
          <w:tl2br w:val="none" w:sz="0" w:space="0" w:color="auto"/>
          <w:tr2bl w:val="none" w:sz="0" w:space="0" w:color="auto"/>
        </w:tcBorders>
        <w:shd w:val="pct50" w:color="000000" w:fill="FFFFFF"/>
      </w:tcPr>
    </w:tblStylePr>
    <w:tblStylePr w:type="firstCol">
      <w:rPr>
        <w:rFonts w:cs="Times New Roman"/>
        <w:b/>
        <w:bCs/>
      </w:rPr>
      <w:tblPr/>
      <w:tcPr>
        <w:tcBorders>
          <w:tl2br w:val="none" w:sz="0" w:space="0" w:color="auto"/>
          <w:tr2bl w:val="none" w:sz="0" w:space="0" w:color="auto"/>
        </w:tcBorders>
      </w:tcPr>
    </w:tblStylePr>
    <w:tblStylePr w:type="nwCell">
      <w:rPr>
        <w:rFonts w:cs="Times New Roman"/>
        <w:b/>
        <w:bCs/>
      </w:rPr>
      <w:tblPr/>
      <w:tcPr>
        <w:tcBorders>
          <w:tl2br w:val="none" w:sz="0" w:space="0" w:color="auto"/>
          <w:tr2bl w:val="none" w:sz="0" w:space="0" w:color="auto"/>
        </w:tcBorders>
      </w:tcPr>
    </w:tblStylePr>
    <w:tblStylePr w:type="swCell">
      <w:rPr>
        <w:rFonts w:cs="Times New Roman"/>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rsid w:val="005C2CCC"/>
    <w:pPr>
      <w:jc w:val="both"/>
    </w:pPr>
    <w:rPr>
      <w:rFonts w:eastAsia="Batang"/>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rFonts w:cs="Times New Roman"/>
        <w:b/>
        <w:bCs/>
        <w:i/>
        <w:iCs/>
      </w:rPr>
      <w:tblPr/>
      <w:tcPr>
        <w:tcBorders>
          <w:tl2br w:val="none" w:sz="0" w:space="0" w:color="auto"/>
          <w:tr2bl w:val="none" w:sz="0" w:space="0" w:color="auto"/>
        </w:tcBorders>
        <w:shd w:val="solid" w:color="000000" w:fill="FFFFFF"/>
      </w:tcPr>
    </w:tblStylePr>
    <w:tblStylePr w:type="firstCol">
      <w:rPr>
        <w:rFonts w:cs="Times New Roman"/>
        <w:b/>
        <w:bCs/>
        <w:i/>
        <w:iCs/>
      </w:rPr>
      <w:tblPr/>
      <w:tcPr>
        <w:tcBorders>
          <w:tl2br w:val="none" w:sz="0" w:space="0" w:color="auto"/>
          <w:tr2bl w:val="none" w:sz="0" w:space="0" w:color="auto"/>
        </w:tcBorders>
        <w:shd w:val="solid" w:color="000080" w:fill="FFFFFF"/>
      </w:tcPr>
    </w:tblStylePr>
    <w:tblStylePr w:type="nwCell">
      <w:rPr>
        <w:rFonts w:cs="Times New Roman"/>
      </w:rPr>
      <w:tblPr/>
      <w:tcPr>
        <w:tcBorders>
          <w:tl2br w:val="none" w:sz="0" w:space="0" w:color="auto"/>
          <w:tr2bl w:val="none" w:sz="0" w:space="0" w:color="auto"/>
        </w:tcBorders>
        <w:shd w:val="solid" w:color="000000" w:fill="FFFFFF"/>
      </w:tcPr>
    </w:tblStylePr>
    <w:tblStylePr w:type="swCell">
      <w:rPr>
        <w:rFonts w:cs="Times New Roman"/>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rsid w:val="005C2CCC"/>
    <w:pPr>
      <w:jc w:val="both"/>
    </w:pPr>
    <w:rPr>
      <w:rFonts w:eastAsia="Batang"/>
    </w:r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rFonts w:cs="Times New Roman"/>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rFonts w:cs="Times New Roman"/>
        <w:b/>
        <w:bCs/>
        <w:i/>
        <w:iCs/>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shd w:val="solid" w:color="C0C0C0" w:fill="FFFFFF"/>
      </w:tcPr>
    </w:tblStylePr>
    <w:tblStylePr w:type="swCell">
      <w:rPr>
        <w:rFonts w:cs="Times New Roman"/>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rsid w:val="005C2CCC"/>
    <w:pPr>
      <w:jc w:val="both"/>
    </w:pPr>
    <w:rPr>
      <w:rFonts w:eastAsia="Batang"/>
    </w:r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rPr>
        <w:rFonts w:cs="Times New Roman"/>
      </w:rPr>
      <w:tblPr/>
      <w:tcPr>
        <w:tcBorders>
          <w:bottom w:val="single" w:sz="6" w:space="0" w:color="000000"/>
          <w:tl2br w:val="none" w:sz="0" w:space="0" w:color="auto"/>
          <w:tr2bl w:val="none" w:sz="0" w:space="0" w:color="auto"/>
        </w:tcBorders>
        <w:shd w:val="solid" w:color="008080" w:fill="FFFFFF"/>
      </w:tcPr>
    </w:tblStylePr>
    <w:tblStylePr w:type="firstCol">
      <w:rPr>
        <w:rFonts w:cs="Times New Roman"/>
      </w:rPr>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rFonts w:cs="Times New Roman"/>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rsid w:val="005C2CCC"/>
    <w:pPr>
      <w:jc w:val="both"/>
    </w:pPr>
    <w:rPr>
      <w:rFonts w:eastAsia="Batang"/>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rFonts w:cs="Times New Roman"/>
        <w:b w:val="0"/>
        <w:bCs w:val="0"/>
      </w:rPr>
      <w:tblPr/>
      <w:tcPr>
        <w:tcBorders>
          <w:bottom w:val="double" w:sz="6" w:space="0" w:color="000000"/>
          <w:tl2br w:val="none" w:sz="0" w:space="0" w:color="auto"/>
          <w:tr2bl w:val="none" w:sz="0" w:space="0" w:color="auto"/>
        </w:tcBorders>
      </w:tcPr>
    </w:tblStylePr>
    <w:tblStylePr w:type="lastRow">
      <w:rPr>
        <w:rFonts w:cs="Times New Roman"/>
        <w:b w:val="0"/>
        <w:bCs w:val="0"/>
      </w:rPr>
      <w:tblPr/>
      <w:tcPr>
        <w:tcBorders>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pct25" w:color="000000" w:fill="FFFFFF"/>
      </w:tcPr>
    </w:tblStylePr>
    <w:tblStylePr w:type="band2Vert">
      <w:rPr>
        <w:rFonts w:cs="Times New Roman"/>
        <w:color w:val="auto"/>
      </w:rPr>
      <w:tblPr/>
      <w:tcPr>
        <w:shd w:val="pct25" w:color="FFFF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Columns2">
    <w:name w:val="Table Columns 2"/>
    <w:basedOn w:val="TableNormal"/>
    <w:uiPriority w:val="99"/>
    <w:semiHidden/>
    <w:rsid w:val="005C2CCC"/>
    <w:pPr>
      <w:jc w:val="both"/>
    </w:pPr>
    <w:rPr>
      <w:rFonts w:eastAsia="Batang"/>
      <w:b/>
      <w:bCs/>
    </w:rPr>
    <w:tblPr>
      <w:tblStyleColBandSize w:val="1"/>
      <w:tblInd w:w="0" w:type="dxa"/>
      <w:tblCellMar>
        <w:top w:w="0" w:type="dxa"/>
        <w:left w:w="108" w:type="dxa"/>
        <w:bottom w:w="0" w:type="dxa"/>
        <w:right w:w="108" w:type="dxa"/>
      </w:tblCellMar>
    </w:tblPr>
    <w:tblStylePr w:type="firstRow">
      <w:rPr>
        <w:rFonts w:cs="Times New Roman"/>
        <w:color w:val="FFFFFF"/>
      </w:rPr>
      <w:tblPr/>
      <w:tcPr>
        <w:tcBorders>
          <w:tl2br w:val="none" w:sz="0" w:space="0" w:color="auto"/>
          <w:tr2bl w:val="none" w:sz="0" w:space="0" w:color="auto"/>
        </w:tcBorders>
        <w:shd w:val="solid" w:color="000080" w:fill="FFFFFF"/>
      </w:tcPr>
    </w:tblStylePr>
    <w:tblStylePr w:type="lastRow">
      <w:rPr>
        <w:rFonts w:cs="Times New Roman"/>
        <w:b w:val="0"/>
        <w:bCs w:val="0"/>
      </w:rPr>
      <w:tblPr/>
      <w:tcPr>
        <w:tcBorders>
          <w:tl2br w:val="none" w:sz="0" w:space="0" w:color="auto"/>
          <w:tr2bl w:val="none" w:sz="0" w:space="0" w:color="auto"/>
        </w:tcBorders>
      </w:tcPr>
    </w:tblStylePr>
    <w:tblStylePr w:type="firstCol">
      <w:rPr>
        <w:rFonts w:cs="Times New Roman"/>
        <w:b w:val="0"/>
        <w:bCs w:val="0"/>
        <w:color w:val="00000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pct30" w:color="000000" w:fill="FFFFFF"/>
      </w:tcPr>
    </w:tblStylePr>
    <w:tblStylePr w:type="band2Vert">
      <w:rPr>
        <w:rFonts w:cs="Times New Roman"/>
        <w:color w:val="auto"/>
      </w:rPr>
      <w:tblPr/>
      <w:tcPr>
        <w:shd w:val="pct25" w:color="00FF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Columns3">
    <w:name w:val="Table Columns 3"/>
    <w:basedOn w:val="TableNormal"/>
    <w:uiPriority w:val="99"/>
    <w:semiHidden/>
    <w:rsid w:val="005C2CCC"/>
    <w:pPr>
      <w:jc w:val="both"/>
    </w:pPr>
    <w:rPr>
      <w:rFonts w:eastAsia="Batang"/>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rFonts w:cs="Times New Roman"/>
        <w:color w:val="FFFFFF"/>
      </w:rPr>
      <w:tblPr/>
      <w:tcPr>
        <w:tcBorders>
          <w:tl2br w:val="none" w:sz="0" w:space="0" w:color="auto"/>
          <w:tr2bl w:val="none" w:sz="0" w:space="0" w:color="auto"/>
        </w:tcBorders>
        <w:shd w:val="solid" w:color="000080" w:fill="FFFFFF"/>
      </w:tcPr>
    </w:tblStylePr>
    <w:tblStylePr w:type="lastRow">
      <w:rPr>
        <w:rFonts w:cs="Times New Roman"/>
        <w:b w:val="0"/>
        <w:bCs w:val="0"/>
      </w:rPr>
      <w:tblPr/>
      <w:tcPr>
        <w:tcBorders>
          <w:top w:val="single" w:sz="6" w:space="0" w:color="000080"/>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Pr/>
      <w:tcPr>
        <w:shd w:val="pct10" w:color="000000" w:fill="FFFFFF"/>
      </w:tcPr>
    </w:tblStylePr>
    <w:tblStylePr w:type="neCell">
      <w:rPr>
        <w:rFonts w:cs="Times New Roman"/>
        <w:b/>
        <w:bCs/>
      </w:rPr>
      <w:tblPr/>
      <w:tcPr>
        <w:tcBorders>
          <w:tl2br w:val="none" w:sz="0" w:space="0" w:color="auto"/>
          <w:tr2bl w:val="none" w:sz="0" w:space="0" w:color="auto"/>
        </w:tcBorders>
      </w:tcPr>
    </w:tblStylePr>
  </w:style>
  <w:style w:type="table" w:styleId="TableColumns4">
    <w:name w:val="Table Columns 4"/>
    <w:basedOn w:val="TableNormal"/>
    <w:uiPriority w:val="99"/>
    <w:semiHidden/>
    <w:rsid w:val="005C2CCC"/>
    <w:pPr>
      <w:jc w:val="both"/>
    </w:pPr>
    <w:rPr>
      <w:rFonts w:eastAsia="Batang"/>
    </w:rPr>
    <w:tblPr>
      <w:tblStyleColBandSize w:val="1"/>
      <w:tblInd w:w="0" w:type="dxa"/>
      <w:tblCellMar>
        <w:top w:w="0" w:type="dxa"/>
        <w:left w:w="108" w:type="dxa"/>
        <w:bottom w:w="0" w:type="dxa"/>
        <w:right w:w="108" w:type="dxa"/>
      </w:tblCellMar>
    </w:tblPr>
    <w:tblStylePr w:type="firstRow">
      <w:rPr>
        <w:rFonts w:cs="Times New Roman"/>
        <w:color w:val="FFFFFF"/>
      </w:rPr>
      <w:tblPr/>
      <w:tcPr>
        <w:tcBorders>
          <w:tl2br w:val="none" w:sz="0" w:space="0" w:color="auto"/>
          <w:tr2bl w:val="none" w:sz="0" w:space="0" w:color="auto"/>
        </w:tcBorders>
        <w:shd w:val="solid" w:color="0000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Vert">
      <w:rPr>
        <w:rFonts w:cs="Times New Roman"/>
        <w:color w:val="auto"/>
      </w:rPr>
      <w:tblPr/>
      <w:tcPr>
        <w:shd w:val="pct50" w:color="008080" w:fill="FFFFFF"/>
      </w:tcPr>
    </w:tblStylePr>
    <w:tblStylePr w:type="band2Vert">
      <w:rPr>
        <w:rFonts w:cs="Times New Roman"/>
        <w:color w:val="auto"/>
      </w:rPr>
      <w:tblPr/>
      <w:tcPr>
        <w:shd w:val="pct10" w:color="000000" w:fill="FFFFFF"/>
      </w:tcPr>
    </w:tblStylePr>
  </w:style>
  <w:style w:type="table" w:styleId="TableColumns5">
    <w:name w:val="Table Columns 5"/>
    <w:basedOn w:val="TableNormal"/>
    <w:uiPriority w:val="99"/>
    <w:semiHidden/>
    <w:rsid w:val="005C2CCC"/>
    <w:pPr>
      <w:jc w:val="both"/>
    </w:pPr>
    <w:rPr>
      <w:rFonts w:eastAsia="Batang"/>
    </w:r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rFonts w:cs="Times New Roman"/>
        <w:b/>
        <w:bCs/>
        <w:i/>
        <w:iCs/>
      </w:rPr>
      <w:tblPr/>
      <w:tcPr>
        <w:tcBorders>
          <w:bottom w:val="single" w:sz="6" w:space="0" w:color="808080"/>
          <w:tl2br w:val="none" w:sz="0" w:space="0" w:color="auto"/>
          <w:tr2bl w:val="none" w:sz="0" w:space="0" w:color="auto"/>
        </w:tcBorders>
      </w:tcPr>
    </w:tblStylePr>
    <w:tblStylePr w:type="lastRow">
      <w:rPr>
        <w:rFonts w:cs="Times New Roman"/>
        <w:b/>
        <w:bCs/>
      </w:rPr>
      <w:tblPr/>
      <w:tcPr>
        <w:tcBorders>
          <w:top w:val="single" w:sz="6" w:space="0" w:color="80808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StylePr>
  </w:style>
  <w:style w:type="table" w:styleId="TableContemporary">
    <w:name w:val="Table Contemporary"/>
    <w:basedOn w:val="TableNormal"/>
    <w:uiPriority w:val="99"/>
    <w:semiHidden/>
    <w:rsid w:val="005C2CCC"/>
    <w:pPr>
      <w:jc w:val="both"/>
    </w:pPr>
    <w:rPr>
      <w:rFonts w:eastAsia="Batang"/>
    </w:r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rFonts w:cs="Times New Roman"/>
        <w:b/>
        <w:bCs/>
        <w:color w:val="auto"/>
      </w:rPr>
      <w:tblPr/>
      <w:tcPr>
        <w:tcBorders>
          <w:tl2br w:val="none" w:sz="0" w:space="0" w:color="auto"/>
          <w:tr2bl w:val="none" w:sz="0" w:space="0" w:color="auto"/>
        </w:tcBorders>
        <w:shd w:val="pct20" w:color="000000" w:fill="FFFFFF"/>
      </w:tcPr>
    </w:tblStylePr>
    <w:tblStylePr w:type="band1Horz">
      <w:rPr>
        <w:rFonts w:cs="Times New Roman"/>
        <w:color w:val="auto"/>
      </w:rPr>
      <w:tblPr/>
      <w:tcPr>
        <w:tcBorders>
          <w:tl2br w:val="none" w:sz="0" w:space="0" w:color="auto"/>
          <w:tr2bl w:val="none" w:sz="0" w:space="0" w:color="auto"/>
        </w:tcBorders>
        <w:shd w:val="pct5" w:color="000000" w:fill="FFFFFF"/>
      </w:tcPr>
    </w:tblStylePr>
    <w:tblStylePr w:type="band2Horz">
      <w:rPr>
        <w:rFonts w:cs="Times New Roman"/>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rsid w:val="005C2CCC"/>
    <w:pPr>
      <w:jc w:val="both"/>
    </w:pPr>
    <w:rPr>
      <w:rFonts w:eastAsia="Batang"/>
    </w:r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blStylePr w:type="firstRow">
      <w:rPr>
        <w:rFonts w:cs="Times New Roman"/>
        <w:caps/>
        <w:color w:val="auto"/>
      </w:rPr>
      <w:tblPr/>
      <w:tcPr>
        <w:tcBorders>
          <w:tl2br w:val="none" w:sz="0" w:space="0" w:color="auto"/>
          <w:tr2bl w:val="none" w:sz="0" w:space="0" w:color="auto"/>
        </w:tcBorders>
      </w:tcPr>
    </w:tblStylePr>
  </w:style>
  <w:style w:type="table" w:styleId="TableGrid">
    <w:name w:val="Table Grid"/>
    <w:basedOn w:val="TableNormal"/>
    <w:uiPriority w:val="99"/>
    <w:semiHidden/>
    <w:rsid w:val="005C2CCC"/>
    <w:pPr>
      <w:jc w:val="both"/>
    </w:pPr>
    <w:rPr>
      <w:rFonts w:eastAsia="Batang"/>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1">
    <w:name w:val="Table Grid 1"/>
    <w:basedOn w:val="TableNormal"/>
    <w:uiPriority w:val="99"/>
    <w:semiHidden/>
    <w:rsid w:val="005C2CCC"/>
    <w:pPr>
      <w:jc w:val="both"/>
    </w:pPr>
    <w:rPr>
      <w:rFonts w:eastAsia="Batang"/>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blStylePr w:type="lastRow">
      <w:rPr>
        <w:rFonts w:cs="Times New Roman"/>
        <w:i/>
        <w:iCs/>
      </w:rPr>
      <w:tblPr/>
      <w:tcPr>
        <w:tcBorders>
          <w:tl2br w:val="none" w:sz="0" w:space="0" w:color="auto"/>
          <w:tr2bl w:val="none" w:sz="0" w:space="0" w:color="auto"/>
        </w:tcBorders>
      </w:tcPr>
    </w:tblStylePr>
    <w:tblStylePr w:type="lastCol">
      <w:rPr>
        <w:rFonts w:cs="Times New Roman"/>
        <w:i/>
        <w:iCs/>
      </w:rPr>
      <w:tblPr/>
      <w:tcPr>
        <w:tcBorders>
          <w:tl2br w:val="none" w:sz="0" w:space="0" w:color="auto"/>
          <w:tr2bl w:val="none" w:sz="0" w:space="0" w:color="auto"/>
        </w:tcBorders>
      </w:tcPr>
    </w:tblStylePr>
  </w:style>
  <w:style w:type="table" w:styleId="TableGrid2">
    <w:name w:val="Table Grid 2"/>
    <w:basedOn w:val="TableNormal"/>
    <w:uiPriority w:val="99"/>
    <w:semiHidden/>
    <w:rsid w:val="005C2CCC"/>
    <w:pPr>
      <w:jc w:val="both"/>
    </w:pPr>
    <w:rPr>
      <w:rFonts w:eastAsia="Batang"/>
    </w:rPr>
    <w:tblPr>
      <w:tblInd w:w="0" w:type="dxa"/>
      <w:tblBorders>
        <w:insideH w:val="single" w:sz="6" w:space="0" w:color="000000"/>
        <w:insideV w:val="single" w:sz="6" w:space="0" w:color="000000"/>
      </w:tblBorders>
      <w:tblCellMar>
        <w:top w:w="0" w:type="dxa"/>
        <w:left w:w="108" w:type="dxa"/>
        <w:bottom w:w="0" w:type="dxa"/>
        <w:right w:w="108" w:type="dxa"/>
      </w:tblCellMar>
    </w:tblPr>
    <w:tblStylePr w:type="firstRow">
      <w:rPr>
        <w:rFonts w:cs="Times New Roman"/>
        <w:b/>
        <w:bCs/>
      </w:rPr>
      <w:tblPr/>
      <w:tcPr>
        <w:tcBorders>
          <w:tl2br w:val="none" w:sz="0" w:space="0" w:color="auto"/>
          <w:tr2bl w:val="none" w:sz="0" w:space="0" w:color="auto"/>
        </w:tcBorders>
      </w:tcPr>
    </w:tblStylePr>
    <w:tblStylePr w:type="lastRow">
      <w:rPr>
        <w:rFonts w:cs="Times New Roman"/>
        <w:b/>
        <w:bCs/>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style>
  <w:style w:type="table" w:styleId="TableGrid3">
    <w:name w:val="Table Grid 3"/>
    <w:basedOn w:val="TableNormal"/>
    <w:uiPriority w:val="99"/>
    <w:semiHidden/>
    <w:rsid w:val="005C2CCC"/>
    <w:pPr>
      <w:jc w:val="both"/>
    </w:pPr>
    <w:rPr>
      <w:rFonts w:eastAsia="Batang"/>
    </w:r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blStylePr w:type="firstRow">
      <w:rPr>
        <w:rFonts w:cs="Times New Roman"/>
      </w:rPr>
      <w:tblPr/>
      <w:tcPr>
        <w:tcBorders>
          <w:bottom w:val="single" w:sz="6" w:space="0" w:color="000000"/>
          <w:tl2br w:val="none" w:sz="0" w:space="0" w:color="auto"/>
          <w:tr2bl w:val="none" w:sz="0" w:space="0" w:color="auto"/>
        </w:tcBorders>
        <w:shd w:val="pct30" w:color="FFFF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style>
  <w:style w:type="table" w:styleId="TableGrid4">
    <w:name w:val="Table Grid 4"/>
    <w:basedOn w:val="TableNormal"/>
    <w:uiPriority w:val="99"/>
    <w:semiHidden/>
    <w:rsid w:val="005C2CCC"/>
    <w:pPr>
      <w:jc w:val="both"/>
    </w:pPr>
    <w:rPr>
      <w:rFonts w:eastAsia="Batang"/>
    </w:r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blStylePr w:type="firstRow">
      <w:rPr>
        <w:rFonts w:cs="Times New Roman"/>
        <w:color w:val="auto"/>
      </w:rPr>
      <w:tblPr/>
      <w:tcPr>
        <w:tcBorders>
          <w:bottom w:val="single" w:sz="6" w:space="0" w:color="000000"/>
          <w:tl2br w:val="none" w:sz="0" w:space="0" w:color="auto"/>
          <w:tr2bl w:val="none" w:sz="0" w:space="0" w:color="auto"/>
        </w:tcBorders>
        <w:shd w:val="pct30" w:color="FFFF00" w:fill="FFFFFF"/>
      </w:tcPr>
    </w:tblStylePr>
    <w:tblStylePr w:type="lastRow">
      <w:rPr>
        <w:rFonts w:cs="Times New Roman"/>
        <w:b/>
        <w:bCs/>
        <w:color w:val="auto"/>
      </w:rPr>
      <w:tblPr/>
      <w:tcPr>
        <w:tcBorders>
          <w:top w:val="single" w:sz="6" w:space="0" w:color="000000"/>
          <w:tl2br w:val="none" w:sz="0" w:space="0" w:color="auto"/>
          <w:tr2bl w:val="none" w:sz="0" w:space="0" w:color="auto"/>
        </w:tcBorders>
        <w:shd w:val="pct30" w:color="FFFF00" w:fill="FFFFFF"/>
      </w:tcPr>
    </w:tblStylePr>
    <w:tblStylePr w:type="lastCol">
      <w:rPr>
        <w:rFonts w:cs="Times New Roman"/>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rsid w:val="005C2CCC"/>
    <w:pPr>
      <w:jc w:val="both"/>
    </w:pPr>
    <w:rPr>
      <w:rFonts w:eastAsia="Batang"/>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blStylePr w:type="firstRow">
      <w:rPr>
        <w:rFonts w:cs="Times New Roman"/>
      </w:rPr>
      <w:tblPr/>
      <w:tcPr>
        <w:tcBorders>
          <w:bottom w:val="single" w:sz="12" w:space="0" w:color="000000"/>
          <w:tl2br w:val="none" w:sz="0" w:space="0" w:color="auto"/>
          <w:tr2bl w:val="none" w:sz="0" w:space="0" w:color="auto"/>
        </w:tcBorders>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leGrid6">
    <w:name w:val="Table Grid 6"/>
    <w:basedOn w:val="TableNormal"/>
    <w:uiPriority w:val="99"/>
    <w:semiHidden/>
    <w:rsid w:val="005C2CCC"/>
    <w:pPr>
      <w:jc w:val="both"/>
    </w:pPr>
    <w:rPr>
      <w:rFonts w:eastAsia="Batang"/>
    </w:r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blStylePr w:type="firstRow">
      <w:rPr>
        <w:rFonts w:cs="Times New Roman"/>
        <w:b/>
        <w:bCs/>
      </w:rPr>
      <w:tblPr/>
      <w:tcPr>
        <w:tcBorders>
          <w:bottom w:val="single" w:sz="6" w:space="0" w:color="000000"/>
          <w:tl2br w:val="none" w:sz="0" w:space="0" w:color="auto"/>
          <w:tr2bl w:val="none" w:sz="0" w:space="0" w:color="auto"/>
        </w:tcBorders>
      </w:tcPr>
    </w:tblStylePr>
    <w:tblStylePr w:type="lastRow">
      <w:rPr>
        <w:rFonts w:cs="Times New Roman"/>
        <w:color w:val="auto"/>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leGrid7">
    <w:name w:val="Table Grid 7"/>
    <w:basedOn w:val="TableNormal"/>
    <w:uiPriority w:val="99"/>
    <w:semiHidden/>
    <w:rsid w:val="005C2CCC"/>
    <w:pPr>
      <w:jc w:val="both"/>
    </w:pPr>
    <w:rPr>
      <w:rFonts w:eastAsia="Batang"/>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blStylePr w:type="firstRow">
      <w:rPr>
        <w:rFonts w:cs="Times New Roman"/>
        <w:b w:val="0"/>
        <w:bCs w:val="0"/>
      </w:rPr>
      <w:tblPr/>
      <w:tcPr>
        <w:tcBorders>
          <w:bottom w:val="single" w:sz="12" w:space="0" w:color="000000"/>
          <w:tl2br w:val="none" w:sz="0" w:space="0" w:color="auto"/>
          <w:tr2bl w:val="none" w:sz="0" w:space="0" w:color="auto"/>
        </w:tcBorders>
      </w:tcPr>
    </w:tblStylePr>
    <w:tblStylePr w:type="lastRow">
      <w:rPr>
        <w:rFonts w:cs="Times New Roman"/>
        <w:b w:val="0"/>
        <w:bCs w:val="0"/>
      </w:rPr>
      <w:tblPr/>
      <w:tcPr>
        <w:tcBorders>
          <w:top w:val="single" w:sz="6" w:space="0" w:color="000000"/>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leGrid8">
    <w:name w:val="Table Grid 8"/>
    <w:basedOn w:val="TableNormal"/>
    <w:uiPriority w:val="99"/>
    <w:semiHidden/>
    <w:rsid w:val="005C2CCC"/>
    <w:pPr>
      <w:jc w:val="both"/>
    </w:pPr>
    <w:rPr>
      <w:rFonts w:eastAsia="Batang"/>
    </w:r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blStylePr w:type="firstRow">
      <w:rPr>
        <w:rFonts w:cs="Times New Roman"/>
        <w:b/>
        <w:bCs/>
        <w:color w:val="FFFFFF"/>
      </w:rPr>
      <w:tblPr/>
      <w:tcPr>
        <w:tcBorders>
          <w:tl2br w:val="none" w:sz="0" w:space="0" w:color="auto"/>
          <w:tr2bl w:val="none" w:sz="0" w:space="0" w:color="auto"/>
        </w:tcBorders>
        <w:shd w:val="solid" w:color="000080" w:fill="FFFFFF"/>
      </w:tcPr>
    </w:tblStylePr>
    <w:tblStylePr w:type="lastRow">
      <w:rPr>
        <w:rFonts w:cs="Times New Roman"/>
        <w:b/>
        <w:bCs/>
        <w:color w:val="auto"/>
      </w:rPr>
      <w:tblPr/>
      <w:tcPr>
        <w:tcBorders>
          <w:tl2br w:val="none" w:sz="0" w:space="0" w:color="auto"/>
          <w:tr2bl w:val="none" w:sz="0" w:space="0" w:color="auto"/>
        </w:tcBorders>
      </w:tcPr>
    </w:tblStylePr>
    <w:tblStylePr w:type="lastCol">
      <w:rPr>
        <w:rFonts w:cs="Times New Roman"/>
        <w:b/>
        <w:bCs/>
        <w:color w:val="auto"/>
      </w:rPr>
      <w:tblPr/>
      <w:tcPr>
        <w:tcBorders>
          <w:tl2br w:val="none" w:sz="0" w:space="0" w:color="auto"/>
          <w:tr2bl w:val="none" w:sz="0" w:space="0" w:color="auto"/>
        </w:tcBorders>
      </w:tcPr>
    </w:tblStylePr>
  </w:style>
  <w:style w:type="table" w:styleId="TableList1">
    <w:name w:val="Table List 1"/>
    <w:basedOn w:val="TableNormal"/>
    <w:uiPriority w:val="99"/>
    <w:semiHidden/>
    <w:rsid w:val="005C2CCC"/>
    <w:pPr>
      <w:jc w:val="both"/>
    </w:pPr>
    <w:rPr>
      <w:rFonts w:eastAsia="Batang"/>
    </w:r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rFonts w:cs="Times New Roman"/>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rPr>
        <w:rFonts w:cs="Times New Roman"/>
      </w:rPr>
      <w:tblPr/>
      <w:tcPr>
        <w:tcBorders>
          <w:top w:val="single" w:sz="6" w:space="0" w:color="000000"/>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solid" w:color="C0C0C0" w:fill="FFFFFF"/>
      </w:tcPr>
    </w:tblStylePr>
    <w:tblStylePr w:type="band2Horz">
      <w:rPr>
        <w:rFonts w:cs="Times New Roman"/>
        <w:color w:val="auto"/>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List2">
    <w:name w:val="Table List 2"/>
    <w:basedOn w:val="TableNormal"/>
    <w:uiPriority w:val="99"/>
    <w:semiHidden/>
    <w:rsid w:val="005C2CCC"/>
    <w:pPr>
      <w:jc w:val="both"/>
    </w:pPr>
    <w:rPr>
      <w:rFonts w:eastAsia="Batang"/>
    </w:rPr>
    <w:tblPr>
      <w:tblStyleRowBandSize w:val="2"/>
      <w:tblInd w:w="0" w:type="dxa"/>
      <w:tblBorders>
        <w:bottom w:val="single" w:sz="12" w:space="0" w:color="808080"/>
      </w:tblBorders>
      <w:tblCellMar>
        <w:top w:w="0" w:type="dxa"/>
        <w:left w:w="108" w:type="dxa"/>
        <w:bottom w:w="0" w:type="dxa"/>
        <w:right w:w="108" w:type="dxa"/>
      </w:tblCellMar>
    </w:tblPr>
    <w:tblStylePr w:type="firstRow">
      <w:rPr>
        <w:rFonts w:cs="Times New Roman"/>
        <w:b/>
        <w:bCs/>
        <w:color w:val="FFFFFF"/>
      </w:rPr>
      <w:tblPr/>
      <w:tcPr>
        <w:tcBorders>
          <w:bottom w:val="single" w:sz="6" w:space="0" w:color="000000"/>
          <w:tl2br w:val="none" w:sz="0" w:space="0" w:color="auto"/>
          <w:tr2bl w:val="none" w:sz="0" w:space="0" w:color="auto"/>
        </w:tcBorders>
        <w:shd w:val="pct75" w:color="008080" w:fill="008000"/>
      </w:tcPr>
    </w:tblStylePr>
    <w:tblStylePr w:type="lastRow">
      <w:rPr>
        <w:rFonts w:cs="Times New Roman"/>
      </w:rPr>
      <w:tblPr/>
      <w:tcPr>
        <w:tcBorders>
          <w:top w:val="single" w:sz="6" w:space="0" w:color="000000"/>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pct20" w:color="00FF00" w:fill="FFFFFF"/>
      </w:tcPr>
    </w:tblStylePr>
    <w:tblStylePr w:type="band2Horz">
      <w:rPr>
        <w:rFonts w:cs="Times New Roman"/>
        <w:color w:val="auto"/>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List3">
    <w:name w:val="Table List 3"/>
    <w:basedOn w:val="TableNormal"/>
    <w:uiPriority w:val="99"/>
    <w:semiHidden/>
    <w:rsid w:val="005C2CCC"/>
    <w:pPr>
      <w:jc w:val="both"/>
    </w:pPr>
    <w:rPr>
      <w:rFonts w:eastAsia="Batang"/>
    </w:r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blStylePr w:type="firstRow">
      <w:rPr>
        <w:rFonts w:cs="Times New Roman"/>
        <w:b/>
        <w:bCs/>
        <w:color w:val="000080"/>
      </w:rPr>
      <w:tblPr/>
      <w:tcPr>
        <w:tcBorders>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tcPr>
    </w:tblStylePr>
    <w:tblStylePr w:type="swCell">
      <w:rPr>
        <w:rFonts w:cs="Times New Roman"/>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rsid w:val="005C2CCC"/>
    <w:pPr>
      <w:jc w:val="both"/>
    </w:pPr>
    <w:rPr>
      <w:rFonts w:eastAsia="Batang"/>
    </w:r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blStylePr w:type="firstRow">
      <w:rPr>
        <w:rFonts w:cs="Times New Roman"/>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rsid w:val="005C2CCC"/>
    <w:pPr>
      <w:jc w:val="both"/>
    </w:pPr>
    <w:rPr>
      <w:rFonts w:eastAsia="Batang"/>
    </w:r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blStylePr w:type="firstRow">
      <w:rPr>
        <w:rFonts w:cs="Times New Roman"/>
        <w:b/>
        <w:bCs/>
      </w:rPr>
      <w:tblPr/>
      <w:tcPr>
        <w:tcBorders>
          <w:bottom w:val="single" w:sz="12"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style>
  <w:style w:type="table" w:styleId="TableList6">
    <w:name w:val="Table List 6"/>
    <w:basedOn w:val="TableNormal"/>
    <w:uiPriority w:val="99"/>
    <w:semiHidden/>
    <w:rsid w:val="005C2CCC"/>
    <w:pPr>
      <w:jc w:val="both"/>
    </w:pPr>
    <w:rPr>
      <w:rFonts w:eastAsia="Batang"/>
    </w:r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rFonts w:cs="Times New Roman"/>
        <w:b/>
        <w:bCs/>
      </w:rPr>
      <w:tblPr/>
      <w:tcPr>
        <w:tcBorders>
          <w:bottom w:val="single" w:sz="12" w:space="0" w:color="000000"/>
          <w:tl2br w:val="none" w:sz="0" w:space="0" w:color="auto"/>
          <w:tr2bl w:val="none" w:sz="0" w:space="0" w:color="auto"/>
        </w:tcBorders>
      </w:tcPr>
    </w:tblStylePr>
    <w:tblStylePr w:type="firstCol">
      <w:rPr>
        <w:rFonts w:cs="Times New Roman"/>
        <w:b/>
        <w:bCs/>
      </w:rPr>
      <w:tblPr/>
      <w:tcPr>
        <w:tcBorders>
          <w:right w:val="single" w:sz="12" w:space="0" w:color="000000"/>
          <w:tl2br w:val="none" w:sz="0" w:space="0" w:color="auto"/>
          <w:tr2bl w:val="none" w:sz="0" w:space="0" w:color="auto"/>
        </w:tcBorders>
      </w:tcPr>
    </w:tblStylePr>
    <w:tblStylePr w:type="band1Horz">
      <w:rPr>
        <w:rFonts w:cs="Times New Roman"/>
      </w:rPr>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rsid w:val="005C2CCC"/>
    <w:pPr>
      <w:jc w:val="both"/>
    </w:pPr>
    <w:rPr>
      <w:rFonts w:eastAsia="Batang"/>
    </w:r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rFonts w:cs="Times New Roman"/>
        <w:b/>
        <w:bCs/>
      </w:rPr>
      <w:tblPr/>
      <w:tcPr>
        <w:tcBorders>
          <w:bottom w:val="single" w:sz="12" w:space="0" w:color="008000"/>
          <w:tl2br w:val="none" w:sz="0" w:space="0" w:color="auto"/>
          <w:tr2bl w:val="none" w:sz="0" w:space="0" w:color="auto"/>
        </w:tcBorders>
        <w:shd w:val="solid" w:color="C0C0C0" w:fill="FFFFFF"/>
      </w:tcPr>
    </w:tblStylePr>
    <w:tblStylePr w:type="lastRow">
      <w:rPr>
        <w:rFonts w:cs="Times New Roman"/>
        <w:b/>
        <w:bCs/>
      </w:rPr>
      <w:tblPr/>
      <w:tcPr>
        <w:tcBorders>
          <w:top w:val="single" w:sz="12" w:space="0" w:color="008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pct20" w:color="000000" w:fill="FFFFFF"/>
      </w:tcPr>
    </w:tblStylePr>
    <w:tblStylePr w:type="band2Horz">
      <w:rPr>
        <w:rFonts w:cs="Times New Roman"/>
      </w:rPr>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rsid w:val="005C2CCC"/>
    <w:pPr>
      <w:jc w:val="both"/>
    </w:pPr>
    <w:rPr>
      <w:rFonts w:eastAsia="Batang"/>
    </w:r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rFonts w:cs="Times New Roman"/>
        <w:b/>
        <w:bCs/>
        <w:i/>
        <w:iCs/>
      </w:rPr>
      <w:tblPr/>
      <w:tcPr>
        <w:tcBorders>
          <w:bottom w:val="single" w:sz="6" w:space="0" w:color="000000"/>
          <w:tl2br w:val="none" w:sz="0" w:space="0" w:color="auto"/>
          <w:tr2bl w:val="none" w:sz="0" w:space="0" w:color="auto"/>
        </w:tcBorders>
        <w:shd w:val="solid" w:color="FFFF00" w:fill="FFFFFF"/>
      </w:tcPr>
    </w:tblStylePr>
    <w:tblStylePr w:type="lastRow">
      <w:rPr>
        <w:rFonts w:cs="Times New Roman"/>
        <w:b/>
        <w:bCs/>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pct25" w:color="FFFF00" w:fill="FFFFFF"/>
      </w:tcPr>
    </w:tblStylePr>
    <w:tblStylePr w:type="band2Horz">
      <w:rPr>
        <w:rFonts w:cs="Times New Roman"/>
      </w:rPr>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uiPriority w:val="99"/>
    <w:semiHidden/>
    <w:rsid w:val="005C2CCC"/>
    <w:pPr>
      <w:jc w:val="both"/>
    </w:pPr>
    <w:rPr>
      <w:rFonts w:eastAsia="Batang"/>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blStylePr w:type="firstRow">
      <w:rPr>
        <w:rFonts w:cs="Times New Roman"/>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rsid w:val="005C2CCC"/>
    <w:pPr>
      <w:jc w:val="both"/>
    </w:pPr>
    <w:rPr>
      <w:rFonts w:eastAsia="Batang"/>
    </w:rPr>
    <w:tblPr>
      <w:tblInd w:w="0" w:type="dxa"/>
      <w:tblBorders>
        <w:top w:val="single" w:sz="12" w:space="0" w:color="008000"/>
        <w:bottom w:val="single" w:sz="12" w:space="0" w:color="008000"/>
      </w:tblBorders>
      <w:tblCellMar>
        <w:top w:w="0" w:type="dxa"/>
        <w:left w:w="108" w:type="dxa"/>
        <w:bottom w:w="0" w:type="dxa"/>
        <w:right w:w="108" w:type="dxa"/>
      </w:tblCellMar>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rsid w:val="005C2CCC"/>
    <w:pPr>
      <w:jc w:val="both"/>
    </w:pPr>
    <w:rPr>
      <w:rFonts w:eastAsia="Batang"/>
    </w:rPr>
    <w:tblPr>
      <w:tblInd w:w="0" w:type="dxa"/>
      <w:tblCellMar>
        <w:top w:w="0" w:type="dxa"/>
        <w:left w:w="108" w:type="dxa"/>
        <w:bottom w:w="0" w:type="dxa"/>
        <w:right w:w="108" w:type="dxa"/>
      </w:tblCellMar>
    </w:tblPr>
    <w:tblStylePr w:type="firstRow">
      <w:rPr>
        <w:rFonts w:cs="Times New Roman"/>
        <w:b/>
        <w:bCs/>
      </w:rPr>
      <w:tblPr/>
      <w:tcPr>
        <w:tcBorders>
          <w:bottom w:val="single" w:sz="12" w:space="0" w:color="000000"/>
          <w:tl2br w:val="none" w:sz="0" w:space="0" w:color="auto"/>
          <w:tr2bl w:val="none" w:sz="0" w:space="0" w:color="auto"/>
        </w:tcBorders>
      </w:tcPr>
    </w:tblStylePr>
    <w:tblStylePr w:type="lastRow">
      <w:rPr>
        <w:rFonts w:cs="Times New Roman"/>
        <w:b/>
        <w:bCs/>
        <w:color w:val="auto"/>
      </w:rPr>
      <w:tblPr/>
      <w:tcPr>
        <w:tcBorders>
          <w:top w:val="single" w:sz="6" w:space="0" w:color="000000"/>
          <w:tl2br w:val="none" w:sz="0" w:space="0" w:color="auto"/>
          <w:tr2bl w:val="none" w:sz="0" w:space="0" w:color="auto"/>
        </w:tcBorders>
      </w:tcPr>
    </w:tblStylePr>
    <w:tblStylePr w:type="firstCol">
      <w:rPr>
        <w:rFonts w:cs="Times New Roman"/>
        <w:b/>
        <w:bCs/>
      </w:rPr>
      <w:tblPr/>
      <w:tcPr>
        <w:tcBorders>
          <w:right w:val="single" w:sz="12" w:space="0" w:color="000000"/>
          <w:tl2br w:val="none" w:sz="0" w:space="0" w:color="auto"/>
          <w:tr2bl w:val="none" w:sz="0" w:space="0" w:color="auto"/>
        </w:tcBorders>
      </w:tcPr>
    </w:tblStylePr>
    <w:tblStylePr w:type="lastCol">
      <w:rPr>
        <w:rFonts w:cs="Times New Roman"/>
        <w:b/>
        <w:bCs/>
      </w:rPr>
      <w:tblPr/>
      <w:tcPr>
        <w:tcBorders>
          <w:left w:val="single" w:sz="6" w:space="0" w:color="000000"/>
          <w:tl2br w:val="none" w:sz="0" w:space="0" w:color="auto"/>
          <w:tr2bl w:val="none" w:sz="0" w:space="0" w:color="auto"/>
        </w:tcBorders>
      </w:tcPr>
    </w:tblStylePr>
    <w:tblStylePr w:type="neCell">
      <w:rPr>
        <w:rFonts w:cs="Times New Roman"/>
        <w:b/>
        <w:bCs/>
      </w:rPr>
      <w:tblPr/>
      <w:tcPr>
        <w:tcBorders>
          <w:left w:val="none" w:sz="0" w:space="0" w:color="auto"/>
          <w:tl2br w:val="none" w:sz="0" w:space="0" w:color="auto"/>
          <w:tr2bl w:val="none" w:sz="0" w:space="0" w:color="auto"/>
        </w:tcBorders>
      </w:tcPr>
    </w:tblStylePr>
    <w:tblStylePr w:type="swCell">
      <w:rPr>
        <w:rFonts w:cs="Times New Roman"/>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rsid w:val="005C2CCC"/>
    <w:pPr>
      <w:jc w:val="both"/>
    </w:pPr>
    <w:rPr>
      <w:rFonts w:eastAsia="Batang"/>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rFonts w:cs="Times New Roman"/>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rsid w:val="005C2CCC"/>
    <w:pPr>
      <w:jc w:val="both"/>
    </w:pPr>
    <w:rPr>
      <w:rFonts w:eastAsia="Batang"/>
    </w:rPr>
    <w:tblPr>
      <w:tblStyleRowBandSize w:val="1"/>
      <w:tblInd w:w="0" w:type="dxa"/>
      <w:tblCellMar>
        <w:top w:w="0" w:type="dxa"/>
        <w:left w:w="108" w:type="dxa"/>
        <w:bottom w:w="0" w:type="dxa"/>
        <w:right w:w="108" w:type="dxa"/>
      </w:tblCellMar>
    </w:tblPr>
    <w:tblStylePr w:type="firstRow">
      <w:rPr>
        <w:rFonts w:cs="Times New Roman"/>
      </w:rPr>
      <w:tblPr/>
      <w:tcPr>
        <w:tcBorders>
          <w:top w:val="single" w:sz="6" w:space="0" w:color="000000"/>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shd w:val="pct25" w:color="800080" w:fill="FFFFFF"/>
      </w:tcPr>
    </w:tblStylePr>
    <w:tblStylePr w:type="firstCol">
      <w:rPr>
        <w:rFonts w:cs="Times New Roman"/>
      </w:rPr>
      <w:tblPr/>
      <w:tcPr>
        <w:tcBorders>
          <w:right w:val="single" w:sz="12" w:space="0" w:color="000000"/>
          <w:tl2br w:val="none" w:sz="0" w:space="0" w:color="auto"/>
          <w:tr2bl w:val="none" w:sz="0" w:space="0" w:color="auto"/>
        </w:tcBorders>
      </w:tcPr>
    </w:tblStylePr>
    <w:tblStylePr w:type="lastCol">
      <w:rPr>
        <w:rFonts w:cs="Times New Roman"/>
      </w:rPr>
      <w:tblPr/>
      <w:tcPr>
        <w:tcBorders>
          <w:left w:val="single" w:sz="12" w:space="0" w:color="000000"/>
          <w:tl2br w:val="none" w:sz="0" w:space="0" w:color="auto"/>
          <w:tr2bl w:val="none" w:sz="0" w:space="0" w:color="auto"/>
        </w:tcBorders>
      </w:tcPr>
    </w:tblStylePr>
    <w:tblStylePr w:type="band1Horz">
      <w:rPr>
        <w:rFonts w:cs="Times New Roman"/>
      </w:rPr>
      <w:tblPr/>
      <w:tcPr>
        <w:tcBorders>
          <w:bottom w:val="single" w:sz="6" w:space="0" w:color="000000"/>
          <w:tl2br w:val="none" w:sz="0" w:space="0" w:color="auto"/>
          <w:tr2bl w:val="none" w:sz="0" w:space="0" w:color="auto"/>
        </w:tcBorders>
        <w:shd w:val="pct25" w:color="8080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Subtle2">
    <w:name w:val="Table Subtle 2"/>
    <w:basedOn w:val="TableNormal"/>
    <w:uiPriority w:val="99"/>
    <w:semiHidden/>
    <w:rsid w:val="005C2CCC"/>
    <w:pPr>
      <w:jc w:val="both"/>
    </w:pPr>
    <w:rPr>
      <w:rFonts w:eastAsia="Batang"/>
    </w:r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rPr>
        <w:rFonts w:cs="Times New Roman"/>
      </w:rPr>
      <w:tblPr/>
      <w:tcPr>
        <w:tcBorders>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tcPr>
    </w:tblStylePr>
    <w:tblStylePr w:type="firstCol">
      <w:rPr>
        <w:rFonts w:cs="Times New Roman"/>
      </w:rPr>
      <w:tblPr/>
      <w:tcPr>
        <w:tcBorders>
          <w:right w:val="single" w:sz="12" w:space="0" w:color="000000"/>
          <w:tl2br w:val="none" w:sz="0" w:space="0" w:color="auto"/>
          <w:tr2bl w:val="none" w:sz="0" w:space="0" w:color="auto"/>
        </w:tcBorders>
        <w:shd w:val="pct25" w:color="008000" w:fill="FFFFFF"/>
      </w:tcPr>
    </w:tblStylePr>
    <w:tblStylePr w:type="lastCol">
      <w:rPr>
        <w:rFonts w:cs="Times New Roman"/>
      </w:rPr>
      <w:tblPr/>
      <w:tcPr>
        <w:tcBorders>
          <w:left w:val="single" w:sz="12" w:space="0" w:color="000000"/>
          <w:tl2br w:val="none" w:sz="0" w:space="0" w:color="auto"/>
          <w:tr2bl w:val="none" w:sz="0" w:space="0" w:color="auto"/>
        </w:tcBorders>
        <w:shd w:val="pct25" w:color="8080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Theme">
    <w:name w:val="Table Theme"/>
    <w:basedOn w:val="TableNormal"/>
    <w:uiPriority w:val="99"/>
    <w:semiHidden/>
    <w:rsid w:val="005C2CCC"/>
    <w:pPr>
      <w:jc w:val="both"/>
    </w:pPr>
    <w:rPr>
      <w:rFonts w:eastAsia="Batang"/>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Web1">
    <w:name w:val="Table Web 1"/>
    <w:basedOn w:val="TableNormal"/>
    <w:uiPriority w:val="99"/>
    <w:semiHidden/>
    <w:rsid w:val="005C2CCC"/>
    <w:pPr>
      <w:jc w:val="both"/>
    </w:pPr>
    <w:rPr>
      <w:rFonts w:eastAsia="Batang"/>
    </w:r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blStylePr w:type="firstRow">
      <w:rPr>
        <w:rFonts w:cs="Times New Roman"/>
        <w:color w:val="auto"/>
      </w:rPr>
      <w:tblPr/>
      <w:tcPr>
        <w:tcBorders>
          <w:tl2br w:val="none" w:sz="0" w:space="0" w:color="auto"/>
          <w:tr2bl w:val="none" w:sz="0" w:space="0" w:color="auto"/>
        </w:tcBorders>
      </w:tcPr>
    </w:tblStylePr>
  </w:style>
  <w:style w:type="table" w:styleId="TableWeb2">
    <w:name w:val="Table Web 2"/>
    <w:basedOn w:val="TableNormal"/>
    <w:uiPriority w:val="99"/>
    <w:semiHidden/>
    <w:rsid w:val="005C2CCC"/>
    <w:pPr>
      <w:jc w:val="both"/>
    </w:pPr>
    <w:rPr>
      <w:rFonts w:eastAsia="Batang"/>
    </w:r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blStylePr w:type="firstRow">
      <w:rPr>
        <w:rFonts w:cs="Times New Roman"/>
        <w:color w:val="auto"/>
      </w:rPr>
      <w:tblPr/>
      <w:tcPr>
        <w:tcBorders>
          <w:tl2br w:val="none" w:sz="0" w:space="0" w:color="auto"/>
          <w:tr2bl w:val="none" w:sz="0" w:space="0" w:color="auto"/>
        </w:tcBorders>
      </w:tcPr>
    </w:tblStylePr>
  </w:style>
  <w:style w:type="table" w:styleId="TableWeb3">
    <w:name w:val="Table Web 3"/>
    <w:basedOn w:val="TableNormal"/>
    <w:uiPriority w:val="99"/>
    <w:semiHidden/>
    <w:rsid w:val="005C2CCC"/>
    <w:pPr>
      <w:jc w:val="both"/>
    </w:pPr>
    <w:rPr>
      <w:rFonts w:eastAsia="Batang"/>
    </w:r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blStylePr w:type="firstRow">
      <w:rPr>
        <w:rFonts w:cs="Times New Roman"/>
        <w:color w:val="auto"/>
      </w:rPr>
      <w:tblPr/>
      <w:tcPr>
        <w:tcBorders>
          <w:tl2br w:val="none" w:sz="0" w:space="0" w:color="auto"/>
          <w:tr2bl w:val="none" w:sz="0" w:space="0" w:color="auto"/>
        </w:tcBorders>
      </w:tcPr>
    </w:tblStylePr>
  </w:style>
  <w:style w:type="paragraph" w:customStyle="1" w:styleId="2ndOrderPara">
    <w:name w:val="2nd Order Para"/>
    <w:basedOn w:val="Normal"/>
    <w:rsid w:val="00F42A4E"/>
    <w:pPr>
      <w:spacing w:before="120" w:line="360" w:lineRule="auto"/>
      <w:ind w:firstLine="720"/>
    </w:pPr>
    <w:rPr>
      <w:rFonts w:eastAsia="Times New Roman"/>
      <w:szCs w:val="20"/>
      <w:lang w:eastAsia="en-US"/>
    </w:rPr>
  </w:style>
  <w:style w:type="numbering" w:styleId="ArticleSection">
    <w:name w:val="Outline List 3"/>
    <w:basedOn w:val="NoList"/>
    <w:uiPriority w:val="99"/>
    <w:semiHidden/>
    <w:unhideWhenUsed/>
    <w:rsid w:val="00A636AF"/>
    <w:pPr>
      <w:numPr>
        <w:numId w:val="13"/>
      </w:numPr>
    </w:pPr>
  </w:style>
  <w:style w:type="paragraph" w:styleId="Quote">
    <w:name w:val="Quote"/>
    <w:basedOn w:val="Normal"/>
    <w:next w:val="Normal"/>
    <w:link w:val="QuoteChar"/>
    <w:uiPriority w:val="29"/>
    <w:qFormat/>
    <w:rsid w:val="00CC0EFC"/>
    <w:pPr>
      <w:spacing w:before="120" w:after="240"/>
      <w:ind w:left="720" w:right="720"/>
    </w:pPr>
    <w:rPr>
      <w:iCs/>
    </w:rPr>
  </w:style>
  <w:style w:type="character" w:customStyle="1" w:styleId="QuoteChar">
    <w:name w:val="Quote Char"/>
    <w:link w:val="Quote"/>
    <w:uiPriority w:val="29"/>
    <w:rsid w:val="00CC0EFC"/>
    <w:rPr>
      <w:rFonts w:eastAsia="Arial Unicode MS"/>
      <w:iCs/>
      <w:color w:val="000000"/>
      <w:sz w:val="24"/>
      <w:szCs w:val="24"/>
      <w:lang w:eastAsia="ko-KR"/>
    </w:rPr>
  </w:style>
  <w:style w:type="paragraph" w:styleId="BalloonText">
    <w:name w:val="Balloon Text"/>
    <w:basedOn w:val="Normal"/>
    <w:link w:val="BalloonTextChar"/>
    <w:locked/>
    <w:rsid w:val="004E3CD0"/>
    <w:rPr>
      <w:rFonts w:ascii="Tahoma" w:hAnsi="Tahoma"/>
      <w:sz w:val="16"/>
      <w:szCs w:val="16"/>
    </w:rPr>
  </w:style>
  <w:style w:type="character" w:customStyle="1" w:styleId="BalloonTextChar">
    <w:name w:val="Balloon Text Char"/>
    <w:link w:val="BalloonText"/>
    <w:rsid w:val="004E3CD0"/>
    <w:rPr>
      <w:rFonts w:ascii="Tahoma" w:eastAsia="Arial Unicode MS" w:hAnsi="Tahoma" w:cs="Tahoma"/>
      <w:color w:val="000000"/>
      <w:sz w:val="16"/>
      <w:szCs w:val="16"/>
      <w:lang w:eastAsia="ko-KR"/>
    </w:rPr>
  </w:style>
  <w:style w:type="paragraph" w:customStyle="1" w:styleId="Default">
    <w:name w:val="Default"/>
    <w:rsid w:val="009E105C"/>
    <w:pPr>
      <w:autoSpaceDE w:val="0"/>
      <w:autoSpaceDN w:val="0"/>
      <w:adjustRightInd w:val="0"/>
    </w:pPr>
    <w:rPr>
      <w:color w:val="000000"/>
      <w:sz w:val="24"/>
      <w:szCs w:val="24"/>
    </w:rPr>
  </w:style>
  <w:style w:type="paragraph" w:styleId="ListParagraph">
    <w:name w:val="List Paragraph"/>
    <w:basedOn w:val="Normal"/>
    <w:uiPriority w:val="34"/>
    <w:qFormat/>
    <w:rsid w:val="001A4227"/>
    <w:pPr>
      <w:spacing w:after="200" w:line="276" w:lineRule="auto"/>
      <w:ind w:left="720"/>
      <w:contextualSpacing/>
      <w:jc w:val="left"/>
    </w:pPr>
    <w:rPr>
      <w:rFonts w:ascii="Calibri" w:eastAsia="Times New Roman" w:hAnsi="Calibri"/>
      <w:color w:val="auto"/>
      <w:sz w:val="22"/>
      <w:szCs w:val="22"/>
      <w:lang w:eastAsia="en-US"/>
    </w:rPr>
  </w:style>
  <w:style w:type="paragraph" w:styleId="Caption">
    <w:name w:val="caption"/>
    <w:basedOn w:val="Normal"/>
    <w:next w:val="Normal"/>
    <w:uiPriority w:val="35"/>
    <w:unhideWhenUsed/>
    <w:locked/>
    <w:rsid w:val="001A4227"/>
    <w:pPr>
      <w:spacing w:after="200"/>
      <w:jc w:val="left"/>
    </w:pPr>
    <w:rPr>
      <w:rFonts w:ascii="Calibri" w:eastAsia="Times New Roman" w:hAnsi="Calibri"/>
      <w:b/>
      <w:bCs/>
      <w:color w:val="4F81BD"/>
      <w:sz w:val="18"/>
      <w:szCs w:val="18"/>
      <w:lang w:eastAsia="en-US"/>
    </w:rPr>
  </w:style>
  <w:style w:type="paragraph" w:styleId="Bibliography">
    <w:name w:val="Bibliography"/>
    <w:basedOn w:val="Normal"/>
    <w:next w:val="Normal"/>
    <w:uiPriority w:val="37"/>
    <w:unhideWhenUsed/>
    <w:rsid w:val="00CB1D46"/>
  </w:style>
  <w:style w:type="paragraph" w:styleId="CommentSubject">
    <w:name w:val="annotation subject"/>
    <w:basedOn w:val="CommentText"/>
    <w:next w:val="CommentText"/>
    <w:link w:val="CommentSubjectChar"/>
    <w:locked/>
    <w:rsid w:val="00D960F5"/>
    <w:pPr>
      <w:spacing w:before="0" w:after="0"/>
      <w:ind w:left="0" w:right="0"/>
    </w:pPr>
    <w:rPr>
      <w:b/>
      <w:bCs/>
      <w:sz w:val="20"/>
    </w:rPr>
  </w:style>
  <w:style w:type="character" w:customStyle="1" w:styleId="CommentSubjectChar">
    <w:name w:val="Comment Subject Char"/>
    <w:basedOn w:val="CommentTextChar"/>
    <w:link w:val="CommentSubject"/>
    <w:rsid w:val="00D960F5"/>
    <w:rPr>
      <w:rFonts w:eastAsia="Arial Unicode MS"/>
      <w:b/>
      <w:bCs/>
      <w:color w:val="000000"/>
      <w:sz w:val="24"/>
      <w:lang w:eastAsia="ko-K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semiHidden="0" w:uiPriority="0" w:unhideWhenUsed="0" w:qFormat="1"/>
    <w:lsdException w:name="heading 4" w:locked="1" w:semiHidden="0" w:uiPriority="0" w:unhideWhenUsed="0" w:qFormat="1"/>
    <w:lsdException w:name="heading 5" w:locked="1" w:semiHidden="0" w:uiPriority="0" w:unhideWhenUsed="0" w:qFormat="1"/>
    <w:lsdException w:name="heading 6" w:locked="1" w:semiHidden="0" w:uiPriority="0" w:unhideWhenUsed="0" w:qFormat="1"/>
    <w:lsdException w:name="heading 7" w:locked="1" w:semiHidden="0" w:uiPriority="0" w:unhideWhenUsed="0" w:qFormat="1"/>
    <w:lsdException w:name="heading 8" w:locked="1" w:semiHidden="0" w:uiPriority="0" w:unhideWhenUsed="0" w:qFormat="1"/>
    <w:lsdException w:name="heading 9" w:locked="1" w:semiHidden="0" w:uiPriority="0" w:unhideWhenUsed="0" w:qFormat="1"/>
    <w:lsdException w:name="toc 1" w:locked="1" w:semiHidden="0" w:uiPriority="39" w:unhideWhenUsed="0"/>
    <w:lsdException w:name="toc 2" w:locked="1" w:semiHidden="0" w:uiPriority="39" w:unhideWhenUsed="0"/>
    <w:lsdException w:name="toc 3" w:locked="1" w:semiHidden="0" w:uiPriority="39" w:unhideWhenUsed="0"/>
    <w:lsdException w:name="toc 4" w:locked="1" w:semiHidden="0" w:uiPriority="39" w:unhideWhenUsed="0"/>
    <w:lsdException w:name="toc 5" w:uiPriority="39"/>
    <w:lsdException w:name="toc 6" w:uiPriority="39"/>
    <w:lsdException w:name="toc 7" w:uiPriority="39"/>
    <w:lsdException w:name="toc 8" w:uiPriority="39"/>
    <w:lsdException w:name="toc 9" w:uiPriority="39"/>
    <w:lsdException w:name="footnote text" w:uiPriority="0"/>
    <w:lsdException w:name="caption" w:locked="1" w:uiPriority="35" w:qFormat="1"/>
    <w:lsdException w:name="footnote reference" w:uiPriority="0"/>
    <w:lsdException w:name="List Bullet" w:uiPriority="0"/>
    <w:lsdException w:name="Title" w:locked="1" w:semiHidden="0" w:uiPriority="0" w:unhideWhenUsed="0" w:qFormat="1"/>
    <w:lsdException w:name="Default Paragraph Font" w:uiPriority="1"/>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annotation subject" w:locked="1" w:semiHidden="0" w:uiPriority="0" w:unhideWhenUsed="0"/>
    <w:lsdException w:name="Balloon Text" w:locked="1" w:semiHidden="0" w:uiPriority="0"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53C7A"/>
    <w:pPr>
      <w:jc w:val="both"/>
    </w:pPr>
    <w:rPr>
      <w:rFonts w:eastAsia="Arial Unicode MS"/>
      <w:color w:val="000000"/>
      <w:sz w:val="24"/>
      <w:szCs w:val="24"/>
      <w:lang w:eastAsia="ko-KR"/>
    </w:rPr>
  </w:style>
  <w:style w:type="paragraph" w:styleId="Heading1">
    <w:name w:val="heading 1"/>
    <w:basedOn w:val="Normal"/>
    <w:next w:val="2nd3rdOrderPara"/>
    <w:link w:val="Heading1Char"/>
    <w:autoRedefine/>
    <w:qFormat/>
    <w:rsid w:val="005C2CCC"/>
    <w:pPr>
      <w:pageBreakBefore/>
      <w:spacing w:after="600"/>
      <w:jc w:val="center"/>
      <w:outlineLvl w:val="0"/>
    </w:pPr>
    <w:rPr>
      <w:rFonts w:eastAsia="Times New Roman"/>
      <w:b/>
      <w:caps/>
      <w:szCs w:val="20"/>
    </w:rPr>
  </w:style>
  <w:style w:type="paragraph" w:styleId="Heading2">
    <w:name w:val="heading 2"/>
    <w:basedOn w:val="Normal"/>
    <w:next w:val="2nd3rdOrderPara"/>
    <w:link w:val="Heading2Char"/>
    <w:autoRedefine/>
    <w:qFormat/>
    <w:rsid w:val="00E26712"/>
    <w:pPr>
      <w:keepNext/>
      <w:tabs>
        <w:tab w:val="left" w:pos="720"/>
      </w:tabs>
      <w:spacing w:before="120" w:after="240"/>
      <w:ind w:left="720" w:hanging="720"/>
      <w:outlineLvl w:val="1"/>
    </w:pPr>
    <w:rPr>
      <w:rFonts w:eastAsia="Times New Roman"/>
      <w:b/>
      <w:caps/>
    </w:rPr>
  </w:style>
  <w:style w:type="paragraph" w:styleId="Heading3">
    <w:name w:val="heading 3"/>
    <w:basedOn w:val="Normal"/>
    <w:next w:val="3rdOrderPara"/>
    <w:link w:val="Heading3Char"/>
    <w:autoRedefine/>
    <w:qFormat/>
    <w:rsid w:val="00E00A02"/>
    <w:pPr>
      <w:keepNext/>
      <w:spacing w:before="240" w:after="240"/>
      <w:ind w:left="1440" w:hanging="720"/>
      <w:outlineLvl w:val="2"/>
    </w:pPr>
    <w:rPr>
      <w:rFonts w:eastAsia="Times New Roman"/>
      <w:b/>
    </w:rPr>
  </w:style>
  <w:style w:type="paragraph" w:styleId="Heading4">
    <w:name w:val="heading 4"/>
    <w:basedOn w:val="Normal"/>
    <w:next w:val="4thOrderPara"/>
    <w:link w:val="Heading4Char"/>
    <w:autoRedefine/>
    <w:qFormat/>
    <w:rsid w:val="00945AF9"/>
    <w:pPr>
      <w:keepNext/>
      <w:spacing w:before="240" w:after="240"/>
      <w:ind w:left="2160" w:hanging="720"/>
      <w:outlineLvl w:val="3"/>
    </w:pPr>
    <w:rPr>
      <w:rFonts w:eastAsia="Times New Roman"/>
      <w:b/>
      <w:i/>
      <w:szCs w:val="20"/>
    </w:rPr>
  </w:style>
  <w:style w:type="paragraph" w:styleId="Heading5">
    <w:name w:val="heading 5"/>
    <w:aliases w:val="5th Order Para,5TH-ORDER HEADING/Para"/>
    <w:basedOn w:val="Normal"/>
    <w:next w:val="NormalIndent"/>
    <w:link w:val="Heading5Char"/>
    <w:qFormat/>
    <w:rsid w:val="005C2CCC"/>
    <w:pPr>
      <w:spacing w:line="360" w:lineRule="auto"/>
      <w:ind w:firstLine="2160"/>
      <w:outlineLvl w:val="4"/>
    </w:pPr>
    <w:rPr>
      <w:rFonts w:eastAsia="Times New Roman"/>
      <w:szCs w:val="20"/>
    </w:rPr>
  </w:style>
  <w:style w:type="paragraph" w:styleId="Heading6">
    <w:name w:val="heading 6"/>
    <w:basedOn w:val="Normal"/>
    <w:next w:val="Normal"/>
    <w:link w:val="Heading6Char"/>
    <w:uiPriority w:val="99"/>
    <w:qFormat/>
    <w:rsid w:val="005C2CCC"/>
    <w:pPr>
      <w:tabs>
        <w:tab w:val="num" w:pos="3960"/>
      </w:tabs>
      <w:spacing w:before="240" w:after="60"/>
      <w:ind w:left="3600"/>
      <w:outlineLvl w:val="5"/>
    </w:pPr>
    <w:rPr>
      <w:i/>
      <w:sz w:val="20"/>
    </w:rPr>
  </w:style>
  <w:style w:type="paragraph" w:styleId="Heading7">
    <w:name w:val="heading 7"/>
    <w:basedOn w:val="Normal"/>
    <w:next w:val="Normal"/>
    <w:link w:val="Heading7Char"/>
    <w:uiPriority w:val="99"/>
    <w:qFormat/>
    <w:rsid w:val="005C2CCC"/>
    <w:pPr>
      <w:tabs>
        <w:tab w:val="num" w:pos="4680"/>
      </w:tabs>
      <w:spacing w:before="240" w:after="60"/>
      <w:ind w:left="4320"/>
      <w:outlineLvl w:val="6"/>
    </w:pPr>
    <w:rPr>
      <w:rFonts w:ascii="Arial" w:hAnsi="Arial"/>
    </w:rPr>
  </w:style>
  <w:style w:type="paragraph" w:styleId="Heading8">
    <w:name w:val="heading 8"/>
    <w:basedOn w:val="Normal"/>
    <w:next w:val="Normal"/>
    <w:link w:val="Heading8Char"/>
    <w:uiPriority w:val="99"/>
    <w:qFormat/>
    <w:rsid w:val="005C2CCC"/>
    <w:pPr>
      <w:tabs>
        <w:tab w:val="num" w:pos="5400"/>
      </w:tabs>
      <w:spacing w:before="240" w:after="60"/>
      <w:ind w:left="5040"/>
      <w:outlineLvl w:val="7"/>
    </w:pPr>
    <w:rPr>
      <w:rFonts w:ascii="Arial" w:hAnsi="Arial"/>
      <w:i/>
    </w:rPr>
  </w:style>
  <w:style w:type="paragraph" w:styleId="Heading9">
    <w:name w:val="heading 9"/>
    <w:basedOn w:val="Normal"/>
    <w:next w:val="Normal"/>
    <w:link w:val="Heading9Char"/>
    <w:uiPriority w:val="99"/>
    <w:qFormat/>
    <w:rsid w:val="005C2CCC"/>
    <w:pPr>
      <w:tabs>
        <w:tab w:val="num" w:pos="6120"/>
      </w:tabs>
      <w:spacing w:before="240" w:after="60"/>
      <w:ind w:left="57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locked/>
    <w:rsid w:val="00F42A4E"/>
    <w:rPr>
      <w:b/>
      <w:caps/>
      <w:color w:val="000000"/>
      <w:sz w:val="24"/>
    </w:rPr>
  </w:style>
  <w:style w:type="character" w:customStyle="1" w:styleId="Heading2Char">
    <w:name w:val="Heading 2 Char"/>
    <w:link w:val="Heading2"/>
    <w:locked/>
    <w:rsid w:val="00E26712"/>
    <w:rPr>
      <w:b/>
      <w:caps/>
      <w:color w:val="000000"/>
      <w:sz w:val="24"/>
      <w:szCs w:val="24"/>
    </w:rPr>
  </w:style>
  <w:style w:type="character" w:customStyle="1" w:styleId="Heading3Char">
    <w:name w:val="Heading 3 Char"/>
    <w:link w:val="Heading3"/>
    <w:locked/>
    <w:rsid w:val="00E00A02"/>
    <w:rPr>
      <w:b/>
      <w:color w:val="000000"/>
      <w:sz w:val="24"/>
      <w:szCs w:val="24"/>
    </w:rPr>
  </w:style>
  <w:style w:type="character" w:customStyle="1" w:styleId="Heading4Char">
    <w:name w:val="Heading 4 Char"/>
    <w:link w:val="Heading4"/>
    <w:locked/>
    <w:rsid w:val="00F42A4E"/>
    <w:rPr>
      <w:b/>
      <w:i/>
      <w:color w:val="000000"/>
      <w:sz w:val="24"/>
    </w:rPr>
  </w:style>
  <w:style w:type="character" w:customStyle="1" w:styleId="Heading5Char">
    <w:name w:val="Heading 5 Char"/>
    <w:aliases w:val="5th Order Para Char,5TH-ORDER HEADING/Para Char"/>
    <w:link w:val="Heading5"/>
    <w:locked/>
    <w:rsid w:val="00F42A4E"/>
    <w:rPr>
      <w:color w:val="000000"/>
      <w:sz w:val="24"/>
    </w:rPr>
  </w:style>
  <w:style w:type="character" w:customStyle="1" w:styleId="Heading6Char">
    <w:name w:val="Heading 6 Char"/>
    <w:link w:val="Heading6"/>
    <w:uiPriority w:val="99"/>
    <w:rsid w:val="00A636AF"/>
    <w:rPr>
      <w:rFonts w:eastAsia="Arial Unicode MS"/>
      <w:i/>
      <w:color w:val="000000"/>
      <w:szCs w:val="24"/>
      <w:lang w:eastAsia="ko-KR"/>
    </w:rPr>
  </w:style>
  <w:style w:type="character" w:customStyle="1" w:styleId="Heading7Char">
    <w:name w:val="Heading 7 Char"/>
    <w:link w:val="Heading7"/>
    <w:uiPriority w:val="99"/>
    <w:rsid w:val="00A636AF"/>
    <w:rPr>
      <w:rFonts w:ascii="Arial" w:eastAsia="Arial Unicode MS" w:hAnsi="Arial"/>
      <w:color w:val="000000"/>
      <w:sz w:val="24"/>
      <w:szCs w:val="24"/>
      <w:lang w:eastAsia="ko-KR"/>
    </w:rPr>
  </w:style>
  <w:style w:type="character" w:customStyle="1" w:styleId="Heading8Char">
    <w:name w:val="Heading 8 Char"/>
    <w:link w:val="Heading8"/>
    <w:uiPriority w:val="99"/>
    <w:rsid w:val="00A636AF"/>
    <w:rPr>
      <w:rFonts w:ascii="Arial" w:eastAsia="Arial Unicode MS" w:hAnsi="Arial"/>
      <w:i/>
      <w:color w:val="000000"/>
      <w:sz w:val="24"/>
      <w:szCs w:val="24"/>
      <w:lang w:eastAsia="ko-KR"/>
    </w:rPr>
  </w:style>
  <w:style w:type="character" w:customStyle="1" w:styleId="Heading9Char">
    <w:name w:val="Heading 9 Char"/>
    <w:link w:val="Heading9"/>
    <w:uiPriority w:val="99"/>
    <w:rsid w:val="00A636AF"/>
    <w:rPr>
      <w:rFonts w:ascii="Arial" w:eastAsia="Arial Unicode MS" w:hAnsi="Arial"/>
      <w:b/>
      <w:i/>
      <w:color w:val="000000"/>
      <w:sz w:val="18"/>
      <w:szCs w:val="24"/>
      <w:lang w:eastAsia="ko-KR"/>
    </w:rPr>
  </w:style>
  <w:style w:type="character" w:styleId="Hyperlink">
    <w:name w:val="Hyperlink"/>
    <w:uiPriority w:val="99"/>
    <w:rsid w:val="005C2CCC"/>
    <w:rPr>
      <w:rFonts w:ascii="Times New Roman" w:hAnsi="Times New Roman" w:cs="Times New Roman"/>
      <w:color w:val="0000FF"/>
      <w:sz w:val="24"/>
      <w:u w:val="single"/>
    </w:rPr>
  </w:style>
  <w:style w:type="paragraph" w:customStyle="1" w:styleId="Normal-SIGN1">
    <w:name w:val="Normal-SIGN1"/>
    <w:basedOn w:val="Normal"/>
    <w:uiPriority w:val="99"/>
    <w:semiHidden/>
    <w:rsid w:val="005C2CCC"/>
    <w:pPr>
      <w:jc w:val="center"/>
    </w:pPr>
    <w:rPr>
      <w:b/>
    </w:rPr>
  </w:style>
  <w:style w:type="paragraph" w:styleId="BodyText2">
    <w:name w:val="Body Text 2"/>
    <w:basedOn w:val="Normal"/>
    <w:link w:val="BodyText2Char"/>
    <w:uiPriority w:val="99"/>
    <w:semiHidden/>
    <w:rsid w:val="005C2CCC"/>
    <w:pPr>
      <w:spacing w:after="120" w:line="480" w:lineRule="auto"/>
    </w:pPr>
  </w:style>
  <w:style w:type="character" w:customStyle="1" w:styleId="BodyText2Char">
    <w:name w:val="Body Text 2 Char"/>
    <w:link w:val="BodyText2"/>
    <w:uiPriority w:val="99"/>
    <w:semiHidden/>
    <w:rsid w:val="00A636AF"/>
    <w:rPr>
      <w:rFonts w:eastAsia="Arial Unicode MS"/>
      <w:color w:val="000000"/>
      <w:sz w:val="24"/>
      <w:szCs w:val="24"/>
      <w:lang w:eastAsia="ko-KR"/>
    </w:rPr>
  </w:style>
  <w:style w:type="paragraph" w:styleId="Title">
    <w:name w:val="Title"/>
    <w:basedOn w:val="Normal"/>
    <w:link w:val="TitleChar"/>
    <w:uiPriority w:val="10"/>
    <w:qFormat/>
    <w:rsid w:val="005C2CCC"/>
    <w:pPr>
      <w:jc w:val="center"/>
      <w:outlineLvl w:val="0"/>
    </w:pPr>
    <w:rPr>
      <w:rFonts w:ascii="Cambria" w:eastAsia="Times New Roman" w:hAnsi="Cambria"/>
      <w:b/>
      <w:bCs/>
      <w:kern w:val="28"/>
      <w:sz w:val="32"/>
      <w:szCs w:val="32"/>
    </w:rPr>
  </w:style>
  <w:style w:type="character" w:customStyle="1" w:styleId="TitleChar">
    <w:name w:val="Title Char"/>
    <w:link w:val="Title"/>
    <w:uiPriority w:val="10"/>
    <w:rsid w:val="00A636AF"/>
    <w:rPr>
      <w:rFonts w:ascii="Cambria" w:eastAsia="Times New Roman" w:hAnsi="Cambria" w:cs="Times New Roman"/>
      <w:b/>
      <w:bCs/>
      <w:color w:val="000000"/>
      <w:kern w:val="28"/>
      <w:sz w:val="32"/>
      <w:szCs w:val="32"/>
      <w:lang w:eastAsia="ko-KR"/>
    </w:rPr>
  </w:style>
  <w:style w:type="paragraph" w:customStyle="1" w:styleId="2nd3rdOrderPara">
    <w:name w:val="2nd/3rd Order Para"/>
    <w:basedOn w:val="Normal"/>
    <w:rsid w:val="005C2CCC"/>
    <w:pPr>
      <w:spacing w:before="120" w:line="360" w:lineRule="auto"/>
      <w:ind w:firstLine="720"/>
    </w:pPr>
  </w:style>
  <w:style w:type="paragraph" w:styleId="Header">
    <w:name w:val="header"/>
    <w:basedOn w:val="Normal"/>
    <w:link w:val="HeaderChar"/>
    <w:uiPriority w:val="99"/>
    <w:semiHidden/>
    <w:rsid w:val="005C2CCC"/>
    <w:pPr>
      <w:tabs>
        <w:tab w:val="center" w:pos="4320"/>
        <w:tab w:val="right" w:pos="8640"/>
      </w:tabs>
    </w:pPr>
    <w:rPr>
      <w:szCs w:val="20"/>
    </w:rPr>
  </w:style>
  <w:style w:type="character" w:customStyle="1" w:styleId="HeaderChar">
    <w:name w:val="Header Char"/>
    <w:link w:val="Header"/>
    <w:uiPriority w:val="99"/>
    <w:semiHidden/>
    <w:locked/>
    <w:rsid w:val="008234A2"/>
    <w:rPr>
      <w:rFonts w:eastAsia="Arial Unicode MS"/>
      <w:color w:val="000000"/>
      <w:sz w:val="24"/>
      <w:lang w:eastAsia="ko-KR"/>
    </w:rPr>
  </w:style>
  <w:style w:type="paragraph" w:styleId="MacroText">
    <w:name w:val="macro"/>
    <w:link w:val="MacroTextChar"/>
    <w:uiPriority w:val="99"/>
    <w:semiHidden/>
    <w:rsid w:val="005C2CCC"/>
    <w:pPr>
      <w:tabs>
        <w:tab w:val="left" w:pos="480"/>
        <w:tab w:val="left" w:pos="960"/>
        <w:tab w:val="left" w:pos="1440"/>
        <w:tab w:val="left" w:pos="1920"/>
        <w:tab w:val="left" w:pos="2400"/>
        <w:tab w:val="left" w:pos="2880"/>
        <w:tab w:val="left" w:pos="3360"/>
        <w:tab w:val="left" w:pos="3840"/>
        <w:tab w:val="left" w:pos="4320"/>
      </w:tabs>
      <w:jc w:val="both"/>
    </w:pPr>
    <w:rPr>
      <w:rFonts w:ascii="Courier New" w:eastAsia="Batang" w:hAnsi="Courier New"/>
    </w:rPr>
  </w:style>
  <w:style w:type="character" w:customStyle="1" w:styleId="MacroTextChar">
    <w:name w:val="Macro Text Char"/>
    <w:link w:val="MacroText"/>
    <w:uiPriority w:val="99"/>
    <w:semiHidden/>
    <w:rsid w:val="00A636AF"/>
    <w:rPr>
      <w:rFonts w:ascii="Courier New" w:eastAsia="Batang" w:hAnsi="Courier New"/>
      <w:lang w:val="en-US" w:eastAsia="en-US" w:bidi="ar-SA"/>
    </w:rPr>
  </w:style>
  <w:style w:type="paragraph" w:customStyle="1" w:styleId="Normal-SIGN2">
    <w:name w:val="Normal-SIGN2"/>
    <w:basedOn w:val="Normal-SIGN1"/>
    <w:uiPriority w:val="99"/>
    <w:semiHidden/>
    <w:rsid w:val="005C2CCC"/>
    <w:rPr>
      <w:b w:val="0"/>
    </w:rPr>
  </w:style>
  <w:style w:type="paragraph" w:customStyle="1" w:styleId="3rdOrderPara">
    <w:name w:val="3rd Order Para"/>
    <w:basedOn w:val="Normal"/>
    <w:uiPriority w:val="99"/>
    <w:semiHidden/>
    <w:rsid w:val="005C2CCC"/>
    <w:pPr>
      <w:spacing w:before="120" w:line="360" w:lineRule="auto"/>
      <w:ind w:firstLine="720"/>
    </w:pPr>
  </w:style>
  <w:style w:type="paragraph" w:customStyle="1" w:styleId="4thOrderPara">
    <w:name w:val="4th Order Para"/>
    <w:basedOn w:val="3rdOrderPara"/>
    <w:rsid w:val="005C2CCC"/>
    <w:pPr>
      <w:ind w:firstLine="1440"/>
    </w:pPr>
  </w:style>
  <w:style w:type="paragraph" w:styleId="NormalIndent">
    <w:name w:val="Normal Indent"/>
    <w:basedOn w:val="Normal"/>
    <w:uiPriority w:val="99"/>
    <w:semiHidden/>
    <w:rsid w:val="005C2CCC"/>
    <w:pPr>
      <w:ind w:left="720"/>
    </w:pPr>
  </w:style>
  <w:style w:type="paragraph" w:styleId="NormalWeb">
    <w:name w:val="Normal (Web)"/>
    <w:basedOn w:val="Normal"/>
    <w:uiPriority w:val="99"/>
    <w:semiHidden/>
    <w:rsid w:val="005C2CCC"/>
  </w:style>
  <w:style w:type="paragraph" w:customStyle="1" w:styleId="Abstract">
    <w:name w:val="Abstract"/>
    <w:basedOn w:val="2nd3rdOrderPara"/>
    <w:semiHidden/>
    <w:rsid w:val="00C07CE5"/>
    <w:pPr>
      <w:tabs>
        <w:tab w:val="left" w:pos="720"/>
      </w:tabs>
    </w:pPr>
  </w:style>
  <w:style w:type="paragraph" w:styleId="BlockText">
    <w:name w:val="Block Text"/>
    <w:basedOn w:val="Normal"/>
    <w:uiPriority w:val="99"/>
    <w:semiHidden/>
    <w:rsid w:val="005C2CCC"/>
    <w:pPr>
      <w:spacing w:after="120"/>
      <w:ind w:left="1440" w:right="1440"/>
    </w:pPr>
  </w:style>
  <w:style w:type="paragraph" w:styleId="BodyText">
    <w:name w:val="Body Text"/>
    <w:basedOn w:val="Normal"/>
    <w:link w:val="BodyTextChar"/>
    <w:uiPriority w:val="99"/>
    <w:semiHidden/>
    <w:rsid w:val="005C2CCC"/>
    <w:pPr>
      <w:spacing w:after="120"/>
    </w:pPr>
  </w:style>
  <w:style w:type="character" w:customStyle="1" w:styleId="BodyTextChar">
    <w:name w:val="Body Text Char"/>
    <w:link w:val="BodyText"/>
    <w:uiPriority w:val="99"/>
    <w:semiHidden/>
    <w:rsid w:val="00A636AF"/>
    <w:rPr>
      <w:rFonts w:eastAsia="Arial Unicode MS"/>
      <w:color w:val="000000"/>
      <w:sz w:val="24"/>
      <w:szCs w:val="24"/>
      <w:lang w:eastAsia="ko-KR"/>
    </w:rPr>
  </w:style>
  <w:style w:type="paragraph" w:styleId="BodyText3">
    <w:name w:val="Body Text 3"/>
    <w:basedOn w:val="Normal"/>
    <w:link w:val="BodyText3Char"/>
    <w:uiPriority w:val="99"/>
    <w:semiHidden/>
    <w:rsid w:val="005C2CCC"/>
    <w:pPr>
      <w:spacing w:after="120"/>
    </w:pPr>
    <w:rPr>
      <w:sz w:val="16"/>
      <w:szCs w:val="16"/>
    </w:rPr>
  </w:style>
  <w:style w:type="character" w:customStyle="1" w:styleId="BodyText3Char">
    <w:name w:val="Body Text 3 Char"/>
    <w:link w:val="BodyText3"/>
    <w:uiPriority w:val="99"/>
    <w:semiHidden/>
    <w:rsid w:val="00A636AF"/>
    <w:rPr>
      <w:rFonts w:eastAsia="Arial Unicode MS"/>
      <w:color w:val="000000"/>
      <w:sz w:val="16"/>
      <w:szCs w:val="16"/>
      <w:lang w:eastAsia="ko-KR"/>
    </w:rPr>
  </w:style>
  <w:style w:type="paragraph" w:styleId="BodyTextFirstIndent">
    <w:name w:val="Body Text First Indent"/>
    <w:basedOn w:val="BodyText"/>
    <w:link w:val="BodyTextFirstIndentChar"/>
    <w:uiPriority w:val="99"/>
    <w:semiHidden/>
    <w:rsid w:val="005C2CCC"/>
    <w:pPr>
      <w:ind w:firstLine="210"/>
    </w:pPr>
  </w:style>
  <w:style w:type="character" w:customStyle="1" w:styleId="BodyTextFirstIndentChar">
    <w:name w:val="Body Text First Indent Char"/>
    <w:link w:val="BodyTextFirstIndent"/>
    <w:uiPriority w:val="99"/>
    <w:semiHidden/>
    <w:rsid w:val="00A636AF"/>
    <w:rPr>
      <w:rFonts w:eastAsia="Arial Unicode MS"/>
      <w:color w:val="000000"/>
      <w:sz w:val="24"/>
      <w:szCs w:val="24"/>
      <w:lang w:eastAsia="ko-KR"/>
    </w:rPr>
  </w:style>
  <w:style w:type="paragraph" w:styleId="BodyTextIndent">
    <w:name w:val="Body Text Indent"/>
    <w:basedOn w:val="BodyText"/>
    <w:link w:val="BodyTextIndentChar"/>
    <w:uiPriority w:val="99"/>
    <w:semiHidden/>
    <w:rsid w:val="005C2CCC"/>
    <w:pPr>
      <w:spacing w:after="240" w:line="480" w:lineRule="auto"/>
      <w:ind w:left="360" w:firstLine="360"/>
    </w:pPr>
  </w:style>
  <w:style w:type="character" w:customStyle="1" w:styleId="BodyTextIndentChar">
    <w:name w:val="Body Text Indent Char"/>
    <w:link w:val="BodyTextIndent"/>
    <w:uiPriority w:val="99"/>
    <w:semiHidden/>
    <w:rsid w:val="00A636AF"/>
    <w:rPr>
      <w:rFonts w:eastAsia="Arial Unicode MS"/>
      <w:color w:val="000000"/>
      <w:sz w:val="24"/>
      <w:szCs w:val="24"/>
      <w:lang w:eastAsia="ko-KR"/>
    </w:rPr>
  </w:style>
  <w:style w:type="paragraph" w:styleId="BodyTextFirstIndent2">
    <w:name w:val="Body Text First Indent 2"/>
    <w:basedOn w:val="BodyTextIndent"/>
    <w:link w:val="BodyTextFirstIndent2Char"/>
    <w:uiPriority w:val="99"/>
    <w:semiHidden/>
    <w:rsid w:val="005C2CCC"/>
    <w:pPr>
      <w:spacing w:after="120" w:line="240" w:lineRule="auto"/>
      <w:ind w:firstLine="210"/>
    </w:pPr>
  </w:style>
  <w:style w:type="character" w:customStyle="1" w:styleId="BodyTextFirstIndent2Char">
    <w:name w:val="Body Text First Indent 2 Char"/>
    <w:link w:val="BodyTextFirstIndent2"/>
    <w:uiPriority w:val="99"/>
    <w:semiHidden/>
    <w:rsid w:val="00A636AF"/>
    <w:rPr>
      <w:rFonts w:eastAsia="Arial Unicode MS"/>
      <w:color w:val="000000"/>
      <w:sz w:val="24"/>
      <w:szCs w:val="24"/>
      <w:lang w:eastAsia="ko-KR"/>
    </w:rPr>
  </w:style>
  <w:style w:type="paragraph" w:styleId="BodyTextIndent2">
    <w:name w:val="Body Text Indent 2"/>
    <w:basedOn w:val="Normal"/>
    <w:link w:val="BodyTextIndent2Char"/>
    <w:uiPriority w:val="99"/>
    <w:semiHidden/>
    <w:rsid w:val="005C2CCC"/>
    <w:pPr>
      <w:spacing w:after="120" w:line="480" w:lineRule="auto"/>
      <w:ind w:left="360"/>
    </w:pPr>
  </w:style>
  <w:style w:type="character" w:customStyle="1" w:styleId="BodyTextIndent2Char">
    <w:name w:val="Body Text Indent 2 Char"/>
    <w:link w:val="BodyTextIndent2"/>
    <w:uiPriority w:val="99"/>
    <w:semiHidden/>
    <w:rsid w:val="00A636AF"/>
    <w:rPr>
      <w:rFonts w:eastAsia="Arial Unicode MS"/>
      <w:color w:val="000000"/>
      <w:sz w:val="24"/>
      <w:szCs w:val="24"/>
      <w:lang w:eastAsia="ko-KR"/>
    </w:rPr>
  </w:style>
  <w:style w:type="paragraph" w:styleId="BodyTextIndent3">
    <w:name w:val="Body Text Indent 3"/>
    <w:basedOn w:val="Normal"/>
    <w:link w:val="BodyTextIndent3Char"/>
    <w:uiPriority w:val="99"/>
    <w:semiHidden/>
    <w:rsid w:val="005C2CCC"/>
    <w:pPr>
      <w:spacing w:after="120"/>
      <w:ind w:left="360"/>
    </w:pPr>
    <w:rPr>
      <w:sz w:val="16"/>
      <w:szCs w:val="16"/>
    </w:rPr>
  </w:style>
  <w:style w:type="character" w:customStyle="1" w:styleId="BodyTextIndent3Char">
    <w:name w:val="Body Text Indent 3 Char"/>
    <w:link w:val="BodyTextIndent3"/>
    <w:uiPriority w:val="99"/>
    <w:semiHidden/>
    <w:rsid w:val="00A636AF"/>
    <w:rPr>
      <w:rFonts w:eastAsia="Arial Unicode MS"/>
      <w:color w:val="000000"/>
      <w:sz w:val="16"/>
      <w:szCs w:val="16"/>
      <w:lang w:eastAsia="ko-KR"/>
    </w:rPr>
  </w:style>
  <w:style w:type="paragraph" w:styleId="ListNumber">
    <w:name w:val="List Number"/>
    <w:aliases w:val="Dist List"/>
    <w:basedOn w:val="Normal"/>
    <w:next w:val="ListNumber2"/>
    <w:uiPriority w:val="99"/>
    <w:semiHidden/>
    <w:rsid w:val="008C4972"/>
    <w:pPr>
      <w:numPr>
        <w:numId w:val="11"/>
      </w:numPr>
      <w:tabs>
        <w:tab w:val="clear" w:pos="1800"/>
        <w:tab w:val="num" w:pos="360"/>
      </w:tabs>
      <w:ind w:left="360"/>
    </w:pPr>
  </w:style>
  <w:style w:type="paragraph" w:styleId="Closing">
    <w:name w:val="Closing"/>
    <w:basedOn w:val="Normal"/>
    <w:link w:val="ClosingChar"/>
    <w:uiPriority w:val="99"/>
    <w:semiHidden/>
    <w:rsid w:val="005C2CCC"/>
    <w:pPr>
      <w:ind w:left="4320"/>
    </w:pPr>
  </w:style>
  <w:style w:type="character" w:customStyle="1" w:styleId="ClosingChar">
    <w:name w:val="Closing Char"/>
    <w:link w:val="Closing"/>
    <w:uiPriority w:val="99"/>
    <w:semiHidden/>
    <w:rsid w:val="00A636AF"/>
    <w:rPr>
      <w:rFonts w:eastAsia="Arial Unicode MS"/>
      <w:color w:val="000000"/>
      <w:sz w:val="24"/>
      <w:szCs w:val="24"/>
      <w:lang w:eastAsia="ko-KR"/>
    </w:rPr>
  </w:style>
  <w:style w:type="paragraph" w:styleId="CommentText">
    <w:name w:val="annotation text"/>
    <w:basedOn w:val="Normal"/>
    <w:link w:val="CommentTextChar"/>
    <w:uiPriority w:val="99"/>
    <w:semiHidden/>
    <w:rsid w:val="005C2CCC"/>
    <w:pPr>
      <w:spacing w:before="120" w:after="120"/>
      <w:ind w:left="720" w:right="720"/>
    </w:pPr>
    <w:rPr>
      <w:szCs w:val="20"/>
    </w:rPr>
  </w:style>
  <w:style w:type="character" w:customStyle="1" w:styleId="CommentTextChar">
    <w:name w:val="Comment Text Char"/>
    <w:link w:val="CommentText"/>
    <w:uiPriority w:val="99"/>
    <w:semiHidden/>
    <w:locked/>
    <w:rsid w:val="00322D0D"/>
    <w:rPr>
      <w:rFonts w:eastAsia="Arial Unicode MS"/>
      <w:color w:val="000000"/>
      <w:sz w:val="24"/>
      <w:lang w:eastAsia="ko-KR"/>
    </w:rPr>
  </w:style>
  <w:style w:type="paragraph" w:styleId="Date">
    <w:name w:val="Date"/>
    <w:basedOn w:val="Normal"/>
    <w:next w:val="Normal"/>
    <w:link w:val="DateChar"/>
    <w:uiPriority w:val="99"/>
    <w:semiHidden/>
    <w:rsid w:val="005C2CCC"/>
  </w:style>
  <w:style w:type="character" w:customStyle="1" w:styleId="DateChar">
    <w:name w:val="Date Char"/>
    <w:link w:val="Date"/>
    <w:uiPriority w:val="99"/>
    <w:semiHidden/>
    <w:rsid w:val="00A636AF"/>
    <w:rPr>
      <w:rFonts w:eastAsia="Arial Unicode MS"/>
      <w:color w:val="000000"/>
      <w:sz w:val="24"/>
      <w:szCs w:val="24"/>
      <w:lang w:eastAsia="ko-KR"/>
    </w:rPr>
  </w:style>
  <w:style w:type="paragraph" w:styleId="DocumentMap">
    <w:name w:val="Document Map"/>
    <w:basedOn w:val="Normal"/>
    <w:link w:val="DocumentMapChar"/>
    <w:uiPriority w:val="99"/>
    <w:semiHidden/>
    <w:rsid w:val="005C2CCC"/>
    <w:pPr>
      <w:shd w:val="clear" w:color="auto" w:fill="000080"/>
    </w:pPr>
    <w:rPr>
      <w:sz w:val="0"/>
      <w:szCs w:val="0"/>
    </w:rPr>
  </w:style>
  <w:style w:type="character" w:customStyle="1" w:styleId="DocumentMapChar">
    <w:name w:val="Document Map Char"/>
    <w:link w:val="DocumentMap"/>
    <w:uiPriority w:val="99"/>
    <w:semiHidden/>
    <w:rsid w:val="00A636AF"/>
    <w:rPr>
      <w:rFonts w:eastAsia="Arial Unicode MS"/>
      <w:color w:val="000000"/>
      <w:sz w:val="0"/>
      <w:szCs w:val="0"/>
      <w:lang w:eastAsia="ko-KR"/>
    </w:rPr>
  </w:style>
  <w:style w:type="paragraph" w:styleId="EndnoteText">
    <w:name w:val="endnote text"/>
    <w:basedOn w:val="Normal"/>
    <w:link w:val="EndnoteTextChar"/>
    <w:uiPriority w:val="99"/>
    <w:semiHidden/>
    <w:rsid w:val="005C2CCC"/>
    <w:pPr>
      <w:jc w:val="left"/>
    </w:pPr>
    <w:rPr>
      <w:sz w:val="20"/>
      <w:szCs w:val="20"/>
    </w:rPr>
  </w:style>
  <w:style w:type="character" w:customStyle="1" w:styleId="EndnoteTextChar">
    <w:name w:val="Endnote Text Char"/>
    <w:link w:val="EndnoteText"/>
    <w:uiPriority w:val="99"/>
    <w:semiHidden/>
    <w:rsid w:val="00A636AF"/>
    <w:rPr>
      <w:rFonts w:eastAsia="Arial Unicode MS"/>
      <w:color w:val="000000"/>
      <w:sz w:val="20"/>
      <w:szCs w:val="20"/>
      <w:lang w:eastAsia="ko-KR"/>
    </w:rPr>
  </w:style>
  <w:style w:type="paragraph" w:styleId="EnvelopeAddress">
    <w:name w:val="envelope address"/>
    <w:basedOn w:val="Normal"/>
    <w:uiPriority w:val="99"/>
    <w:semiHidden/>
    <w:rsid w:val="005C2CCC"/>
    <w:pPr>
      <w:framePr w:w="7920" w:h="1980" w:hRule="exact" w:hSpace="180" w:wrap="auto" w:hAnchor="page" w:xAlign="center" w:yAlign="bottom"/>
      <w:ind w:left="2880"/>
    </w:pPr>
    <w:rPr>
      <w:rFonts w:ascii="Arial" w:hAnsi="Arial"/>
    </w:rPr>
  </w:style>
  <w:style w:type="paragraph" w:styleId="EnvelopeReturn">
    <w:name w:val="envelope return"/>
    <w:basedOn w:val="Normal"/>
    <w:uiPriority w:val="99"/>
    <w:semiHidden/>
    <w:rsid w:val="005C2CCC"/>
    <w:rPr>
      <w:rFonts w:ascii="Arial" w:hAnsi="Arial"/>
      <w:sz w:val="20"/>
    </w:rPr>
  </w:style>
  <w:style w:type="paragraph" w:customStyle="1" w:styleId="FIGURECAPTION">
    <w:name w:val="FIGURE CAPTION"/>
    <w:basedOn w:val="Normal"/>
    <w:next w:val="Normal"/>
    <w:autoRedefine/>
    <w:uiPriority w:val="99"/>
    <w:rsid w:val="008C309A"/>
    <w:pPr>
      <w:widowControl w:val="0"/>
      <w:numPr>
        <w:numId w:val="2"/>
      </w:numPr>
      <w:tabs>
        <w:tab w:val="clear" w:pos="2880"/>
        <w:tab w:val="num" w:pos="720"/>
      </w:tabs>
      <w:spacing w:before="120" w:after="480"/>
      <w:ind w:left="1296"/>
      <w:jc w:val="center"/>
    </w:pPr>
    <w:rPr>
      <w:color w:val="auto"/>
    </w:rPr>
  </w:style>
  <w:style w:type="paragraph" w:styleId="Footer">
    <w:name w:val="footer"/>
    <w:basedOn w:val="Normal"/>
    <w:link w:val="FooterChar"/>
    <w:uiPriority w:val="99"/>
    <w:semiHidden/>
    <w:rsid w:val="005C2CCC"/>
    <w:pPr>
      <w:tabs>
        <w:tab w:val="center" w:pos="4320"/>
        <w:tab w:val="right" w:pos="8640"/>
      </w:tabs>
    </w:pPr>
    <w:rPr>
      <w:szCs w:val="20"/>
    </w:rPr>
  </w:style>
  <w:style w:type="character" w:customStyle="1" w:styleId="FooterChar">
    <w:name w:val="Footer Char"/>
    <w:link w:val="Footer"/>
    <w:uiPriority w:val="99"/>
    <w:semiHidden/>
    <w:locked/>
    <w:rsid w:val="008234A2"/>
    <w:rPr>
      <w:rFonts w:eastAsia="Arial Unicode MS"/>
      <w:color w:val="000000"/>
      <w:sz w:val="24"/>
      <w:lang w:eastAsia="ko-KR"/>
    </w:rPr>
  </w:style>
  <w:style w:type="character" w:styleId="FootnoteReference">
    <w:name w:val="footnote reference"/>
    <w:rsid w:val="005C2CCC"/>
    <w:rPr>
      <w:rFonts w:ascii="Times New Roman" w:hAnsi="Times New Roman" w:cs="Times New Roman"/>
      <w:color w:val="000000"/>
      <w:position w:val="6"/>
      <w:sz w:val="18"/>
    </w:rPr>
  </w:style>
  <w:style w:type="paragraph" w:styleId="FootnoteText">
    <w:name w:val="footnote text"/>
    <w:basedOn w:val="Normal"/>
    <w:link w:val="FootnoteTextChar"/>
    <w:rsid w:val="005C2CCC"/>
    <w:pPr>
      <w:keepLines/>
      <w:widowControl w:val="0"/>
      <w:tabs>
        <w:tab w:val="left" w:pos="360"/>
      </w:tabs>
      <w:spacing w:after="120" w:line="220" w:lineRule="exact"/>
      <w:ind w:firstLine="360"/>
      <w:jc w:val="left"/>
    </w:pPr>
    <w:rPr>
      <w:sz w:val="20"/>
      <w:szCs w:val="20"/>
    </w:rPr>
  </w:style>
  <w:style w:type="character" w:customStyle="1" w:styleId="FootnoteTextChar">
    <w:name w:val="Footnote Text Char"/>
    <w:link w:val="FootnoteText"/>
    <w:rsid w:val="00A636AF"/>
    <w:rPr>
      <w:rFonts w:eastAsia="Arial Unicode MS"/>
      <w:color w:val="000000"/>
      <w:sz w:val="20"/>
      <w:szCs w:val="20"/>
      <w:lang w:eastAsia="ko-KR"/>
    </w:rPr>
  </w:style>
  <w:style w:type="paragraph" w:styleId="Index1">
    <w:name w:val="index 1"/>
    <w:basedOn w:val="Normal"/>
    <w:next w:val="Normal"/>
    <w:autoRedefine/>
    <w:uiPriority w:val="99"/>
    <w:semiHidden/>
    <w:rsid w:val="005C2CCC"/>
    <w:pPr>
      <w:ind w:left="240" w:hanging="240"/>
    </w:pPr>
  </w:style>
  <w:style w:type="paragraph" w:styleId="Index2">
    <w:name w:val="index 2"/>
    <w:basedOn w:val="Normal"/>
    <w:next w:val="Normal"/>
    <w:autoRedefine/>
    <w:uiPriority w:val="99"/>
    <w:semiHidden/>
    <w:rsid w:val="005C2CCC"/>
    <w:pPr>
      <w:ind w:left="480" w:hanging="240"/>
    </w:pPr>
  </w:style>
  <w:style w:type="paragraph" w:styleId="Index3">
    <w:name w:val="index 3"/>
    <w:basedOn w:val="Normal"/>
    <w:next w:val="Normal"/>
    <w:autoRedefine/>
    <w:uiPriority w:val="99"/>
    <w:semiHidden/>
    <w:rsid w:val="005C2CCC"/>
    <w:pPr>
      <w:ind w:left="720" w:hanging="240"/>
    </w:pPr>
  </w:style>
  <w:style w:type="paragraph" w:styleId="Index4">
    <w:name w:val="index 4"/>
    <w:basedOn w:val="Normal"/>
    <w:next w:val="Normal"/>
    <w:autoRedefine/>
    <w:uiPriority w:val="99"/>
    <w:semiHidden/>
    <w:rsid w:val="005C2CCC"/>
    <w:pPr>
      <w:ind w:left="960" w:hanging="240"/>
    </w:pPr>
  </w:style>
  <w:style w:type="paragraph" w:styleId="Index5">
    <w:name w:val="index 5"/>
    <w:basedOn w:val="Normal"/>
    <w:next w:val="Normal"/>
    <w:autoRedefine/>
    <w:uiPriority w:val="99"/>
    <w:semiHidden/>
    <w:rsid w:val="005C2CCC"/>
    <w:pPr>
      <w:ind w:left="1200" w:hanging="240"/>
    </w:pPr>
  </w:style>
  <w:style w:type="paragraph" w:styleId="Index6">
    <w:name w:val="index 6"/>
    <w:basedOn w:val="Normal"/>
    <w:next w:val="Normal"/>
    <w:autoRedefine/>
    <w:uiPriority w:val="99"/>
    <w:semiHidden/>
    <w:rsid w:val="005C2CCC"/>
    <w:pPr>
      <w:ind w:left="1440" w:hanging="240"/>
    </w:pPr>
  </w:style>
  <w:style w:type="paragraph" w:styleId="Index7">
    <w:name w:val="index 7"/>
    <w:basedOn w:val="Normal"/>
    <w:next w:val="Normal"/>
    <w:autoRedefine/>
    <w:uiPriority w:val="99"/>
    <w:semiHidden/>
    <w:rsid w:val="005C2CCC"/>
    <w:pPr>
      <w:ind w:left="1680" w:hanging="240"/>
    </w:pPr>
  </w:style>
  <w:style w:type="paragraph" w:styleId="Index8">
    <w:name w:val="index 8"/>
    <w:basedOn w:val="Normal"/>
    <w:next w:val="Normal"/>
    <w:autoRedefine/>
    <w:uiPriority w:val="99"/>
    <w:semiHidden/>
    <w:rsid w:val="005C2CCC"/>
    <w:pPr>
      <w:ind w:left="1920" w:hanging="240"/>
    </w:pPr>
  </w:style>
  <w:style w:type="paragraph" w:styleId="Index9">
    <w:name w:val="index 9"/>
    <w:basedOn w:val="Normal"/>
    <w:next w:val="Normal"/>
    <w:autoRedefine/>
    <w:uiPriority w:val="99"/>
    <w:semiHidden/>
    <w:rsid w:val="005C2CCC"/>
    <w:pPr>
      <w:ind w:left="2160" w:hanging="240"/>
    </w:pPr>
  </w:style>
  <w:style w:type="paragraph" w:styleId="IndexHeading">
    <w:name w:val="index heading"/>
    <w:basedOn w:val="Normal"/>
    <w:next w:val="Index1"/>
    <w:uiPriority w:val="99"/>
    <w:semiHidden/>
    <w:rsid w:val="005C2CCC"/>
    <w:rPr>
      <w:rFonts w:ascii="Arial" w:hAnsi="Arial"/>
      <w:b/>
    </w:rPr>
  </w:style>
  <w:style w:type="paragraph" w:customStyle="1" w:styleId="List1">
    <w:name w:val="List1"/>
    <w:basedOn w:val="Normal"/>
    <w:uiPriority w:val="99"/>
    <w:semiHidden/>
    <w:rsid w:val="005C2CCC"/>
    <w:pPr>
      <w:tabs>
        <w:tab w:val="left" w:pos="720"/>
        <w:tab w:val="left" w:pos="1440"/>
      </w:tabs>
      <w:spacing w:before="120" w:after="120" w:line="240" w:lineRule="atLeast"/>
      <w:ind w:left="1080" w:hanging="360"/>
    </w:pPr>
  </w:style>
  <w:style w:type="paragraph" w:styleId="List">
    <w:name w:val="List"/>
    <w:basedOn w:val="Normal"/>
    <w:uiPriority w:val="99"/>
    <w:semiHidden/>
    <w:rsid w:val="005C2CCC"/>
    <w:pPr>
      <w:ind w:left="360" w:hanging="360"/>
    </w:pPr>
  </w:style>
  <w:style w:type="paragraph" w:styleId="List2">
    <w:name w:val="List 2"/>
    <w:basedOn w:val="Normal"/>
    <w:uiPriority w:val="99"/>
    <w:semiHidden/>
    <w:rsid w:val="005C2CCC"/>
    <w:pPr>
      <w:ind w:left="720" w:hanging="360"/>
    </w:pPr>
  </w:style>
  <w:style w:type="paragraph" w:styleId="List3">
    <w:name w:val="List 3"/>
    <w:basedOn w:val="Normal"/>
    <w:uiPriority w:val="99"/>
    <w:semiHidden/>
    <w:rsid w:val="005C2CCC"/>
    <w:pPr>
      <w:ind w:left="1080" w:hanging="360"/>
    </w:pPr>
  </w:style>
  <w:style w:type="paragraph" w:styleId="List4">
    <w:name w:val="List 4"/>
    <w:basedOn w:val="Normal"/>
    <w:uiPriority w:val="99"/>
    <w:semiHidden/>
    <w:rsid w:val="005C2CCC"/>
    <w:pPr>
      <w:ind w:left="1440" w:hanging="360"/>
    </w:pPr>
  </w:style>
  <w:style w:type="paragraph" w:styleId="List5">
    <w:name w:val="List 5"/>
    <w:basedOn w:val="Normal"/>
    <w:uiPriority w:val="99"/>
    <w:semiHidden/>
    <w:rsid w:val="005C2CCC"/>
    <w:pPr>
      <w:ind w:left="1800" w:hanging="360"/>
    </w:pPr>
  </w:style>
  <w:style w:type="paragraph" w:styleId="ListBullet">
    <w:name w:val="List Bullet"/>
    <w:basedOn w:val="Normal"/>
    <w:rsid w:val="005C2CCC"/>
    <w:pPr>
      <w:numPr>
        <w:numId w:val="4"/>
      </w:numPr>
      <w:tabs>
        <w:tab w:val="clear" w:pos="1800"/>
        <w:tab w:val="num" w:pos="1440"/>
      </w:tabs>
      <w:spacing w:after="120"/>
      <w:ind w:left="1440" w:hanging="720"/>
    </w:pPr>
    <w:rPr>
      <w:lang w:eastAsia="en-US"/>
    </w:rPr>
  </w:style>
  <w:style w:type="paragraph" w:styleId="ListBullet2">
    <w:name w:val="List Bullet 2"/>
    <w:basedOn w:val="Normal"/>
    <w:uiPriority w:val="99"/>
    <w:rsid w:val="005C2CCC"/>
    <w:pPr>
      <w:numPr>
        <w:numId w:val="5"/>
      </w:numPr>
      <w:tabs>
        <w:tab w:val="clear" w:pos="1080"/>
        <w:tab w:val="num" w:pos="2160"/>
      </w:tabs>
      <w:spacing w:after="120"/>
      <w:ind w:left="2160" w:hanging="720"/>
    </w:pPr>
  </w:style>
  <w:style w:type="paragraph" w:styleId="ListBullet3">
    <w:name w:val="List Bullet 3"/>
    <w:basedOn w:val="Normal"/>
    <w:uiPriority w:val="99"/>
    <w:semiHidden/>
    <w:rsid w:val="005C2CCC"/>
    <w:pPr>
      <w:tabs>
        <w:tab w:val="num" w:pos="2880"/>
      </w:tabs>
      <w:ind w:left="2880" w:hanging="720"/>
    </w:pPr>
  </w:style>
  <w:style w:type="paragraph" w:styleId="ListBullet4">
    <w:name w:val="List Bullet 4"/>
    <w:basedOn w:val="Normal"/>
    <w:autoRedefine/>
    <w:uiPriority w:val="99"/>
    <w:semiHidden/>
    <w:rsid w:val="005C2CCC"/>
    <w:pPr>
      <w:tabs>
        <w:tab w:val="left" w:pos="3600"/>
      </w:tabs>
      <w:ind w:left="3600" w:hanging="720"/>
    </w:pPr>
  </w:style>
  <w:style w:type="paragraph" w:styleId="ListBullet5">
    <w:name w:val="List Bullet 5"/>
    <w:basedOn w:val="Normal"/>
    <w:autoRedefine/>
    <w:uiPriority w:val="99"/>
    <w:semiHidden/>
    <w:rsid w:val="005C2CCC"/>
    <w:pPr>
      <w:numPr>
        <w:numId w:val="6"/>
      </w:numPr>
      <w:tabs>
        <w:tab w:val="clear" w:pos="1080"/>
        <w:tab w:val="left" w:pos="4320"/>
      </w:tabs>
      <w:ind w:left="4320"/>
    </w:pPr>
  </w:style>
  <w:style w:type="paragraph" w:styleId="ListContinue">
    <w:name w:val="List Continue"/>
    <w:basedOn w:val="Normal"/>
    <w:uiPriority w:val="99"/>
    <w:semiHidden/>
    <w:rsid w:val="005C2CCC"/>
    <w:pPr>
      <w:spacing w:after="120"/>
      <w:ind w:left="360"/>
    </w:pPr>
  </w:style>
  <w:style w:type="paragraph" w:styleId="ListContinue2">
    <w:name w:val="List Continue 2"/>
    <w:basedOn w:val="Normal"/>
    <w:uiPriority w:val="99"/>
    <w:semiHidden/>
    <w:rsid w:val="005C2CCC"/>
    <w:pPr>
      <w:spacing w:after="120"/>
      <w:ind w:left="720"/>
    </w:pPr>
  </w:style>
  <w:style w:type="paragraph" w:styleId="ListContinue3">
    <w:name w:val="List Continue 3"/>
    <w:basedOn w:val="Normal"/>
    <w:uiPriority w:val="99"/>
    <w:semiHidden/>
    <w:rsid w:val="005C2CCC"/>
    <w:pPr>
      <w:spacing w:after="120"/>
      <w:ind w:left="1080"/>
    </w:pPr>
  </w:style>
  <w:style w:type="paragraph" w:styleId="ListContinue4">
    <w:name w:val="List Continue 4"/>
    <w:basedOn w:val="Normal"/>
    <w:uiPriority w:val="99"/>
    <w:semiHidden/>
    <w:rsid w:val="005C2CCC"/>
    <w:pPr>
      <w:spacing w:after="120"/>
      <w:ind w:left="1440"/>
    </w:pPr>
  </w:style>
  <w:style w:type="paragraph" w:styleId="ListContinue5">
    <w:name w:val="List Continue 5"/>
    <w:basedOn w:val="Normal"/>
    <w:uiPriority w:val="99"/>
    <w:semiHidden/>
    <w:rsid w:val="005C2CCC"/>
    <w:pPr>
      <w:spacing w:after="120"/>
      <w:ind w:left="1800"/>
    </w:pPr>
  </w:style>
  <w:style w:type="paragraph" w:styleId="ListNumber2">
    <w:name w:val="List Number 2"/>
    <w:basedOn w:val="Normal"/>
    <w:next w:val="Normal"/>
    <w:uiPriority w:val="99"/>
    <w:semiHidden/>
    <w:rsid w:val="005C2CCC"/>
    <w:pPr>
      <w:tabs>
        <w:tab w:val="left" w:pos="720"/>
      </w:tabs>
    </w:pPr>
  </w:style>
  <w:style w:type="paragraph" w:customStyle="1" w:styleId="ListNumber2-DL">
    <w:name w:val="List Number 2-DL"/>
    <w:basedOn w:val="ListNumber2"/>
    <w:next w:val="Normal"/>
    <w:uiPriority w:val="99"/>
    <w:semiHidden/>
    <w:rsid w:val="005C2CCC"/>
  </w:style>
  <w:style w:type="paragraph" w:styleId="ListNumber3">
    <w:name w:val="List Number 3"/>
    <w:basedOn w:val="Normal"/>
    <w:uiPriority w:val="99"/>
    <w:semiHidden/>
    <w:rsid w:val="005C2CCC"/>
    <w:pPr>
      <w:numPr>
        <w:numId w:val="7"/>
      </w:numPr>
      <w:tabs>
        <w:tab w:val="clear" w:pos="720"/>
        <w:tab w:val="num" w:pos="1080"/>
      </w:tabs>
      <w:ind w:left="1080" w:hanging="360"/>
    </w:pPr>
  </w:style>
  <w:style w:type="paragraph" w:styleId="ListNumber4">
    <w:name w:val="List Number 4"/>
    <w:basedOn w:val="Normal"/>
    <w:uiPriority w:val="99"/>
    <w:semiHidden/>
    <w:rsid w:val="005C2CCC"/>
    <w:pPr>
      <w:numPr>
        <w:numId w:val="8"/>
      </w:numPr>
      <w:tabs>
        <w:tab w:val="clear" w:pos="360"/>
        <w:tab w:val="num" w:pos="1440"/>
      </w:tabs>
      <w:ind w:left="1440"/>
    </w:pPr>
  </w:style>
  <w:style w:type="paragraph" w:styleId="ListNumber5">
    <w:name w:val="List Number 5"/>
    <w:basedOn w:val="Normal"/>
    <w:uiPriority w:val="99"/>
    <w:semiHidden/>
    <w:rsid w:val="005C2CCC"/>
    <w:pPr>
      <w:numPr>
        <w:numId w:val="9"/>
      </w:numPr>
      <w:tabs>
        <w:tab w:val="clear" w:pos="720"/>
        <w:tab w:val="num" w:pos="1800"/>
      </w:tabs>
      <w:ind w:left="1800"/>
    </w:pPr>
  </w:style>
  <w:style w:type="paragraph" w:styleId="MessageHeader">
    <w:name w:val="Message Header"/>
    <w:basedOn w:val="Normal"/>
    <w:link w:val="MessageHeaderChar"/>
    <w:uiPriority w:val="99"/>
    <w:semiHidden/>
    <w:rsid w:val="005C2CCC"/>
    <w:pPr>
      <w:pBdr>
        <w:top w:val="single" w:sz="6" w:space="1" w:color="auto"/>
        <w:left w:val="single" w:sz="6" w:space="1" w:color="auto"/>
        <w:bottom w:val="single" w:sz="6" w:space="1" w:color="auto"/>
        <w:right w:val="single" w:sz="6" w:space="1" w:color="auto"/>
      </w:pBdr>
      <w:shd w:val="pct20" w:color="auto" w:fill="auto"/>
      <w:ind w:left="1080" w:hanging="1080"/>
    </w:pPr>
    <w:rPr>
      <w:rFonts w:ascii="Cambria" w:eastAsia="Times New Roman" w:hAnsi="Cambria"/>
    </w:rPr>
  </w:style>
  <w:style w:type="character" w:customStyle="1" w:styleId="MessageHeaderChar">
    <w:name w:val="Message Header Char"/>
    <w:link w:val="MessageHeader"/>
    <w:uiPriority w:val="99"/>
    <w:semiHidden/>
    <w:rsid w:val="00A636AF"/>
    <w:rPr>
      <w:rFonts w:ascii="Cambria" w:eastAsia="Times New Roman" w:hAnsi="Cambria" w:cs="Times New Roman"/>
      <w:color w:val="000000"/>
      <w:sz w:val="24"/>
      <w:szCs w:val="24"/>
      <w:shd w:val="pct20" w:color="auto" w:fill="auto"/>
      <w:lang w:eastAsia="ko-KR"/>
    </w:rPr>
  </w:style>
  <w:style w:type="character" w:customStyle="1" w:styleId="MTEquationSection">
    <w:name w:val="MTEquationSection"/>
    <w:uiPriority w:val="99"/>
    <w:semiHidden/>
    <w:rsid w:val="005C2CCC"/>
    <w:rPr>
      <w:rFonts w:ascii="Times New Roman" w:hAnsi="Times New Roman"/>
      <w:vanish/>
      <w:color w:val="000000"/>
      <w:sz w:val="24"/>
    </w:rPr>
  </w:style>
  <w:style w:type="paragraph" w:customStyle="1" w:styleId="Normal-SIGN3">
    <w:name w:val="Normal-SIGN3"/>
    <w:basedOn w:val="Normal-SIGN2"/>
    <w:next w:val="Normal"/>
    <w:uiPriority w:val="99"/>
    <w:semiHidden/>
    <w:rsid w:val="005C2CCC"/>
    <w:pPr>
      <w:ind w:left="1440" w:right="720"/>
    </w:pPr>
  </w:style>
  <w:style w:type="paragraph" w:styleId="NoteHeading">
    <w:name w:val="Note Heading"/>
    <w:basedOn w:val="Normal"/>
    <w:next w:val="Normal"/>
    <w:link w:val="NoteHeadingChar"/>
    <w:uiPriority w:val="99"/>
    <w:semiHidden/>
    <w:rsid w:val="005C2CCC"/>
  </w:style>
  <w:style w:type="character" w:customStyle="1" w:styleId="NoteHeadingChar">
    <w:name w:val="Note Heading Char"/>
    <w:link w:val="NoteHeading"/>
    <w:uiPriority w:val="99"/>
    <w:semiHidden/>
    <w:rsid w:val="00A636AF"/>
    <w:rPr>
      <w:rFonts w:eastAsia="Arial Unicode MS"/>
      <w:color w:val="000000"/>
      <w:sz w:val="24"/>
      <w:szCs w:val="24"/>
      <w:lang w:eastAsia="ko-KR"/>
    </w:rPr>
  </w:style>
  <w:style w:type="paragraph" w:customStyle="1" w:styleId="PageNumber1">
    <w:name w:val="Page Number1"/>
    <w:basedOn w:val="Normal"/>
    <w:next w:val="Normal"/>
    <w:uiPriority w:val="99"/>
    <w:semiHidden/>
    <w:rsid w:val="005C2CCC"/>
  </w:style>
  <w:style w:type="character" w:styleId="PageNumber">
    <w:name w:val="page number"/>
    <w:uiPriority w:val="99"/>
    <w:semiHidden/>
    <w:rsid w:val="005C2CCC"/>
    <w:rPr>
      <w:rFonts w:ascii="Times New Roman" w:hAnsi="Times New Roman" w:cs="Times New Roman"/>
      <w:color w:val="000000"/>
      <w:sz w:val="24"/>
    </w:rPr>
  </w:style>
  <w:style w:type="paragraph" w:styleId="PlainText">
    <w:name w:val="Plain Text"/>
    <w:basedOn w:val="Normal"/>
    <w:link w:val="PlainTextChar"/>
    <w:uiPriority w:val="99"/>
    <w:semiHidden/>
    <w:rsid w:val="005C2CCC"/>
    <w:rPr>
      <w:rFonts w:ascii="Courier New" w:hAnsi="Courier New"/>
      <w:sz w:val="20"/>
      <w:szCs w:val="20"/>
    </w:rPr>
  </w:style>
  <w:style w:type="character" w:customStyle="1" w:styleId="PlainTextChar">
    <w:name w:val="Plain Text Char"/>
    <w:link w:val="PlainText"/>
    <w:uiPriority w:val="99"/>
    <w:semiHidden/>
    <w:rsid w:val="00A636AF"/>
    <w:rPr>
      <w:rFonts w:ascii="Courier New" w:eastAsia="Arial Unicode MS" w:hAnsi="Courier New" w:cs="Courier New"/>
      <w:color w:val="000000"/>
      <w:sz w:val="20"/>
      <w:szCs w:val="20"/>
      <w:lang w:eastAsia="ko-KR"/>
    </w:rPr>
  </w:style>
  <w:style w:type="paragraph" w:customStyle="1" w:styleId="Quote1">
    <w:name w:val="Quote1"/>
    <w:uiPriority w:val="99"/>
    <w:rsid w:val="005C2CCC"/>
    <w:pPr>
      <w:spacing w:before="120" w:after="240"/>
      <w:ind w:left="720" w:right="720"/>
      <w:jc w:val="both"/>
    </w:pPr>
    <w:rPr>
      <w:color w:val="000000"/>
      <w:sz w:val="24"/>
    </w:rPr>
  </w:style>
  <w:style w:type="paragraph" w:styleId="Salutation">
    <w:name w:val="Salutation"/>
    <w:basedOn w:val="Normal"/>
    <w:next w:val="Normal"/>
    <w:link w:val="SalutationChar"/>
    <w:uiPriority w:val="99"/>
    <w:semiHidden/>
    <w:rsid w:val="005C2CCC"/>
  </w:style>
  <w:style w:type="character" w:customStyle="1" w:styleId="SalutationChar">
    <w:name w:val="Salutation Char"/>
    <w:link w:val="Salutation"/>
    <w:uiPriority w:val="99"/>
    <w:semiHidden/>
    <w:rsid w:val="00A636AF"/>
    <w:rPr>
      <w:rFonts w:eastAsia="Arial Unicode MS"/>
      <w:color w:val="000000"/>
      <w:sz w:val="24"/>
      <w:szCs w:val="24"/>
      <w:lang w:eastAsia="ko-KR"/>
    </w:rPr>
  </w:style>
  <w:style w:type="paragraph" w:styleId="Signature">
    <w:name w:val="Signature"/>
    <w:basedOn w:val="Normal"/>
    <w:link w:val="SignatureChar"/>
    <w:uiPriority w:val="99"/>
    <w:semiHidden/>
    <w:rsid w:val="005C2CCC"/>
    <w:pPr>
      <w:ind w:left="4320"/>
    </w:pPr>
  </w:style>
  <w:style w:type="character" w:customStyle="1" w:styleId="SignatureChar">
    <w:name w:val="Signature Char"/>
    <w:link w:val="Signature"/>
    <w:uiPriority w:val="99"/>
    <w:semiHidden/>
    <w:rsid w:val="00A636AF"/>
    <w:rPr>
      <w:rFonts w:eastAsia="Arial Unicode MS"/>
      <w:color w:val="000000"/>
      <w:sz w:val="24"/>
      <w:szCs w:val="24"/>
      <w:lang w:eastAsia="ko-KR"/>
    </w:rPr>
  </w:style>
  <w:style w:type="paragraph" w:styleId="Subtitle">
    <w:name w:val="Subtitle"/>
    <w:basedOn w:val="Normal"/>
    <w:link w:val="SubtitleChar"/>
    <w:uiPriority w:val="11"/>
    <w:qFormat/>
    <w:rsid w:val="005C2CCC"/>
    <w:pPr>
      <w:spacing w:after="60"/>
      <w:jc w:val="center"/>
      <w:outlineLvl w:val="1"/>
    </w:pPr>
    <w:rPr>
      <w:rFonts w:ascii="Cambria" w:eastAsia="Times New Roman" w:hAnsi="Cambria"/>
    </w:rPr>
  </w:style>
  <w:style w:type="character" w:customStyle="1" w:styleId="SubtitleChar">
    <w:name w:val="Subtitle Char"/>
    <w:link w:val="Subtitle"/>
    <w:uiPriority w:val="11"/>
    <w:rsid w:val="00A636AF"/>
    <w:rPr>
      <w:rFonts w:ascii="Cambria" w:eastAsia="Times New Roman" w:hAnsi="Cambria" w:cs="Times New Roman"/>
      <w:color w:val="000000"/>
      <w:sz w:val="24"/>
      <w:szCs w:val="24"/>
      <w:lang w:eastAsia="ko-KR"/>
    </w:rPr>
  </w:style>
  <w:style w:type="paragraph" w:customStyle="1" w:styleId="TableCaption">
    <w:name w:val="Table Caption"/>
    <w:basedOn w:val="FIGURECAPTION"/>
    <w:next w:val="Normal"/>
    <w:autoRedefine/>
    <w:uiPriority w:val="99"/>
    <w:rsid w:val="00B76D2C"/>
    <w:pPr>
      <w:numPr>
        <w:numId w:val="10"/>
      </w:numPr>
      <w:tabs>
        <w:tab w:val="clear" w:pos="1440"/>
        <w:tab w:val="num" w:pos="720"/>
      </w:tabs>
      <w:ind w:left="1296" w:hanging="720"/>
    </w:pPr>
  </w:style>
  <w:style w:type="paragraph" w:styleId="TableofAuthorities">
    <w:name w:val="table of authorities"/>
    <w:basedOn w:val="Normal"/>
    <w:next w:val="Normal"/>
    <w:uiPriority w:val="99"/>
    <w:semiHidden/>
    <w:rsid w:val="005C2CCC"/>
    <w:pPr>
      <w:ind w:left="240" w:hanging="240"/>
    </w:pPr>
  </w:style>
  <w:style w:type="paragraph" w:styleId="TableofFigures">
    <w:name w:val="table of figures"/>
    <w:basedOn w:val="Normal"/>
    <w:next w:val="Normal"/>
    <w:autoRedefine/>
    <w:uiPriority w:val="99"/>
    <w:rsid w:val="005903F9"/>
    <w:pPr>
      <w:tabs>
        <w:tab w:val="left" w:pos="1440"/>
        <w:tab w:val="right" w:leader="dot" w:pos="9000"/>
      </w:tabs>
      <w:ind w:left="1440" w:hanging="1440"/>
      <w:jc w:val="center"/>
    </w:pPr>
    <w:rPr>
      <w:noProof/>
    </w:rPr>
  </w:style>
  <w:style w:type="paragraph" w:styleId="TOAHeading">
    <w:name w:val="toa heading"/>
    <w:basedOn w:val="Normal"/>
    <w:next w:val="Normal"/>
    <w:uiPriority w:val="99"/>
    <w:semiHidden/>
    <w:rsid w:val="005C2CCC"/>
    <w:pPr>
      <w:spacing w:before="120"/>
    </w:pPr>
    <w:rPr>
      <w:rFonts w:ascii="Arial" w:hAnsi="Arial"/>
      <w:b/>
    </w:rPr>
  </w:style>
  <w:style w:type="paragraph" w:styleId="TOC1">
    <w:name w:val="toc 1"/>
    <w:basedOn w:val="Normal"/>
    <w:next w:val="Normal"/>
    <w:autoRedefine/>
    <w:uiPriority w:val="39"/>
    <w:rsid w:val="005C2CCC"/>
    <w:pPr>
      <w:tabs>
        <w:tab w:val="left" w:pos="720"/>
        <w:tab w:val="right" w:leader="dot" w:pos="9000"/>
      </w:tabs>
      <w:spacing w:before="120"/>
      <w:ind w:left="720" w:hanging="720"/>
    </w:pPr>
    <w:rPr>
      <w:b/>
      <w:caps/>
      <w:noProof/>
    </w:rPr>
  </w:style>
  <w:style w:type="paragraph" w:styleId="TOC2">
    <w:name w:val="toc 2"/>
    <w:basedOn w:val="Normal"/>
    <w:next w:val="Normal"/>
    <w:autoRedefine/>
    <w:uiPriority w:val="39"/>
    <w:rsid w:val="005C2CCC"/>
    <w:pPr>
      <w:tabs>
        <w:tab w:val="left" w:pos="1440"/>
        <w:tab w:val="right" w:leader="dot" w:pos="9000"/>
      </w:tabs>
      <w:ind w:left="1440" w:hanging="720"/>
    </w:pPr>
    <w:rPr>
      <w:b/>
      <w:caps/>
      <w:noProof/>
    </w:rPr>
  </w:style>
  <w:style w:type="paragraph" w:styleId="TOC3">
    <w:name w:val="toc 3"/>
    <w:basedOn w:val="Normal"/>
    <w:next w:val="Normal"/>
    <w:autoRedefine/>
    <w:uiPriority w:val="39"/>
    <w:rsid w:val="005C2CCC"/>
    <w:pPr>
      <w:tabs>
        <w:tab w:val="left" w:pos="2160"/>
        <w:tab w:val="right" w:leader="dot" w:pos="9000"/>
      </w:tabs>
      <w:ind w:left="2160" w:hanging="720"/>
    </w:pPr>
    <w:rPr>
      <w:b/>
      <w:noProof/>
    </w:rPr>
  </w:style>
  <w:style w:type="paragraph" w:styleId="TOC4">
    <w:name w:val="toc 4"/>
    <w:basedOn w:val="Normal"/>
    <w:next w:val="Normal"/>
    <w:autoRedefine/>
    <w:uiPriority w:val="39"/>
    <w:rsid w:val="005C2CCC"/>
    <w:pPr>
      <w:tabs>
        <w:tab w:val="left" w:pos="2160"/>
        <w:tab w:val="left" w:pos="2880"/>
        <w:tab w:val="right" w:leader="dot" w:pos="9000"/>
      </w:tabs>
      <w:ind w:left="2880" w:hanging="720"/>
    </w:pPr>
    <w:rPr>
      <w:b/>
      <w:i/>
      <w:noProof/>
    </w:rPr>
  </w:style>
  <w:style w:type="paragraph" w:styleId="TOC5">
    <w:name w:val="toc 5"/>
    <w:basedOn w:val="Normal"/>
    <w:next w:val="Normal"/>
    <w:uiPriority w:val="99"/>
    <w:semiHidden/>
    <w:rsid w:val="005C2CCC"/>
    <w:pPr>
      <w:tabs>
        <w:tab w:val="left" w:pos="3600"/>
        <w:tab w:val="right" w:leader="dot" w:pos="8640"/>
      </w:tabs>
      <w:ind w:left="2880"/>
    </w:pPr>
  </w:style>
  <w:style w:type="paragraph" w:styleId="TOC6">
    <w:name w:val="toc 6"/>
    <w:basedOn w:val="Normal"/>
    <w:next w:val="Normal"/>
    <w:uiPriority w:val="99"/>
    <w:semiHidden/>
    <w:rsid w:val="005C2CCC"/>
    <w:pPr>
      <w:tabs>
        <w:tab w:val="right" w:leader="dot" w:pos="8640"/>
      </w:tabs>
      <w:ind w:left="1200"/>
    </w:pPr>
    <w:rPr>
      <w:sz w:val="18"/>
    </w:rPr>
  </w:style>
  <w:style w:type="paragraph" w:styleId="TOC7">
    <w:name w:val="toc 7"/>
    <w:basedOn w:val="Normal"/>
    <w:next w:val="Normal"/>
    <w:uiPriority w:val="99"/>
    <w:semiHidden/>
    <w:rsid w:val="005C2CCC"/>
    <w:pPr>
      <w:tabs>
        <w:tab w:val="right" w:leader="dot" w:pos="8640"/>
      </w:tabs>
      <w:ind w:left="1440"/>
    </w:pPr>
    <w:rPr>
      <w:sz w:val="18"/>
    </w:rPr>
  </w:style>
  <w:style w:type="paragraph" w:styleId="TOC8">
    <w:name w:val="toc 8"/>
    <w:basedOn w:val="Normal"/>
    <w:next w:val="Normal"/>
    <w:uiPriority w:val="99"/>
    <w:semiHidden/>
    <w:rsid w:val="005C2CCC"/>
    <w:pPr>
      <w:tabs>
        <w:tab w:val="right" w:leader="dot" w:pos="8640"/>
      </w:tabs>
      <w:ind w:left="1680"/>
    </w:pPr>
    <w:rPr>
      <w:sz w:val="18"/>
    </w:rPr>
  </w:style>
  <w:style w:type="paragraph" w:styleId="TOC9">
    <w:name w:val="toc 9"/>
    <w:basedOn w:val="Normal"/>
    <w:next w:val="Normal"/>
    <w:uiPriority w:val="99"/>
    <w:semiHidden/>
    <w:rsid w:val="005C2CCC"/>
    <w:pPr>
      <w:tabs>
        <w:tab w:val="right" w:leader="dot" w:pos="8640"/>
      </w:tabs>
      <w:ind w:left="1920"/>
    </w:pPr>
    <w:rPr>
      <w:sz w:val="18"/>
    </w:rPr>
  </w:style>
  <w:style w:type="paragraph" w:customStyle="1" w:styleId="5thOrderPara">
    <w:name w:val="5 th Order Para"/>
    <w:basedOn w:val="4thOrderPara"/>
    <w:uiPriority w:val="99"/>
    <w:rsid w:val="005C2CCC"/>
    <w:pPr>
      <w:ind w:firstLine="2160"/>
    </w:pPr>
  </w:style>
  <w:style w:type="character" w:styleId="CommentReference">
    <w:name w:val="annotation reference"/>
    <w:uiPriority w:val="99"/>
    <w:semiHidden/>
    <w:rsid w:val="005C2CCC"/>
    <w:rPr>
      <w:rFonts w:ascii="Courier New" w:hAnsi="Courier New" w:cs="Times New Roman"/>
      <w:sz w:val="16"/>
    </w:rPr>
  </w:style>
  <w:style w:type="paragraph" w:customStyle="1" w:styleId="CoverPageHeading">
    <w:name w:val="Cover Page Heading"/>
    <w:basedOn w:val="Normal"/>
    <w:next w:val="Normal"/>
    <w:uiPriority w:val="99"/>
    <w:rsid w:val="005C2CCC"/>
    <w:pPr>
      <w:spacing w:after="600"/>
      <w:jc w:val="center"/>
    </w:pPr>
    <w:rPr>
      <w:b/>
      <w:sz w:val="28"/>
    </w:rPr>
  </w:style>
  <w:style w:type="character" w:styleId="EndnoteReference">
    <w:name w:val="endnote reference"/>
    <w:uiPriority w:val="99"/>
    <w:semiHidden/>
    <w:rsid w:val="005C2CCC"/>
    <w:rPr>
      <w:rFonts w:ascii="Times New Roman" w:hAnsi="Times New Roman" w:cs="Times New Roman"/>
      <w:color w:val="000000"/>
      <w:sz w:val="24"/>
      <w:vertAlign w:val="baseline"/>
    </w:rPr>
  </w:style>
  <w:style w:type="character" w:styleId="FollowedHyperlink">
    <w:name w:val="FollowedHyperlink"/>
    <w:uiPriority w:val="99"/>
    <w:semiHidden/>
    <w:rsid w:val="005C2CCC"/>
    <w:rPr>
      <w:rFonts w:ascii="Times New Roman" w:hAnsi="Times New Roman" w:cs="Times New Roman"/>
      <w:color w:val="800080"/>
      <w:sz w:val="24"/>
      <w:u w:val="single"/>
    </w:rPr>
  </w:style>
  <w:style w:type="paragraph" w:customStyle="1" w:styleId="ListNumber2-DistList">
    <w:name w:val="List Number 2-Dist List"/>
    <w:basedOn w:val="Normal"/>
    <w:uiPriority w:val="99"/>
    <w:semiHidden/>
    <w:rsid w:val="005C2CCC"/>
    <w:pPr>
      <w:ind w:firstLine="720"/>
    </w:pPr>
  </w:style>
  <w:style w:type="paragraph" w:customStyle="1" w:styleId="BLANKPAGE">
    <w:name w:val="BLANK PAGE"/>
    <w:next w:val="Normal"/>
    <w:uiPriority w:val="99"/>
    <w:rsid w:val="005C2CCC"/>
    <w:pPr>
      <w:widowControl w:val="0"/>
      <w:spacing w:line="7120" w:lineRule="exact"/>
      <w:jc w:val="center"/>
    </w:pPr>
    <w:rPr>
      <w:color w:val="000000"/>
      <w:sz w:val="24"/>
      <w:szCs w:val="24"/>
    </w:rPr>
  </w:style>
  <w:style w:type="paragraph" w:styleId="E-mailSignature">
    <w:name w:val="E-mail Signature"/>
    <w:basedOn w:val="Normal"/>
    <w:link w:val="E-mailSignatureChar"/>
    <w:uiPriority w:val="99"/>
    <w:semiHidden/>
    <w:rsid w:val="005C2CCC"/>
  </w:style>
  <w:style w:type="character" w:customStyle="1" w:styleId="E-mailSignatureChar">
    <w:name w:val="E-mail Signature Char"/>
    <w:link w:val="E-mailSignature"/>
    <w:uiPriority w:val="99"/>
    <w:semiHidden/>
    <w:rsid w:val="00A636AF"/>
    <w:rPr>
      <w:rFonts w:eastAsia="Arial Unicode MS"/>
      <w:color w:val="000000"/>
      <w:sz w:val="24"/>
      <w:szCs w:val="24"/>
      <w:lang w:eastAsia="ko-KR"/>
    </w:rPr>
  </w:style>
  <w:style w:type="character" w:styleId="HTMLAcronym">
    <w:name w:val="HTML Acronym"/>
    <w:uiPriority w:val="99"/>
    <w:semiHidden/>
    <w:rsid w:val="005C2CCC"/>
    <w:rPr>
      <w:rFonts w:cs="Times New Roman"/>
    </w:rPr>
  </w:style>
  <w:style w:type="paragraph" w:styleId="HTMLAddress">
    <w:name w:val="HTML Address"/>
    <w:basedOn w:val="Normal"/>
    <w:link w:val="HTMLAddressChar"/>
    <w:uiPriority w:val="99"/>
    <w:semiHidden/>
    <w:rsid w:val="005C2CCC"/>
    <w:rPr>
      <w:i/>
      <w:iCs/>
    </w:rPr>
  </w:style>
  <w:style w:type="character" w:customStyle="1" w:styleId="HTMLAddressChar">
    <w:name w:val="HTML Address Char"/>
    <w:link w:val="HTMLAddress"/>
    <w:uiPriority w:val="99"/>
    <w:semiHidden/>
    <w:rsid w:val="00A636AF"/>
    <w:rPr>
      <w:rFonts w:eastAsia="Arial Unicode MS"/>
      <w:i/>
      <w:iCs/>
      <w:color w:val="000000"/>
      <w:sz w:val="24"/>
      <w:szCs w:val="24"/>
      <w:lang w:eastAsia="ko-KR"/>
    </w:rPr>
  </w:style>
  <w:style w:type="character" w:styleId="HTMLCite">
    <w:name w:val="HTML Cite"/>
    <w:uiPriority w:val="99"/>
    <w:semiHidden/>
    <w:rsid w:val="005C2CCC"/>
    <w:rPr>
      <w:rFonts w:cs="Times New Roman"/>
      <w:i/>
    </w:rPr>
  </w:style>
  <w:style w:type="character" w:styleId="HTMLCode">
    <w:name w:val="HTML Code"/>
    <w:uiPriority w:val="99"/>
    <w:semiHidden/>
    <w:rsid w:val="005C2CCC"/>
    <w:rPr>
      <w:rFonts w:ascii="Courier New" w:hAnsi="Courier New" w:cs="Times New Roman"/>
      <w:sz w:val="20"/>
    </w:rPr>
  </w:style>
  <w:style w:type="character" w:styleId="HTMLDefinition">
    <w:name w:val="HTML Definition"/>
    <w:uiPriority w:val="99"/>
    <w:semiHidden/>
    <w:rsid w:val="005C2CCC"/>
    <w:rPr>
      <w:rFonts w:cs="Times New Roman"/>
      <w:i/>
    </w:rPr>
  </w:style>
  <w:style w:type="character" w:styleId="HTMLKeyboard">
    <w:name w:val="HTML Keyboard"/>
    <w:uiPriority w:val="99"/>
    <w:semiHidden/>
    <w:rsid w:val="005C2CCC"/>
    <w:rPr>
      <w:rFonts w:ascii="Courier New" w:hAnsi="Courier New" w:cs="Times New Roman"/>
      <w:sz w:val="20"/>
    </w:rPr>
  </w:style>
  <w:style w:type="paragraph" w:styleId="HTMLPreformatted">
    <w:name w:val="HTML Preformatted"/>
    <w:basedOn w:val="Normal"/>
    <w:link w:val="HTMLPreformattedChar"/>
    <w:uiPriority w:val="99"/>
    <w:semiHidden/>
    <w:rsid w:val="005C2CCC"/>
    <w:rPr>
      <w:rFonts w:ascii="Courier New" w:hAnsi="Courier New"/>
      <w:sz w:val="20"/>
      <w:szCs w:val="20"/>
    </w:rPr>
  </w:style>
  <w:style w:type="character" w:customStyle="1" w:styleId="HTMLPreformattedChar">
    <w:name w:val="HTML Preformatted Char"/>
    <w:link w:val="HTMLPreformatted"/>
    <w:uiPriority w:val="99"/>
    <w:semiHidden/>
    <w:rsid w:val="00A636AF"/>
    <w:rPr>
      <w:rFonts w:ascii="Courier New" w:eastAsia="Arial Unicode MS" w:hAnsi="Courier New" w:cs="Courier New"/>
      <w:color w:val="000000"/>
      <w:sz w:val="20"/>
      <w:szCs w:val="20"/>
      <w:lang w:eastAsia="ko-KR"/>
    </w:rPr>
  </w:style>
  <w:style w:type="character" w:styleId="HTMLSample">
    <w:name w:val="HTML Sample"/>
    <w:uiPriority w:val="99"/>
    <w:semiHidden/>
    <w:rsid w:val="005C2CCC"/>
    <w:rPr>
      <w:rFonts w:ascii="Courier New" w:hAnsi="Courier New" w:cs="Times New Roman"/>
    </w:rPr>
  </w:style>
  <w:style w:type="character" w:styleId="HTMLTypewriter">
    <w:name w:val="HTML Typewriter"/>
    <w:uiPriority w:val="99"/>
    <w:semiHidden/>
    <w:rsid w:val="005C2CCC"/>
    <w:rPr>
      <w:rFonts w:ascii="Courier New" w:hAnsi="Courier New" w:cs="Times New Roman"/>
      <w:sz w:val="20"/>
    </w:rPr>
  </w:style>
  <w:style w:type="character" w:styleId="HTMLVariable">
    <w:name w:val="HTML Variable"/>
    <w:uiPriority w:val="99"/>
    <w:semiHidden/>
    <w:rsid w:val="005C2CCC"/>
    <w:rPr>
      <w:rFonts w:cs="Times New Roman"/>
      <w:i/>
    </w:rPr>
  </w:style>
  <w:style w:type="character" w:styleId="LineNumber">
    <w:name w:val="line number"/>
    <w:uiPriority w:val="99"/>
    <w:semiHidden/>
    <w:rsid w:val="005C2CCC"/>
    <w:rPr>
      <w:rFonts w:cs="Times New Roman"/>
    </w:rPr>
  </w:style>
  <w:style w:type="paragraph" w:customStyle="1" w:styleId="Equation">
    <w:name w:val="Equation"/>
    <w:basedOn w:val="Normal"/>
    <w:next w:val="Normal"/>
    <w:autoRedefine/>
    <w:uiPriority w:val="99"/>
    <w:rsid w:val="005C2CCC"/>
    <w:pPr>
      <w:tabs>
        <w:tab w:val="center" w:pos="4320"/>
        <w:tab w:val="right" w:pos="8640"/>
      </w:tabs>
    </w:pPr>
  </w:style>
  <w:style w:type="table" w:styleId="Table3Deffects1">
    <w:name w:val="Table 3D effects 1"/>
    <w:basedOn w:val="TableNormal"/>
    <w:uiPriority w:val="99"/>
    <w:semiHidden/>
    <w:rsid w:val="005C2CCC"/>
    <w:pPr>
      <w:jc w:val="both"/>
    </w:pPr>
    <w:rPr>
      <w:rFonts w:eastAsia="Batang"/>
    </w:rPr>
    <w:tblPr>
      <w:tblInd w:w="0" w:type="dxa"/>
      <w:tblCellMar>
        <w:top w:w="0" w:type="dxa"/>
        <w:left w:w="108" w:type="dxa"/>
        <w:bottom w:w="0" w:type="dxa"/>
        <w:right w:w="108" w:type="dxa"/>
      </w:tblCellMar>
    </w:tblPr>
    <w:tcPr>
      <w:shd w:val="solid" w:color="C0C0C0" w:fill="FFFFFF"/>
    </w:tcPr>
    <w:tblStylePr w:type="firstRow">
      <w:rPr>
        <w:rFonts w:cs="Times New Roman"/>
        <w:b/>
        <w:bCs/>
        <w:color w:val="800080"/>
      </w:rPr>
      <w:tblPr/>
      <w:tcPr>
        <w:tcBorders>
          <w:bottom w:val="single" w:sz="6" w:space="0" w:color="808080"/>
          <w:tl2br w:val="none" w:sz="0" w:space="0" w:color="auto"/>
          <w:tr2bl w:val="none" w:sz="0" w:space="0" w:color="auto"/>
        </w:tcBorders>
      </w:tcPr>
    </w:tblStylePr>
    <w:tblStylePr w:type="lastRow">
      <w:rPr>
        <w:rFonts w:cs="Times New Roman"/>
      </w:rPr>
      <w:tblPr/>
      <w:tcPr>
        <w:tcBorders>
          <w:top w:val="single" w:sz="6" w:space="0" w:color="FFFFFF"/>
          <w:tl2br w:val="none" w:sz="0" w:space="0" w:color="auto"/>
          <w:tr2bl w:val="none" w:sz="0" w:space="0" w:color="auto"/>
        </w:tcBorders>
      </w:tcPr>
    </w:tblStylePr>
    <w:tblStylePr w:type="firstCol">
      <w:rPr>
        <w:rFonts w:cs="Times New Roman"/>
        <w:b/>
        <w:bCs/>
      </w:rPr>
      <w:tblPr/>
      <w:tcPr>
        <w:tcBorders>
          <w:right w:val="single" w:sz="6" w:space="0" w:color="808080"/>
          <w:tl2br w:val="none" w:sz="0" w:space="0" w:color="auto"/>
          <w:tr2bl w:val="none" w:sz="0" w:space="0" w:color="auto"/>
        </w:tcBorders>
      </w:tcPr>
    </w:tblStylePr>
    <w:tblStylePr w:type="lastCol">
      <w:rPr>
        <w:rFonts w:cs="Times New Roman"/>
      </w:rPr>
      <w:tblPr/>
      <w:tcPr>
        <w:tcBorders>
          <w:left w:val="single" w:sz="6" w:space="0" w:color="FFFFFF"/>
          <w:tl2br w:val="none" w:sz="0" w:space="0" w:color="auto"/>
          <w:tr2bl w:val="none" w:sz="0" w:space="0" w:color="auto"/>
        </w:tcBorders>
      </w:tcPr>
    </w:tblStylePr>
    <w:tblStylePr w:type="neCell">
      <w:rPr>
        <w:rFonts w:cs="Times New Roman"/>
      </w:rPr>
      <w:tblPr/>
      <w:tcPr>
        <w:tcBorders>
          <w:left w:val="none" w:sz="0" w:space="0" w:color="auto"/>
          <w:bottom w:val="none" w:sz="0" w:space="0" w:color="auto"/>
          <w:tl2br w:val="none" w:sz="0" w:space="0" w:color="auto"/>
          <w:tr2bl w:val="none" w:sz="0" w:space="0" w:color="auto"/>
        </w:tcBorders>
      </w:tcPr>
    </w:tblStylePr>
    <w:tblStylePr w:type="nwCell">
      <w:rPr>
        <w:rFonts w:cs="Times New Roman"/>
      </w:rPr>
      <w:tblPr/>
      <w:tcPr>
        <w:tcBorders>
          <w:bottom w:val="none" w:sz="0" w:space="0" w:color="auto"/>
          <w:right w:val="none" w:sz="0" w:space="0" w:color="auto"/>
          <w:tl2br w:val="none" w:sz="0" w:space="0" w:color="auto"/>
          <w:tr2bl w:val="none" w:sz="0" w:space="0" w:color="auto"/>
        </w:tcBorders>
      </w:tcPr>
    </w:tblStylePr>
    <w:tblStylePr w:type="seCell">
      <w:rPr>
        <w:rFonts w:cs="Times New Roman"/>
      </w:rPr>
      <w:tblPr/>
      <w:tcPr>
        <w:tcBorders>
          <w:top w:val="none" w:sz="0" w:space="0" w:color="auto"/>
          <w:left w:val="none" w:sz="0" w:space="0" w:color="auto"/>
          <w:tl2br w:val="none" w:sz="0" w:space="0" w:color="auto"/>
          <w:tr2bl w:val="none" w:sz="0" w:space="0" w:color="auto"/>
        </w:tcBorders>
      </w:tcPr>
    </w:tblStylePr>
    <w:tblStylePr w:type="swCell">
      <w:rPr>
        <w:rFonts w:cs="Times New Roman"/>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rsid w:val="005C2CCC"/>
    <w:pPr>
      <w:jc w:val="both"/>
    </w:pPr>
    <w:rPr>
      <w:rFonts w:eastAsia="Batang"/>
    </w:rPr>
    <w:tblPr>
      <w:tblStyleRowBandSize w:val="1"/>
      <w:tblInd w:w="0" w:type="dxa"/>
      <w:tblCellMar>
        <w:top w:w="0" w:type="dxa"/>
        <w:left w:w="108" w:type="dxa"/>
        <w:bottom w:w="0" w:type="dxa"/>
        <w:right w:w="108" w:type="dxa"/>
      </w:tblCellMar>
    </w:tblPr>
    <w:tcPr>
      <w:shd w:val="solid" w:color="C0C0C0" w:fill="FFFFFF"/>
    </w:tcPr>
    <w:tblStylePr w:type="firstRow">
      <w:rPr>
        <w:rFonts w:cs="Times New Roman"/>
        <w:b/>
        <w:bCs/>
      </w:rPr>
      <w:tblPr/>
      <w:tcPr>
        <w:tcBorders>
          <w:tl2br w:val="none" w:sz="0" w:space="0" w:color="auto"/>
          <w:tr2bl w:val="none" w:sz="0" w:space="0" w:color="auto"/>
        </w:tcBorders>
      </w:tcPr>
    </w:tblStylePr>
    <w:tblStylePr w:type="firstCol">
      <w:rPr>
        <w:rFonts w:cs="Times New Roman"/>
      </w:rPr>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rPr>
        <w:rFonts w:cs="Times New Roman"/>
      </w:rPr>
      <w:tblPr/>
      <w:tcPr>
        <w:tcBorders>
          <w:right w:val="single" w:sz="6" w:space="0" w:color="FFFFFF"/>
          <w:tl2br w:val="none" w:sz="0" w:space="0" w:color="auto"/>
          <w:tr2bl w:val="none" w:sz="0" w:space="0" w:color="auto"/>
        </w:tcBorders>
      </w:tcPr>
    </w:tblStylePr>
    <w:tblStylePr w:type="band1Horz">
      <w:rPr>
        <w:rFonts w:cs="Times New Roman"/>
      </w:rPr>
      <w:tblPr/>
      <w:tcPr>
        <w:tcBorders>
          <w:top w:val="single" w:sz="6" w:space="0" w:color="808080"/>
          <w:bottom w:val="single" w:sz="6" w:space="0" w:color="FFFFFF"/>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rsid w:val="005C2CCC"/>
    <w:pPr>
      <w:jc w:val="both"/>
    </w:pPr>
    <w:rPr>
      <w:rFonts w:eastAsia="Batang"/>
    </w:rPr>
    <w:tblPr>
      <w:tblStyleRowBandSize w:val="1"/>
      <w:tblStyleColBandSize w:val="1"/>
      <w:tblInd w:w="0" w:type="dxa"/>
      <w:tblCellMar>
        <w:top w:w="0" w:type="dxa"/>
        <w:left w:w="108" w:type="dxa"/>
        <w:bottom w:w="0" w:type="dxa"/>
        <w:right w:w="108" w:type="dxa"/>
      </w:tblCellMar>
    </w:tblPr>
    <w:tblStylePr w:type="firstRow">
      <w:rPr>
        <w:rFonts w:cs="Times New Roman"/>
        <w:b/>
        <w:bCs/>
      </w:rPr>
      <w:tblPr/>
      <w:tcPr>
        <w:tcBorders>
          <w:tl2br w:val="none" w:sz="0" w:space="0" w:color="auto"/>
          <w:tr2bl w:val="none" w:sz="0" w:space="0" w:color="auto"/>
        </w:tcBorders>
      </w:tcPr>
    </w:tblStylePr>
    <w:tblStylePr w:type="firstCol">
      <w:rPr>
        <w:rFonts w:cs="Times New Roman"/>
      </w:rPr>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rPr>
        <w:rFonts w:cs="Times New Roman"/>
      </w:rPr>
      <w:tblPr/>
      <w:tcPr>
        <w:tcBorders>
          <w:right w:val="single" w:sz="6" w:space="0" w:color="FFFFFF"/>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Pr/>
      <w:tcPr>
        <w:shd w:val="pct50" w:color="C0C0C0" w:fill="FFFFFF"/>
      </w:tcPr>
    </w:tblStylePr>
    <w:tblStylePr w:type="band1Horz">
      <w:rPr>
        <w:rFonts w:cs="Times New Roman"/>
      </w:rPr>
      <w:tblPr/>
      <w:tcPr>
        <w:tcBorders>
          <w:top w:val="single" w:sz="6" w:space="0" w:color="808080"/>
          <w:bottom w:val="single" w:sz="6" w:space="0" w:color="FFFFFF"/>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Classic1">
    <w:name w:val="Table Classic 1"/>
    <w:basedOn w:val="TableNormal"/>
    <w:uiPriority w:val="99"/>
    <w:semiHidden/>
    <w:rsid w:val="005C2CCC"/>
    <w:pPr>
      <w:jc w:val="both"/>
    </w:pPr>
    <w:rPr>
      <w:rFonts w:eastAsia="Batang"/>
    </w:rPr>
    <w:tblPr>
      <w:tblInd w:w="0" w:type="dxa"/>
      <w:tblBorders>
        <w:top w:val="single" w:sz="12" w:space="0" w:color="000000"/>
        <w:bottom w:val="single" w:sz="12" w:space="0" w:color="000000"/>
      </w:tblBorders>
      <w:tblCellMar>
        <w:top w:w="0" w:type="dxa"/>
        <w:left w:w="108" w:type="dxa"/>
        <w:bottom w:w="0" w:type="dxa"/>
        <w:right w:w="108" w:type="dxa"/>
      </w:tblCellMar>
    </w:tblPr>
    <w:tblStylePr w:type="firstRow">
      <w:rPr>
        <w:rFonts w:cs="Times New Roman"/>
        <w:i/>
        <w:iCs/>
      </w:rPr>
      <w:tblPr/>
      <w:tcPr>
        <w:tcBorders>
          <w:bottom w:val="single" w:sz="6" w:space="0" w:color="000000"/>
          <w:tl2br w:val="none" w:sz="0" w:space="0" w:color="auto"/>
          <w:tr2bl w:val="none" w:sz="0" w:space="0" w:color="auto"/>
        </w:tcBorders>
      </w:tcPr>
    </w:tblStylePr>
    <w:tblStylePr w:type="lastRow">
      <w:rPr>
        <w:rFonts w:cs="Times New Roman"/>
        <w:color w:val="auto"/>
      </w:rPr>
      <w:tblPr/>
      <w:tcPr>
        <w:tcBorders>
          <w:top w:val="single" w:sz="6" w:space="0" w:color="000000"/>
          <w:tl2br w:val="none" w:sz="0" w:space="0" w:color="auto"/>
          <w:tr2bl w:val="none" w:sz="0" w:space="0" w:color="auto"/>
        </w:tcBorders>
      </w:tcPr>
    </w:tblStylePr>
    <w:tblStylePr w:type="firstCol">
      <w:rPr>
        <w:rFonts w:cs="Times New Roman"/>
      </w:rPr>
      <w:tblPr/>
      <w:tcPr>
        <w:tcBorders>
          <w:right w:val="single" w:sz="6" w:space="0" w:color="000000"/>
          <w:tl2br w:val="none" w:sz="0" w:space="0" w:color="auto"/>
          <w:tr2bl w:val="none" w:sz="0" w:space="0" w:color="auto"/>
        </w:tcBorders>
      </w:tcPr>
    </w:tblStylePr>
    <w:tblStylePr w:type="neCell">
      <w:rPr>
        <w:rFonts w:cs="Times New Roman"/>
        <w:b/>
        <w:bCs/>
        <w:i w:val="0"/>
        <w:iCs w:val="0"/>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Classic2">
    <w:name w:val="Table Classic 2"/>
    <w:basedOn w:val="TableNormal"/>
    <w:uiPriority w:val="99"/>
    <w:semiHidden/>
    <w:rsid w:val="005C2CCC"/>
    <w:pPr>
      <w:jc w:val="both"/>
    </w:pPr>
    <w:rPr>
      <w:rFonts w:eastAsia="Batang"/>
    </w:rPr>
    <w:tblPr>
      <w:tblInd w:w="0" w:type="dxa"/>
      <w:tblBorders>
        <w:top w:val="single" w:sz="12" w:space="0" w:color="000000"/>
        <w:bottom w:val="single" w:sz="12" w:space="0" w:color="000000"/>
      </w:tblBorders>
      <w:tblCellMar>
        <w:top w:w="0" w:type="dxa"/>
        <w:left w:w="108" w:type="dxa"/>
        <w:bottom w:w="0" w:type="dxa"/>
        <w:right w:w="108" w:type="dxa"/>
      </w:tblCellMar>
    </w:tblPr>
    <w:tblStylePr w:type="firstRow">
      <w:rPr>
        <w:rFonts w:cs="Times New Roman"/>
        <w:color w:val="FFFFFF"/>
      </w:rPr>
      <w:tblPr/>
      <w:tcPr>
        <w:tcBorders>
          <w:bottom w:val="single" w:sz="6" w:space="0" w:color="000000"/>
          <w:tl2br w:val="none" w:sz="0" w:space="0" w:color="auto"/>
          <w:tr2bl w:val="none" w:sz="0" w:space="0" w:color="auto"/>
        </w:tcBorders>
        <w:shd w:val="solid" w:color="800080" w:fill="FFFFFF"/>
      </w:tcPr>
    </w:tblStylePr>
    <w:tblStylePr w:type="lastRow">
      <w:rPr>
        <w:rFonts w:cs="Times New Roman"/>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shd w:val="solid" w:color="C0C0C0" w:fill="FFFFFF"/>
      </w:tcPr>
    </w:tblStylePr>
    <w:tblStylePr w:type="neCell">
      <w:rPr>
        <w:rFonts w:cs="Times New Roman"/>
        <w:b/>
        <w:bCs/>
      </w:rPr>
      <w:tblPr/>
      <w:tcPr>
        <w:tcBorders>
          <w:tl2br w:val="none" w:sz="0" w:space="0" w:color="auto"/>
          <w:tr2bl w:val="none" w:sz="0" w:space="0" w:color="auto"/>
        </w:tcBorders>
      </w:tcPr>
    </w:tblStylePr>
    <w:tblStylePr w:type="nwCell">
      <w:rPr>
        <w:rFonts w:cs="Times New Roman"/>
      </w:rPr>
      <w:tblPr/>
      <w:tcPr>
        <w:tcBorders>
          <w:tl2br w:val="none" w:sz="0" w:space="0" w:color="auto"/>
          <w:tr2bl w:val="none" w:sz="0" w:space="0" w:color="auto"/>
        </w:tcBorders>
        <w:shd w:val="solid" w:color="800080" w:fill="FFFFFF"/>
      </w:tcPr>
    </w:tblStylePr>
    <w:tblStylePr w:type="swCell">
      <w:rPr>
        <w:rFonts w:cs="Times New Roman"/>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rsid w:val="005C2CCC"/>
    <w:pPr>
      <w:jc w:val="both"/>
    </w:pPr>
    <w:rPr>
      <w:rFonts w:eastAsia="Batang"/>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rFonts w:cs="Times New Roman"/>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rFonts w:cs="Times New Roman"/>
        <w:color w:val="000080"/>
      </w:rPr>
      <w:tblPr/>
      <w:tcPr>
        <w:tcBorders>
          <w:top w:val="single" w:sz="12" w:space="0" w:color="000000"/>
          <w:tl2br w:val="none" w:sz="0" w:space="0" w:color="auto"/>
          <w:tr2bl w:val="none" w:sz="0" w:space="0" w:color="auto"/>
        </w:tcBorders>
        <w:shd w:val="solid" w:color="FFFFFF" w:fill="FFFFFF"/>
      </w:tcPr>
    </w:tblStylePr>
    <w:tblStylePr w:type="firstCol">
      <w:rPr>
        <w:rFonts w:cs="Times New Roman"/>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rsid w:val="005C2CCC"/>
    <w:pPr>
      <w:jc w:val="both"/>
    </w:pPr>
    <w:rPr>
      <w:rFonts w:eastAsia="Batang"/>
    </w:r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blStylePr w:type="firstRow">
      <w:rPr>
        <w:rFonts w:cs="Times New Roman"/>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rFonts w:cs="Times New Roman"/>
        <w:color w:val="000080"/>
      </w:rPr>
      <w:tblPr/>
      <w:tcPr>
        <w:tcBorders>
          <w:bottom w:val="single" w:sz="6" w:space="0" w:color="000000"/>
          <w:tl2br w:val="none" w:sz="0" w:space="0" w:color="auto"/>
          <w:tr2bl w:val="none" w:sz="0" w:space="0" w:color="auto"/>
        </w:tcBorders>
        <w:shd w:val="pct50" w:color="000000" w:fill="FFFFFF"/>
      </w:tcPr>
    </w:tblStylePr>
    <w:tblStylePr w:type="firstCol">
      <w:rPr>
        <w:rFonts w:cs="Times New Roman"/>
        <w:b/>
        <w:bCs/>
      </w:rPr>
      <w:tblPr/>
      <w:tcPr>
        <w:tcBorders>
          <w:tl2br w:val="none" w:sz="0" w:space="0" w:color="auto"/>
          <w:tr2bl w:val="none" w:sz="0" w:space="0" w:color="auto"/>
        </w:tcBorders>
      </w:tcPr>
    </w:tblStylePr>
    <w:tblStylePr w:type="nwCell">
      <w:rPr>
        <w:rFonts w:cs="Times New Roman"/>
        <w:b/>
        <w:bCs/>
      </w:rPr>
      <w:tblPr/>
      <w:tcPr>
        <w:tcBorders>
          <w:tl2br w:val="none" w:sz="0" w:space="0" w:color="auto"/>
          <w:tr2bl w:val="none" w:sz="0" w:space="0" w:color="auto"/>
        </w:tcBorders>
      </w:tcPr>
    </w:tblStylePr>
    <w:tblStylePr w:type="swCell">
      <w:rPr>
        <w:rFonts w:cs="Times New Roman"/>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rsid w:val="005C2CCC"/>
    <w:pPr>
      <w:jc w:val="both"/>
    </w:pPr>
    <w:rPr>
      <w:rFonts w:eastAsia="Batang"/>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rFonts w:cs="Times New Roman"/>
        <w:b/>
        <w:bCs/>
        <w:i/>
        <w:iCs/>
      </w:rPr>
      <w:tblPr/>
      <w:tcPr>
        <w:tcBorders>
          <w:tl2br w:val="none" w:sz="0" w:space="0" w:color="auto"/>
          <w:tr2bl w:val="none" w:sz="0" w:space="0" w:color="auto"/>
        </w:tcBorders>
        <w:shd w:val="solid" w:color="000000" w:fill="FFFFFF"/>
      </w:tcPr>
    </w:tblStylePr>
    <w:tblStylePr w:type="firstCol">
      <w:rPr>
        <w:rFonts w:cs="Times New Roman"/>
        <w:b/>
        <w:bCs/>
        <w:i/>
        <w:iCs/>
      </w:rPr>
      <w:tblPr/>
      <w:tcPr>
        <w:tcBorders>
          <w:tl2br w:val="none" w:sz="0" w:space="0" w:color="auto"/>
          <w:tr2bl w:val="none" w:sz="0" w:space="0" w:color="auto"/>
        </w:tcBorders>
        <w:shd w:val="solid" w:color="000080" w:fill="FFFFFF"/>
      </w:tcPr>
    </w:tblStylePr>
    <w:tblStylePr w:type="nwCell">
      <w:rPr>
        <w:rFonts w:cs="Times New Roman"/>
      </w:rPr>
      <w:tblPr/>
      <w:tcPr>
        <w:tcBorders>
          <w:tl2br w:val="none" w:sz="0" w:space="0" w:color="auto"/>
          <w:tr2bl w:val="none" w:sz="0" w:space="0" w:color="auto"/>
        </w:tcBorders>
        <w:shd w:val="solid" w:color="000000" w:fill="FFFFFF"/>
      </w:tcPr>
    </w:tblStylePr>
    <w:tblStylePr w:type="swCell">
      <w:rPr>
        <w:rFonts w:cs="Times New Roman"/>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rsid w:val="005C2CCC"/>
    <w:pPr>
      <w:jc w:val="both"/>
    </w:pPr>
    <w:rPr>
      <w:rFonts w:eastAsia="Batang"/>
    </w:r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rFonts w:cs="Times New Roman"/>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rFonts w:cs="Times New Roman"/>
        <w:b/>
        <w:bCs/>
        <w:i/>
        <w:iCs/>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shd w:val="solid" w:color="C0C0C0" w:fill="FFFFFF"/>
      </w:tcPr>
    </w:tblStylePr>
    <w:tblStylePr w:type="swCell">
      <w:rPr>
        <w:rFonts w:cs="Times New Roman"/>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rsid w:val="005C2CCC"/>
    <w:pPr>
      <w:jc w:val="both"/>
    </w:pPr>
    <w:rPr>
      <w:rFonts w:eastAsia="Batang"/>
    </w:r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rPr>
        <w:rFonts w:cs="Times New Roman"/>
      </w:rPr>
      <w:tblPr/>
      <w:tcPr>
        <w:tcBorders>
          <w:bottom w:val="single" w:sz="6" w:space="0" w:color="000000"/>
          <w:tl2br w:val="none" w:sz="0" w:space="0" w:color="auto"/>
          <w:tr2bl w:val="none" w:sz="0" w:space="0" w:color="auto"/>
        </w:tcBorders>
        <w:shd w:val="solid" w:color="008080" w:fill="FFFFFF"/>
      </w:tcPr>
    </w:tblStylePr>
    <w:tblStylePr w:type="firstCol">
      <w:rPr>
        <w:rFonts w:cs="Times New Roman"/>
      </w:rPr>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rFonts w:cs="Times New Roman"/>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rsid w:val="005C2CCC"/>
    <w:pPr>
      <w:jc w:val="both"/>
    </w:pPr>
    <w:rPr>
      <w:rFonts w:eastAsia="Batang"/>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rFonts w:cs="Times New Roman"/>
        <w:b w:val="0"/>
        <w:bCs w:val="0"/>
      </w:rPr>
      <w:tblPr/>
      <w:tcPr>
        <w:tcBorders>
          <w:bottom w:val="double" w:sz="6" w:space="0" w:color="000000"/>
          <w:tl2br w:val="none" w:sz="0" w:space="0" w:color="auto"/>
          <w:tr2bl w:val="none" w:sz="0" w:space="0" w:color="auto"/>
        </w:tcBorders>
      </w:tcPr>
    </w:tblStylePr>
    <w:tblStylePr w:type="lastRow">
      <w:rPr>
        <w:rFonts w:cs="Times New Roman"/>
        <w:b w:val="0"/>
        <w:bCs w:val="0"/>
      </w:rPr>
      <w:tblPr/>
      <w:tcPr>
        <w:tcBorders>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pct25" w:color="000000" w:fill="FFFFFF"/>
      </w:tcPr>
    </w:tblStylePr>
    <w:tblStylePr w:type="band2Vert">
      <w:rPr>
        <w:rFonts w:cs="Times New Roman"/>
        <w:color w:val="auto"/>
      </w:rPr>
      <w:tblPr/>
      <w:tcPr>
        <w:shd w:val="pct25" w:color="FFFF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Columns2">
    <w:name w:val="Table Columns 2"/>
    <w:basedOn w:val="TableNormal"/>
    <w:uiPriority w:val="99"/>
    <w:semiHidden/>
    <w:rsid w:val="005C2CCC"/>
    <w:pPr>
      <w:jc w:val="both"/>
    </w:pPr>
    <w:rPr>
      <w:rFonts w:eastAsia="Batang"/>
      <w:b/>
      <w:bCs/>
    </w:rPr>
    <w:tblPr>
      <w:tblStyleColBandSize w:val="1"/>
      <w:tblInd w:w="0" w:type="dxa"/>
      <w:tblCellMar>
        <w:top w:w="0" w:type="dxa"/>
        <w:left w:w="108" w:type="dxa"/>
        <w:bottom w:w="0" w:type="dxa"/>
        <w:right w:w="108" w:type="dxa"/>
      </w:tblCellMar>
    </w:tblPr>
    <w:tblStylePr w:type="firstRow">
      <w:rPr>
        <w:rFonts w:cs="Times New Roman"/>
        <w:color w:val="FFFFFF"/>
      </w:rPr>
      <w:tblPr/>
      <w:tcPr>
        <w:tcBorders>
          <w:tl2br w:val="none" w:sz="0" w:space="0" w:color="auto"/>
          <w:tr2bl w:val="none" w:sz="0" w:space="0" w:color="auto"/>
        </w:tcBorders>
        <w:shd w:val="solid" w:color="000080" w:fill="FFFFFF"/>
      </w:tcPr>
    </w:tblStylePr>
    <w:tblStylePr w:type="lastRow">
      <w:rPr>
        <w:rFonts w:cs="Times New Roman"/>
        <w:b w:val="0"/>
        <w:bCs w:val="0"/>
      </w:rPr>
      <w:tblPr/>
      <w:tcPr>
        <w:tcBorders>
          <w:tl2br w:val="none" w:sz="0" w:space="0" w:color="auto"/>
          <w:tr2bl w:val="none" w:sz="0" w:space="0" w:color="auto"/>
        </w:tcBorders>
      </w:tcPr>
    </w:tblStylePr>
    <w:tblStylePr w:type="firstCol">
      <w:rPr>
        <w:rFonts w:cs="Times New Roman"/>
        <w:b w:val="0"/>
        <w:bCs w:val="0"/>
        <w:color w:val="00000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pct30" w:color="000000" w:fill="FFFFFF"/>
      </w:tcPr>
    </w:tblStylePr>
    <w:tblStylePr w:type="band2Vert">
      <w:rPr>
        <w:rFonts w:cs="Times New Roman"/>
        <w:color w:val="auto"/>
      </w:rPr>
      <w:tblPr/>
      <w:tcPr>
        <w:shd w:val="pct25" w:color="00FF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Columns3">
    <w:name w:val="Table Columns 3"/>
    <w:basedOn w:val="TableNormal"/>
    <w:uiPriority w:val="99"/>
    <w:semiHidden/>
    <w:rsid w:val="005C2CCC"/>
    <w:pPr>
      <w:jc w:val="both"/>
    </w:pPr>
    <w:rPr>
      <w:rFonts w:eastAsia="Batang"/>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rFonts w:cs="Times New Roman"/>
        <w:color w:val="FFFFFF"/>
      </w:rPr>
      <w:tblPr/>
      <w:tcPr>
        <w:tcBorders>
          <w:tl2br w:val="none" w:sz="0" w:space="0" w:color="auto"/>
          <w:tr2bl w:val="none" w:sz="0" w:space="0" w:color="auto"/>
        </w:tcBorders>
        <w:shd w:val="solid" w:color="000080" w:fill="FFFFFF"/>
      </w:tcPr>
    </w:tblStylePr>
    <w:tblStylePr w:type="lastRow">
      <w:rPr>
        <w:rFonts w:cs="Times New Roman"/>
        <w:b w:val="0"/>
        <w:bCs w:val="0"/>
      </w:rPr>
      <w:tblPr/>
      <w:tcPr>
        <w:tcBorders>
          <w:top w:val="single" w:sz="6" w:space="0" w:color="000080"/>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Pr/>
      <w:tcPr>
        <w:shd w:val="pct10" w:color="000000" w:fill="FFFFFF"/>
      </w:tcPr>
    </w:tblStylePr>
    <w:tblStylePr w:type="neCell">
      <w:rPr>
        <w:rFonts w:cs="Times New Roman"/>
        <w:b/>
        <w:bCs/>
      </w:rPr>
      <w:tblPr/>
      <w:tcPr>
        <w:tcBorders>
          <w:tl2br w:val="none" w:sz="0" w:space="0" w:color="auto"/>
          <w:tr2bl w:val="none" w:sz="0" w:space="0" w:color="auto"/>
        </w:tcBorders>
      </w:tcPr>
    </w:tblStylePr>
  </w:style>
  <w:style w:type="table" w:styleId="TableColumns4">
    <w:name w:val="Table Columns 4"/>
    <w:basedOn w:val="TableNormal"/>
    <w:uiPriority w:val="99"/>
    <w:semiHidden/>
    <w:rsid w:val="005C2CCC"/>
    <w:pPr>
      <w:jc w:val="both"/>
    </w:pPr>
    <w:rPr>
      <w:rFonts w:eastAsia="Batang"/>
    </w:rPr>
    <w:tblPr>
      <w:tblStyleColBandSize w:val="1"/>
      <w:tblInd w:w="0" w:type="dxa"/>
      <w:tblCellMar>
        <w:top w:w="0" w:type="dxa"/>
        <w:left w:w="108" w:type="dxa"/>
        <w:bottom w:w="0" w:type="dxa"/>
        <w:right w:w="108" w:type="dxa"/>
      </w:tblCellMar>
    </w:tblPr>
    <w:tblStylePr w:type="firstRow">
      <w:rPr>
        <w:rFonts w:cs="Times New Roman"/>
        <w:color w:val="FFFFFF"/>
      </w:rPr>
      <w:tblPr/>
      <w:tcPr>
        <w:tcBorders>
          <w:tl2br w:val="none" w:sz="0" w:space="0" w:color="auto"/>
          <w:tr2bl w:val="none" w:sz="0" w:space="0" w:color="auto"/>
        </w:tcBorders>
        <w:shd w:val="solid" w:color="0000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Vert">
      <w:rPr>
        <w:rFonts w:cs="Times New Roman"/>
        <w:color w:val="auto"/>
      </w:rPr>
      <w:tblPr/>
      <w:tcPr>
        <w:shd w:val="pct50" w:color="008080" w:fill="FFFFFF"/>
      </w:tcPr>
    </w:tblStylePr>
    <w:tblStylePr w:type="band2Vert">
      <w:rPr>
        <w:rFonts w:cs="Times New Roman"/>
        <w:color w:val="auto"/>
      </w:rPr>
      <w:tblPr/>
      <w:tcPr>
        <w:shd w:val="pct10" w:color="000000" w:fill="FFFFFF"/>
      </w:tcPr>
    </w:tblStylePr>
  </w:style>
  <w:style w:type="table" w:styleId="TableColumns5">
    <w:name w:val="Table Columns 5"/>
    <w:basedOn w:val="TableNormal"/>
    <w:uiPriority w:val="99"/>
    <w:semiHidden/>
    <w:rsid w:val="005C2CCC"/>
    <w:pPr>
      <w:jc w:val="both"/>
    </w:pPr>
    <w:rPr>
      <w:rFonts w:eastAsia="Batang"/>
    </w:r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rFonts w:cs="Times New Roman"/>
        <w:b/>
        <w:bCs/>
        <w:i/>
        <w:iCs/>
      </w:rPr>
      <w:tblPr/>
      <w:tcPr>
        <w:tcBorders>
          <w:bottom w:val="single" w:sz="6" w:space="0" w:color="808080"/>
          <w:tl2br w:val="none" w:sz="0" w:space="0" w:color="auto"/>
          <w:tr2bl w:val="none" w:sz="0" w:space="0" w:color="auto"/>
        </w:tcBorders>
      </w:tcPr>
    </w:tblStylePr>
    <w:tblStylePr w:type="lastRow">
      <w:rPr>
        <w:rFonts w:cs="Times New Roman"/>
        <w:b/>
        <w:bCs/>
      </w:rPr>
      <w:tblPr/>
      <w:tcPr>
        <w:tcBorders>
          <w:top w:val="single" w:sz="6" w:space="0" w:color="80808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StylePr>
  </w:style>
  <w:style w:type="table" w:styleId="TableContemporary">
    <w:name w:val="Table Contemporary"/>
    <w:basedOn w:val="TableNormal"/>
    <w:uiPriority w:val="99"/>
    <w:semiHidden/>
    <w:rsid w:val="005C2CCC"/>
    <w:pPr>
      <w:jc w:val="both"/>
    </w:pPr>
    <w:rPr>
      <w:rFonts w:eastAsia="Batang"/>
    </w:r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rFonts w:cs="Times New Roman"/>
        <w:b/>
        <w:bCs/>
        <w:color w:val="auto"/>
      </w:rPr>
      <w:tblPr/>
      <w:tcPr>
        <w:tcBorders>
          <w:tl2br w:val="none" w:sz="0" w:space="0" w:color="auto"/>
          <w:tr2bl w:val="none" w:sz="0" w:space="0" w:color="auto"/>
        </w:tcBorders>
        <w:shd w:val="pct20" w:color="000000" w:fill="FFFFFF"/>
      </w:tcPr>
    </w:tblStylePr>
    <w:tblStylePr w:type="band1Horz">
      <w:rPr>
        <w:rFonts w:cs="Times New Roman"/>
        <w:color w:val="auto"/>
      </w:rPr>
      <w:tblPr/>
      <w:tcPr>
        <w:tcBorders>
          <w:tl2br w:val="none" w:sz="0" w:space="0" w:color="auto"/>
          <w:tr2bl w:val="none" w:sz="0" w:space="0" w:color="auto"/>
        </w:tcBorders>
        <w:shd w:val="pct5" w:color="000000" w:fill="FFFFFF"/>
      </w:tcPr>
    </w:tblStylePr>
    <w:tblStylePr w:type="band2Horz">
      <w:rPr>
        <w:rFonts w:cs="Times New Roman"/>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rsid w:val="005C2CCC"/>
    <w:pPr>
      <w:jc w:val="both"/>
    </w:pPr>
    <w:rPr>
      <w:rFonts w:eastAsia="Batang"/>
    </w:r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blStylePr w:type="firstRow">
      <w:rPr>
        <w:rFonts w:cs="Times New Roman"/>
        <w:caps/>
        <w:color w:val="auto"/>
      </w:rPr>
      <w:tblPr/>
      <w:tcPr>
        <w:tcBorders>
          <w:tl2br w:val="none" w:sz="0" w:space="0" w:color="auto"/>
          <w:tr2bl w:val="none" w:sz="0" w:space="0" w:color="auto"/>
        </w:tcBorders>
      </w:tcPr>
    </w:tblStylePr>
  </w:style>
  <w:style w:type="table" w:styleId="TableGrid">
    <w:name w:val="Table Grid"/>
    <w:basedOn w:val="TableNormal"/>
    <w:uiPriority w:val="99"/>
    <w:semiHidden/>
    <w:rsid w:val="005C2CCC"/>
    <w:pPr>
      <w:jc w:val="both"/>
    </w:pPr>
    <w:rPr>
      <w:rFonts w:eastAsia="Batang"/>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1">
    <w:name w:val="Table Grid 1"/>
    <w:basedOn w:val="TableNormal"/>
    <w:uiPriority w:val="99"/>
    <w:semiHidden/>
    <w:rsid w:val="005C2CCC"/>
    <w:pPr>
      <w:jc w:val="both"/>
    </w:pPr>
    <w:rPr>
      <w:rFonts w:eastAsia="Batang"/>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blStylePr w:type="lastRow">
      <w:rPr>
        <w:rFonts w:cs="Times New Roman"/>
        <w:i/>
        <w:iCs/>
      </w:rPr>
      <w:tblPr/>
      <w:tcPr>
        <w:tcBorders>
          <w:tl2br w:val="none" w:sz="0" w:space="0" w:color="auto"/>
          <w:tr2bl w:val="none" w:sz="0" w:space="0" w:color="auto"/>
        </w:tcBorders>
      </w:tcPr>
    </w:tblStylePr>
    <w:tblStylePr w:type="lastCol">
      <w:rPr>
        <w:rFonts w:cs="Times New Roman"/>
        <w:i/>
        <w:iCs/>
      </w:rPr>
      <w:tblPr/>
      <w:tcPr>
        <w:tcBorders>
          <w:tl2br w:val="none" w:sz="0" w:space="0" w:color="auto"/>
          <w:tr2bl w:val="none" w:sz="0" w:space="0" w:color="auto"/>
        </w:tcBorders>
      </w:tcPr>
    </w:tblStylePr>
  </w:style>
  <w:style w:type="table" w:styleId="TableGrid2">
    <w:name w:val="Table Grid 2"/>
    <w:basedOn w:val="TableNormal"/>
    <w:uiPriority w:val="99"/>
    <w:semiHidden/>
    <w:rsid w:val="005C2CCC"/>
    <w:pPr>
      <w:jc w:val="both"/>
    </w:pPr>
    <w:rPr>
      <w:rFonts w:eastAsia="Batang"/>
    </w:rPr>
    <w:tblPr>
      <w:tblInd w:w="0" w:type="dxa"/>
      <w:tblBorders>
        <w:insideH w:val="single" w:sz="6" w:space="0" w:color="000000"/>
        <w:insideV w:val="single" w:sz="6" w:space="0" w:color="000000"/>
      </w:tblBorders>
      <w:tblCellMar>
        <w:top w:w="0" w:type="dxa"/>
        <w:left w:w="108" w:type="dxa"/>
        <w:bottom w:w="0" w:type="dxa"/>
        <w:right w:w="108" w:type="dxa"/>
      </w:tblCellMar>
    </w:tblPr>
    <w:tblStylePr w:type="firstRow">
      <w:rPr>
        <w:rFonts w:cs="Times New Roman"/>
        <w:b/>
        <w:bCs/>
      </w:rPr>
      <w:tblPr/>
      <w:tcPr>
        <w:tcBorders>
          <w:tl2br w:val="none" w:sz="0" w:space="0" w:color="auto"/>
          <w:tr2bl w:val="none" w:sz="0" w:space="0" w:color="auto"/>
        </w:tcBorders>
      </w:tcPr>
    </w:tblStylePr>
    <w:tblStylePr w:type="lastRow">
      <w:rPr>
        <w:rFonts w:cs="Times New Roman"/>
        <w:b/>
        <w:bCs/>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style>
  <w:style w:type="table" w:styleId="TableGrid3">
    <w:name w:val="Table Grid 3"/>
    <w:basedOn w:val="TableNormal"/>
    <w:uiPriority w:val="99"/>
    <w:semiHidden/>
    <w:rsid w:val="005C2CCC"/>
    <w:pPr>
      <w:jc w:val="both"/>
    </w:pPr>
    <w:rPr>
      <w:rFonts w:eastAsia="Batang"/>
    </w:r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blStylePr w:type="firstRow">
      <w:rPr>
        <w:rFonts w:cs="Times New Roman"/>
      </w:rPr>
      <w:tblPr/>
      <w:tcPr>
        <w:tcBorders>
          <w:bottom w:val="single" w:sz="6" w:space="0" w:color="000000"/>
          <w:tl2br w:val="none" w:sz="0" w:space="0" w:color="auto"/>
          <w:tr2bl w:val="none" w:sz="0" w:space="0" w:color="auto"/>
        </w:tcBorders>
        <w:shd w:val="pct30" w:color="FFFF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style>
  <w:style w:type="table" w:styleId="TableGrid4">
    <w:name w:val="Table Grid 4"/>
    <w:basedOn w:val="TableNormal"/>
    <w:uiPriority w:val="99"/>
    <w:semiHidden/>
    <w:rsid w:val="005C2CCC"/>
    <w:pPr>
      <w:jc w:val="both"/>
    </w:pPr>
    <w:rPr>
      <w:rFonts w:eastAsia="Batang"/>
    </w:r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blStylePr w:type="firstRow">
      <w:rPr>
        <w:rFonts w:cs="Times New Roman"/>
        <w:color w:val="auto"/>
      </w:rPr>
      <w:tblPr/>
      <w:tcPr>
        <w:tcBorders>
          <w:bottom w:val="single" w:sz="6" w:space="0" w:color="000000"/>
          <w:tl2br w:val="none" w:sz="0" w:space="0" w:color="auto"/>
          <w:tr2bl w:val="none" w:sz="0" w:space="0" w:color="auto"/>
        </w:tcBorders>
        <w:shd w:val="pct30" w:color="FFFF00" w:fill="FFFFFF"/>
      </w:tcPr>
    </w:tblStylePr>
    <w:tblStylePr w:type="lastRow">
      <w:rPr>
        <w:rFonts w:cs="Times New Roman"/>
        <w:b/>
        <w:bCs/>
        <w:color w:val="auto"/>
      </w:rPr>
      <w:tblPr/>
      <w:tcPr>
        <w:tcBorders>
          <w:top w:val="single" w:sz="6" w:space="0" w:color="000000"/>
          <w:tl2br w:val="none" w:sz="0" w:space="0" w:color="auto"/>
          <w:tr2bl w:val="none" w:sz="0" w:space="0" w:color="auto"/>
        </w:tcBorders>
        <w:shd w:val="pct30" w:color="FFFF00" w:fill="FFFFFF"/>
      </w:tcPr>
    </w:tblStylePr>
    <w:tblStylePr w:type="lastCol">
      <w:rPr>
        <w:rFonts w:cs="Times New Roman"/>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rsid w:val="005C2CCC"/>
    <w:pPr>
      <w:jc w:val="both"/>
    </w:pPr>
    <w:rPr>
      <w:rFonts w:eastAsia="Batang"/>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blStylePr w:type="firstRow">
      <w:rPr>
        <w:rFonts w:cs="Times New Roman"/>
      </w:rPr>
      <w:tblPr/>
      <w:tcPr>
        <w:tcBorders>
          <w:bottom w:val="single" w:sz="12" w:space="0" w:color="000000"/>
          <w:tl2br w:val="none" w:sz="0" w:space="0" w:color="auto"/>
          <w:tr2bl w:val="none" w:sz="0" w:space="0" w:color="auto"/>
        </w:tcBorders>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leGrid6">
    <w:name w:val="Table Grid 6"/>
    <w:basedOn w:val="TableNormal"/>
    <w:uiPriority w:val="99"/>
    <w:semiHidden/>
    <w:rsid w:val="005C2CCC"/>
    <w:pPr>
      <w:jc w:val="both"/>
    </w:pPr>
    <w:rPr>
      <w:rFonts w:eastAsia="Batang"/>
    </w:r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blStylePr w:type="firstRow">
      <w:rPr>
        <w:rFonts w:cs="Times New Roman"/>
        <w:b/>
        <w:bCs/>
      </w:rPr>
      <w:tblPr/>
      <w:tcPr>
        <w:tcBorders>
          <w:bottom w:val="single" w:sz="6" w:space="0" w:color="000000"/>
          <w:tl2br w:val="none" w:sz="0" w:space="0" w:color="auto"/>
          <w:tr2bl w:val="none" w:sz="0" w:space="0" w:color="auto"/>
        </w:tcBorders>
      </w:tcPr>
    </w:tblStylePr>
    <w:tblStylePr w:type="lastRow">
      <w:rPr>
        <w:rFonts w:cs="Times New Roman"/>
        <w:color w:val="auto"/>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leGrid7">
    <w:name w:val="Table Grid 7"/>
    <w:basedOn w:val="TableNormal"/>
    <w:uiPriority w:val="99"/>
    <w:semiHidden/>
    <w:rsid w:val="005C2CCC"/>
    <w:pPr>
      <w:jc w:val="both"/>
    </w:pPr>
    <w:rPr>
      <w:rFonts w:eastAsia="Batang"/>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blStylePr w:type="firstRow">
      <w:rPr>
        <w:rFonts w:cs="Times New Roman"/>
        <w:b w:val="0"/>
        <w:bCs w:val="0"/>
      </w:rPr>
      <w:tblPr/>
      <w:tcPr>
        <w:tcBorders>
          <w:bottom w:val="single" w:sz="12" w:space="0" w:color="000000"/>
          <w:tl2br w:val="none" w:sz="0" w:space="0" w:color="auto"/>
          <w:tr2bl w:val="none" w:sz="0" w:space="0" w:color="auto"/>
        </w:tcBorders>
      </w:tcPr>
    </w:tblStylePr>
    <w:tblStylePr w:type="lastRow">
      <w:rPr>
        <w:rFonts w:cs="Times New Roman"/>
        <w:b w:val="0"/>
        <w:bCs w:val="0"/>
      </w:rPr>
      <w:tblPr/>
      <w:tcPr>
        <w:tcBorders>
          <w:top w:val="single" w:sz="6" w:space="0" w:color="000000"/>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leGrid8">
    <w:name w:val="Table Grid 8"/>
    <w:basedOn w:val="TableNormal"/>
    <w:uiPriority w:val="99"/>
    <w:semiHidden/>
    <w:rsid w:val="005C2CCC"/>
    <w:pPr>
      <w:jc w:val="both"/>
    </w:pPr>
    <w:rPr>
      <w:rFonts w:eastAsia="Batang"/>
    </w:r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blStylePr w:type="firstRow">
      <w:rPr>
        <w:rFonts w:cs="Times New Roman"/>
        <w:b/>
        <w:bCs/>
        <w:color w:val="FFFFFF"/>
      </w:rPr>
      <w:tblPr/>
      <w:tcPr>
        <w:tcBorders>
          <w:tl2br w:val="none" w:sz="0" w:space="0" w:color="auto"/>
          <w:tr2bl w:val="none" w:sz="0" w:space="0" w:color="auto"/>
        </w:tcBorders>
        <w:shd w:val="solid" w:color="000080" w:fill="FFFFFF"/>
      </w:tcPr>
    </w:tblStylePr>
    <w:tblStylePr w:type="lastRow">
      <w:rPr>
        <w:rFonts w:cs="Times New Roman"/>
        <w:b/>
        <w:bCs/>
        <w:color w:val="auto"/>
      </w:rPr>
      <w:tblPr/>
      <w:tcPr>
        <w:tcBorders>
          <w:tl2br w:val="none" w:sz="0" w:space="0" w:color="auto"/>
          <w:tr2bl w:val="none" w:sz="0" w:space="0" w:color="auto"/>
        </w:tcBorders>
      </w:tcPr>
    </w:tblStylePr>
    <w:tblStylePr w:type="lastCol">
      <w:rPr>
        <w:rFonts w:cs="Times New Roman"/>
        <w:b/>
        <w:bCs/>
        <w:color w:val="auto"/>
      </w:rPr>
      <w:tblPr/>
      <w:tcPr>
        <w:tcBorders>
          <w:tl2br w:val="none" w:sz="0" w:space="0" w:color="auto"/>
          <w:tr2bl w:val="none" w:sz="0" w:space="0" w:color="auto"/>
        </w:tcBorders>
      </w:tcPr>
    </w:tblStylePr>
  </w:style>
  <w:style w:type="table" w:styleId="TableList1">
    <w:name w:val="Table List 1"/>
    <w:basedOn w:val="TableNormal"/>
    <w:uiPriority w:val="99"/>
    <w:semiHidden/>
    <w:rsid w:val="005C2CCC"/>
    <w:pPr>
      <w:jc w:val="both"/>
    </w:pPr>
    <w:rPr>
      <w:rFonts w:eastAsia="Batang"/>
    </w:r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rFonts w:cs="Times New Roman"/>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rPr>
        <w:rFonts w:cs="Times New Roman"/>
      </w:rPr>
      <w:tblPr/>
      <w:tcPr>
        <w:tcBorders>
          <w:top w:val="single" w:sz="6" w:space="0" w:color="000000"/>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solid" w:color="C0C0C0" w:fill="FFFFFF"/>
      </w:tcPr>
    </w:tblStylePr>
    <w:tblStylePr w:type="band2Horz">
      <w:rPr>
        <w:rFonts w:cs="Times New Roman"/>
        <w:color w:val="auto"/>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List2">
    <w:name w:val="Table List 2"/>
    <w:basedOn w:val="TableNormal"/>
    <w:uiPriority w:val="99"/>
    <w:semiHidden/>
    <w:rsid w:val="005C2CCC"/>
    <w:pPr>
      <w:jc w:val="both"/>
    </w:pPr>
    <w:rPr>
      <w:rFonts w:eastAsia="Batang"/>
    </w:rPr>
    <w:tblPr>
      <w:tblStyleRowBandSize w:val="2"/>
      <w:tblInd w:w="0" w:type="dxa"/>
      <w:tblBorders>
        <w:bottom w:val="single" w:sz="12" w:space="0" w:color="808080"/>
      </w:tblBorders>
      <w:tblCellMar>
        <w:top w:w="0" w:type="dxa"/>
        <w:left w:w="108" w:type="dxa"/>
        <w:bottom w:w="0" w:type="dxa"/>
        <w:right w:w="108" w:type="dxa"/>
      </w:tblCellMar>
    </w:tblPr>
    <w:tblStylePr w:type="firstRow">
      <w:rPr>
        <w:rFonts w:cs="Times New Roman"/>
        <w:b/>
        <w:bCs/>
        <w:color w:val="FFFFFF"/>
      </w:rPr>
      <w:tblPr/>
      <w:tcPr>
        <w:tcBorders>
          <w:bottom w:val="single" w:sz="6" w:space="0" w:color="000000"/>
          <w:tl2br w:val="none" w:sz="0" w:space="0" w:color="auto"/>
          <w:tr2bl w:val="none" w:sz="0" w:space="0" w:color="auto"/>
        </w:tcBorders>
        <w:shd w:val="pct75" w:color="008080" w:fill="008000"/>
      </w:tcPr>
    </w:tblStylePr>
    <w:tblStylePr w:type="lastRow">
      <w:rPr>
        <w:rFonts w:cs="Times New Roman"/>
      </w:rPr>
      <w:tblPr/>
      <w:tcPr>
        <w:tcBorders>
          <w:top w:val="single" w:sz="6" w:space="0" w:color="000000"/>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pct20" w:color="00FF00" w:fill="FFFFFF"/>
      </w:tcPr>
    </w:tblStylePr>
    <w:tblStylePr w:type="band2Horz">
      <w:rPr>
        <w:rFonts w:cs="Times New Roman"/>
        <w:color w:val="auto"/>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List3">
    <w:name w:val="Table List 3"/>
    <w:basedOn w:val="TableNormal"/>
    <w:uiPriority w:val="99"/>
    <w:semiHidden/>
    <w:rsid w:val="005C2CCC"/>
    <w:pPr>
      <w:jc w:val="both"/>
    </w:pPr>
    <w:rPr>
      <w:rFonts w:eastAsia="Batang"/>
    </w:r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blStylePr w:type="firstRow">
      <w:rPr>
        <w:rFonts w:cs="Times New Roman"/>
        <w:b/>
        <w:bCs/>
        <w:color w:val="000080"/>
      </w:rPr>
      <w:tblPr/>
      <w:tcPr>
        <w:tcBorders>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tcPr>
    </w:tblStylePr>
    <w:tblStylePr w:type="swCell">
      <w:rPr>
        <w:rFonts w:cs="Times New Roman"/>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rsid w:val="005C2CCC"/>
    <w:pPr>
      <w:jc w:val="both"/>
    </w:pPr>
    <w:rPr>
      <w:rFonts w:eastAsia="Batang"/>
    </w:r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blStylePr w:type="firstRow">
      <w:rPr>
        <w:rFonts w:cs="Times New Roman"/>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rsid w:val="005C2CCC"/>
    <w:pPr>
      <w:jc w:val="both"/>
    </w:pPr>
    <w:rPr>
      <w:rFonts w:eastAsia="Batang"/>
    </w:r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blStylePr w:type="firstRow">
      <w:rPr>
        <w:rFonts w:cs="Times New Roman"/>
        <w:b/>
        <w:bCs/>
      </w:rPr>
      <w:tblPr/>
      <w:tcPr>
        <w:tcBorders>
          <w:bottom w:val="single" w:sz="12"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style>
  <w:style w:type="table" w:styleId="TableList6">
    <w:name w:val="Table List 6"/>
    <w:basedOn w:val="TableNormal"/>
    <w:uiPriority w:val="99"/>
    <w:semiHidden/>
    <w:rsid w:val="005C2CCC"/>
    <w:pPr>
      <w:jc w:val="both"/>
    </w:pPr>
    <w:rPr>
      <w:rFonts w:eastAsia="Batang"/>
    </w:r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rFonts w:cs="Times New Roman"/>
        <w:b/>
        <w:bCs/>
      </w:rPr>
      <w:tblPr/>
      <w:tcPr>
        <w:tcBorders>
          <w:bottom w:val="single" w:sz="12" w:space="0" w:color="000000"/>
          <w:tl2br w:val="none" w:sz="0" w:space="0" w:color="auto"/>
          <w:tr2bl w:val="none" w:sz="0" w:space="0" w:color="auto"/>
        </w:tcBorders>
      </w:tcPr>
    </w:tblStylePr>
    <w:tblStylePr w:type="firstCol">
      <w:rPr>
        <w:rFonts w:cs="Times New Roman"/>
        <w:b/>
        <w:bCs/>
      </w:rPr>
      <w:tblPr/>
      <w:tcPr>
        <w:tcBorders>
          <w:right w:val="single" w:sz="12" w:space="0" w:color="000000"/>
          <w:tl2br w:val="none" w:sz="0" w:space="0" w:color="auto"/>
          <w:tr2bl w:val="none" w:sz="0" w:space="0" w:color="auto"/>
        </w:tcBorders>
      </w:tcPr>
    </w:tblStylePr>
    <w:tblStylePr w:type="band1Horz">
      <w:rPr>
        <w:rFonts w:cs="Times New Roman"/>
      </w:rPr>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rsid w:val="005C2CCC"/>
    <w:pPr>
      <w:jc w:val="both"/>
    </w:pPr>
    <w:rPr>
      <w:rFonts w:eastAsia="Batang"/>
    </w:r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rFonts w:cs="Times New Roman"/>
        <w:b/>
        <w:bCs/>
      </w:rPr>
      <w:tblPr/>
      <w:tcPr>
        <w:tcBorders>
          <w:bottom w:val="single" w:sz="12" w:space="0" w:color="008000"/>
          <w:tl2br w:val="none" w:sz="0" w:space="0" w:color="auto"/>
          <w:tr2bl w:val="none" w:sz="0" w:space="0" w:color="auto"/>
        </w:tcBorders>
        <w:shd w:val="solid" w:color="C0C0C0" w:fill="FFFFFF"/>
      </w:tcPr>
    </w:tblStylePr>
    <w:tblStylePr w:type="lastRow">
      <w:rPr>
        <w:rFonts w:cs="Times New Roman"/>
        <w:b/>
        <w:bCs/>
      </w:rPr>
      <w:tblPr/>
      <w:tcPr>
        <w:tcBorders>
          <w:top w:val="single" w:sz="12" w:space="0" w:color="008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pct20" w:color="000000" w:fill="FFFFFF"/>
      </w:tcPr>
    </w:tblStylePr>
    <w:tblStylePr w:type="band2Horz">
      <w:rPr>
        <w:rFonts w:cs="Times New Roman"/>
      </w:rPr>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rsid w:val="005C2CCC"/>
    <w:pPr>
      <w:jc w:val="both"/>
    </w:pPr>
    <w:rPr>
      <w:rFonts w:eastAsia="Batang"/>
    </w:r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rFonts w:cs="Times New Roman"/>
        <w:b/>
        <w:bCs/>
        <w:i/>
        <w:iCs/>
      </w:rPr>
      <w:tblPr/>
      <w:tcPr>
        <w:tcBorders>
          <w:bottom w:val="single" w:sz="6" w:space="0" w:color="000000"/>
          <w:tl2br w:val="none" w:sz="0" w:space="0" w:color="auto"/>
          <w:tr2bl w:val="none" w:sz="0" w:space="0" w:color="auto"/>
        </w:tcBorders>
        <w:shd w:val="solid" w:color="FFFF00" w:fill="FFFFFF"/>
      </w:tcPr>
    </w:tblStylePr>
    <w:tblStylePr w:type="lastRow">
      <w:rPr>
        <w:rFonts w:cs="Times New Roman"/>
        <w:b/>
        <w:bCs/>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pct25" w:color="FFFF00" w:fill="FFFFFF"/>
      </w:tcPr>
    </w:tblStylePr>
    <w:tblStylePr w:type="band2Horz">
      <w:rPr>
        <w:rFonts w:cs="Times New Roman"/>
      </w:rPr>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uiPriority w:val="99"/>
    <w:semiHidden/>
    <w:rsid w:val="005C2CCC"/>
    <w:pPr>
      <w:jc w:val="both"/>
    </w:pPr>
    <w:rPr>
      <w:rFonts w:eastAsia="Batang"/>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blStylePr w:type="firstRow">
      <w:rPr>
        <w:rFonts w:cs="Times New Roman"/>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rsid w:val="005C2CCC"/>
    <w:pPr>
      <w:jc w:val="both"/>
    </w:pPr>
    <w:rPr>
      <w:rFonts w:eastAsia="Batang"/>
    </w:rPr>
    <w:tblPr>
      <w:tblInd w:w="0" w:type="dxa"/>
      <w:tblBorders>
        <w:top w:val="single" w:sz="12" w:space="0" w:color="008000"/>
        <w:bottom w:val="single" w:sz="12" w:space="0" w:color="008000"/>
      </w:tblBorders>
      <w:tblCellMar>
        <w:top w:w="0" w:type="dxa"/>
        <w:left w:w="108" w:type="dxa"/>
        <w:bottom w:w="0" w:type="dxa"/>
        <w:right w:w="108" w:type="dxa"/>
      </w:tblCellMar>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rsid w:val="005C2CCC"/>
    <w:pPr>
      <w:jc w:val="both"/>
    </w:pPr>
    <w:rPr>
      <w:rFonts w:eastAsia="Batang"/>
    </w:rPr>
    <w:tblPr>
      <w:tblInd w:w="0" w:type="dxa"/>
      <w:tblCellMar>
        <w:top w:w="0" w:type="dxa"/>
        <w:left w:w="108" w:type="dxa"/>
        <w:bottom w:w="0" w:type="dxa"/>
        <w:right w:w="108" w:type="dxa"/>
      </w:tblCellMar>
    </w:tblPr>
    <w:tblStylePr w:type="firstRow">
      <w:rPr>
        <w:rFonts w:cs="Times New Roman"/>
        <w:b/>
        <w:bCs/>
      </w:rPr>
      <w:tblPr/>
      <w:tcPr>
        <w:tcBorders>
          <w:bottom w:val="single" w:sz="12" w:space="0" w:color="000000"/>
          <w:tl2br w:val="none" w:sz="0" w:space="0" w:color="auto"/>
          <w:tr2bl w:val="none" w:sz="0" w:space="0" w:color="auto"/>
        </w:tcBorders>
      </w:tcPr>
    </w:tblStylePr>
    <w:tblStylePr w:type="lastRow">
      <w:rPr>
        <w:rFonts w:cs="Times New Roman"/>
        <w:b/>
        <w:bCs/>
        <w:color w:val="auto"/>
      </w:rPr>
      <w:tblPr/>
      <w:tcPr>
        <w:tcBorders>
          <w:top w:val="single" w:sz="6" w:space="0" w:color="000000"/>
          <w:tl2br w:val="none" w:sz="0" w:space="0" w:color="auto"/>
          <w:tr2bl w:val="none" w:sz="0" w:space="0" w:color="auto"/>
        </w:tcBorders>
      </w:tcPr>
    </w:tblStylePr>
    <w:tblStylePr w:type="firstCol">
      <w:rPr>
        <w:rFonts w:cs="Times New Roman"/>
        <w:b/>
        <w:bCs/>
      </w:rPr>
      <w:tblPr/>
      <w:tcPr>
        <w:tcBorders>
          <w:right w:val="single" w:sz="12" w:space="0" w:color="000000"/>
          <w:tl2br w:val="none" w:sz="0" w:space="0" w:color="auto"/>
          <w:tr2bl w:val="none" w:sz="0" w:space="0" w:color="auto"/>
        </w:tcBorders>
      </w:tcPr>
    </w:tblStylePr>
    <w:tblStylePr w:type="lastCol">
      <w:rPr>
        <w:rFonts w:cs="Times New Roman"/>
        <w:b/>
        <w:bCs/>
      </w:rPr>
      <w:tblPr/>
      <w:tcPr>
        <w:tcBorders>
          <w:left w:val="single" w:sz="6" w:space="0" w:color="000000"/>
          <w:tl2br w:val="none" w:sz="0" w:space="0" w:color="auto"/>
          <w:tr2bl w:val="none" w:sz="0" w:space="0" w:color="auto"/>
        </w:tcBorders>
      </w:tcPr>
    </w:tblStylePr>
    <w:tblStylePr w:type="neCell">
      <w:rPr>
        <w:rFonts w:cs="Times New Roman"/>
        <w:b/>
        <w:bCs/>
      </w:rPr>
      <w:tblPr/>
      <w:tcPr>
        <w:tcBorders>
          <w:left w:val="none" w:sz="0" w:space="0" w:color="auto"/>
          <w:tl2br w:val="none" w:sz="0" w:space="0" w:color="auto"/>
          <w:tr2bl w:val="none" w:sz="0" w:space="0" w:color="auto"/>
        </w:tcBorders>
      </w:tcPr>
    </w:tblStylePr>
    <w:tblStylePr w:type="swCell">
      <w:rPr>
        <w:rFonts w:cs="Times New Roman"/>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rsid w:val="005C2CCC"/>
    <w:pPr>
      <w:jc w:val="both"/>
    </w:pPr>
    <w:rPr>
      <w:rFonts w:eastAsia="Batang"/>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rFonts w:cs="Times New Roman"/>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rsid w:val="005C2CCC"/>
    <w:pPr>
      <w:jc w:val="both"/>
    </w:pPr>
    <w:rPr>
      <w:rFonts w:eastAsia="Batang"/>
    </w:rPr>
    <w:tblPr>
      <w:tblStyleRowBandSize w:val="1"/>
      <w:tblInd w:w="0" w:type="dxa"/>
      <w:tblCellMar>
        <w:top w:w="0" w:type="dxa"/>
        <w:left w:w="108" w:type="dxa"/>
        <w:bottom w:w="0" w:type="dxa"/>
        <w:right w:w="108" w:type="dxa"/>
      </w:tblCellMar>
    </w:tblPr>
    <w:tblStylePr w:type="firstRow">
      <w:rPr>
        <w:rFonts w:cs="Times New Roman"/>
      </w:rPr>
      <w:tblPr/>
      <w:tcPr>
        <w:tcBorders>
          <w:top w:val="single" w:sz="6" w:space="0" w:color="000000"/>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shd w:val="pct25" w:color="800080" w:fill="FFFFFF"/>
      </w:tcPr>
    </w:tblStylePr>
    <w:tblStylePr w:type="firstCol">
      <w:rPr>
        <w:rFonts w:cs="Times New Roman"/>
      </w:rPr>
      <w:tblPr/>
      <w:tcPr>
        <w:tcBorders>
          <w:right w:val="single" w:sz="12" w:space="0" w:color="000000"/>
          <w:tl2br w:val="none" w:sz="0" w:space="0" w:color="auto"/>
          <w:tr2bl w:val="none" w:sz="0" w:space="0" w:color="auto"/>
        </w:tcBorders>
      </w:tcPr>
    </w:tblStylePr>
    <w:tblStylePr w:type="lastCol">
      <w:rPr>
        <w:rFonts w:cs="Times New Roman"/>
      </w:rPr>
      <w:tblPr/>
      <w:tcPr>
        <w:tcBorders>
          <w:left w:val="single" w:sz="12" w:space="0" w:color="000000"/>
          <w:tl2br w:val="none" w:sz="0" w:space="0" w:color="auto"/>
          <w:tr2bl w:val="none" w:sz="0" w:space="0" w:color="auto"/>
        </w:tcBorders>
      </w:tcPr>
    </w:tblStylePr>
    <w:tblStylePr w:type="band1Horz">
      <w:rPr>
        <w:rFonts w:cs="Times New Roman"/>
      </w:rPr>
      <w:tblPr/>
      <w:tcPr>
        <w:tcBorders>
          <w:bottom w:val="single" w:sz="6" w:space="0" w:color="000000"/>
          <w:tl2br w:val="none" w:sz="0" w:space="0" w:color="auto"/>
          <w:tr2bl w:val="none" w:sz="0" w:space="0" w:color="auto"/>
        </w:tcBorders>
        <w:shd w:val="pct25" w:color="8080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Subtle2">
    <w:name w:val="Table Subtle 2"/>
    <w:basedOn w:val="TableNormal"/>
    <w:uiPriority w:val="99"/>
    <w:semiHidden/>
    <w:rsid w:val="005C2CCC"/>
    <w:pPr>
      <w:jc w:val="both"/>
    </w:pPr>
    <w:rPr>
      <w:rFonts w:eastAsia="Batang"/>
    </w:r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rPr>
        <w:rFonts w:cs="Times New Roman"/>
      </w:rPr>
      <w:tblPr/>
      <w:tcPr>
        <w:tcBorders>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tcPr>
    </w:tblStylePr>
    <w:tblStylePr w:type="firstCol">
      <w:rPr>
        <w:rFonts w:cs="Times New Roman"/>
      </w:rPr>
      <w:tblPr/>
      <w:tcPr>
        <w:tcBorders>
          <w:right w:val="single" w:sz="12" w:space="0" w:color="000000"/>
          <w:tl2br w:val="none" w:sz="0" w:space="0" w:color="auto"/>
          <w:tr2bl w:val="none" w:sz="0" w:space="0" w:color="auto"/>
        </w:tcBorders>
        <w:shd w:val="pct25" w:color="008000" w:fill="FFFFFF"/>
      </w:tcPr>
    </w:tblStylePr>
    <w:tblStylePr w:type="lastCol">
      <w:rPr>
        <w:rFonts w:cs="Times New Roman"/>
      </w:rPr>
      <w:tblPr/>
      <w:tcPr>
        <w:tcBorders>
          <w:left w:val="single" w:sz="12" w:space="0" w:color="000000"/>
          <w:tl2br w:val="none" w:sz="0" w:space="0" w:color="auto"/>
          <w:tr2bl w:val="none" w:sz="0" w:space="0" w:color="auto"/>
        </w:tcBorders>
        <w:shd w:val="pct25" w:color="8080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Theme">
    <w:name w:val="Table Theme"/>
    <w:basedOn w:val="TableNormal"/>
    <w:uiPriority w:val="99"/>
    <w:semiHidden/>
    <w:rsid w:val="005C2CCC"/>
    <w:pPr>
      <w:jc w:val="both"/>
    </w:pPr>
    <w:rPr>
      <w:rFonts w:eastAsia="Batang"/>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Web1">
    <w:name w:val="Table Web 1"/>
    <w:basedOn w:val="TableNormal"/>
    <w:uiPriority w:val="99"/>
    <w:semiHidden/>
    <w:rsid w:val="005C2CCC"/>
    <w:pPr>
      <w:jc w:val="both"/>
    </w:pPr>
    <w:rPr>
      <w:rFonts w:eastAsia="Batang"/>
    </w:r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blStylePr w:type="firstRow">
      <w:rPr>
        <w:rFonts w:cs="Times New Roman"/>
        <w:color w:val="auto"/>
      </w:rPr>
      <w:tblPr/>
      <w:tcPr>
        <w:tcBorders>
          <w:tl2br w:val="none" w:sz="0" w:space="0" w:color="auto"/>
          <w:tr2bl w:val="none" w:sz="0" w:space="0" w:color="auto"/>
        </w:tcBorders>
      </w:tcPr>
    </w:tblStylePr>
  </w:style>
  <w:style w:type="table" w:styleId="TableWeb2">
    <w:name w:val="Table Web 2"/>
    <w:basedOn w:val="TableNormal"/>
    <w:uiPriority w:val="99"/>
    <w:semiHidden/>
    <w:rsid w:val="005C2CCC"/>
    <w:pPr>
      <w:jc w:val="both"/>
    </w:pPr>
    <w:rPr>
      <w:rFonts w:eastAsia="Batang"/>
    </w:r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blStylePr w:type="firstRow">
      <w:rPr>
        <w:rFonts w:cs="Times New Roman"/>
        <w:color w:val="auto"/>
      </w:rPr>
      <w:tblPr/>
      <w:tcPr>
        <w:tcBorders>
          <w:tl2br w:val="none" w:sz="0" w:space="0" w:color="auto"/>
          <w:tr2bl w:val="none" w:sz="0" w:space="0" w:color="auto"/>
        </w:tcBorders>
      </w:tcPr>
    </w:tblStylePr>
  </w:style>
  <w:style w:type="table" w:styleId="TableWeb3">
    <w:name w:val="Table Web 3"/>
    <w:basedOn w:val="TableNormal"/>
    <w:uiPriority w:val="99"/>
    <w:semiHidden/>
    <w:rsid w:val="005C2CCC"/>
    <w:pPr>
      <w:jc w:val="both"/>
    </w:pPr>
    <w:rPr>
      <w:rFonts w:eastAsia="Batang"/>
    </w:r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blStylePr w:type="firstRow">
      <w:rPr>
        <w:rFonts w:cs="Times New Roman"/>
        <w:color w:val="auto"/>
      </w:rPr>
      <w:tblPr/>
      <w:tcPr>
        <w:tcBorders>
          <w:tl2br w:val="none" w:sz="0" w:space="0" w:color="auto"/>
          <w:tr2bl w:val="none" w:sz="0" w:space="0" w:color="auto"/>
        </w:tcBorders>
      </w:tcPr>
    </w:tblStylePr>
  </w:style>
  <w:style w:type="paragraph" w:customStyle="1" w:styleId="2ndOrderPara">
    <w:name w:val="2nd Order Para"/>
    <w:basedOn w:val="Normal"/>
    <w:rsid w:val="00F42A4E"/>
    <w:pPr>
      <w:spacing w:before="120" w:line="360" w:lineRule="auto"/>
      <w:ind w:firstLine="720"/>
    </w:pPr>
    <w:rPr>
      <w:rFonts w:eastAsia="Times New Roman"/>
      <w:szCs w:val="20"/>
      <w:lang w:eastAsia="en-US"/>
    </w:rPr>
  </w:style>
  <w:style w:type="numbering" w:styleId="ArticleSection">
    <w:name w:val="Outline List 3"/>
    <w:basedOn w:val="NoList"/>
    <w:uiPriority w:val="99"/>
    <w:semiHidden/>
    <w:unhideWhenUsed/>
    <w:rsid w:val="00A636AF"/>
    <w:pPr>
      <w:numPr>
        <w:numId w:val="13"/>
      </w:numPr>
    </w:pPr>
  </w:style>
  <w:style w:type="paragraph" w:styleId="Quote">
    <w:name w:val="Quote"/>
    <w:basedOn w:val="Normal"/>
    <w:next w:val="Normal"/>
    <w:link w:val="QuoteChar"/>
    <w:uiPriority w:val="29"/>
    <w:qFormat/>
    <w:rsid w:val="00CC0EFC"/>
    <w:pPr>
      <w:spacing w:before="120" w:after="240"/>
      <w:ind w:left="720" w:right="720"/>
    </w:pPr>
    <w:rPr>
      <w:iCs/>
    </w:rPr>
  </w:style>
  <w:style w:type="character" w:customStyle="1" w:styleId="QuoteChar">
    <w:name w:val="Quote Char"/>
    <w:link w:val="Quote"/>
    <w:uiPriority w:val="29"/>
    <w:rsid w:val="00CC0EFC"/>
    <w:rPr>
      <w:rFonts w:eastAsia="Arial Unicode MS"/>
      <w:iCs/>
      <w:color w:val="000000"/>
      <w:sz w:val="24"/>
      <w:szCs w:val="24"/>
      <w:lang w:eastAsia="ko-KR"/>
    </w:rPr>
  </w:style>
  <w:style w:type="paragraph" w:styleId="BalloonText">
    <w:name w:val="Balloon Text"/>
    <w:basedOn w:val="Normal"/>
    <w:link w:val="BalloonTextChar"/>
    <w:locked/>
    <w:rsid w:val="004E3CD0"/>
    <w:rPr>
      <w:rFonts w:ascii="Tahoma" w:hAnsi="Tahoma"/>
      <w:sz w:val="16"/>
      <w:szCs w:val="16"/>
    </w:rPr>
  </w:style>
  <w:style w:type="character" w:customStyle="1" w:styleId="BalloonTextChar">
    <w:name w:val="Balloon Text Char"/>
    <w:link w:val="BalloonText"/>
    <w:rsid w:val="004E3CD0"/>
    <w:rPr>
      <w:rFonts w:ascii="Tahoma" w:eastAsia="Arial Unicode MS" w:hAnsi="Tahoma" w:cs="Tahoma"/>
      <w:color w:val="000000"/>
      <w:sz w:val="16"/>
      <w:szCs w:val="16"/>
      <w:lang w:eastAsia="ko-KR"/>
    </w:rPr>
  </w:style>
  <w:style w:type="paragraph" w:customStyle="1" w:styleId="Default">
    <w:name w:val="Default"/>
    <w:rsid w:val="009E105C"/>
    <w:pPr>
      <w:autoSpaceDE w:val="0"/>
      <w:autoSpaceDN w:val="0"/>
      <w:adjustRightInd w:val="0"/>
    </w:pPr>
    <w:rPr>
      <w:color w:val="000000"/>
      <w:sz w:val="24"/>
      <w:szCs w:val="24"/>
    </w:rPr>
  </w:style>
  <w:style w:type="paragraph" w:styleId="ListParagraph">
    <w:name w:val="List Paragraph"/>
    <w:basedOn w:val="Normal"/>
    <w:uiPriority w:val="34"/>
    <w:qFormat/>
    <w:rsid w:val="001A4227"/>
    <w:pPr>
      <w:spacing w:after="200" w:line="276" w:lineRule="auto"/>
      <w:ind w:left="720"/>
      <w:contextualSpacing/>
      <w:jc w:val="left"/>
    </w:pPr>
    <w:rPr>
      <w:rFonts w:ascii="Calibri" w:eastAsia="Times New Roman" w:hAnsi="Calibri"/>
      <w:color w:val="auto"/>
      <w:sz w:val="22"/>
      <w:szCs w:val="22"/>
      <w:lang w:eastAsia="en-US"/>
    </w:rPr>
  </w:style>
  <w:style w:type="paragraph" w:styleId="Caption">
    <w:name w:val="caption"/>
    <w:basedOn w:val="Normal"/>
    <w:next w:val="Normal"/>
    <w:uiPriority w:val="35"/>
    <w:unhideWhenUsed/>
    <w:locked/>
    <w:rsid w:val="001A4227"/>
    <w:pPr>
      <w:spacing w:after="200"/>
      <w:jc w:val="left"/>
    </w:pPr>
    <w:rPr>
      <w:rFonts w:ascii="Calibri" w:eastAsia="Times New Roman" w:hAnsi="Calibri"/>
      <w:b/>
      <w:bCs/>
      <w:color w:val="4F81BD"/>
      <w:sz w:val="18"/>
      <w:szCs w:val="18"/>
      <w:lang w:eastAsia="en-US"/>
    </w:rPr>
  </w:style>
  <w:style w:type="paragraph" w:styleId="Bibliography">
    <w:name w:val="Bibliography"/>
    <w:basedOn w:val="Normal"/>
    <w:next w:val="Normal"/>
    <w:uiPriority w:val="37"/>
    <w:unhideWhenUsed/>
    <w:rsid w:val="00CB1D46"/>
  </w:style>
  <w:style w:type="paragraph" w:styleId="CommentSubject">
    <w:name w:val="annotation subject"/>
    <w:basedOn w:val="CommentText"/>
    <w:next w:val="CommentText"/>
    <w:link w:val="CommentSubjectChar"/>
    <w:locked/>
    <w:rsid w:val="00D960F5"/>
    <w:pPr>
      <w:spacing w:before="0" w:after="0"/>
      <w:ind w:left="0" w:right="0"/>
    </w:pPr>
    <w:rPr>
      <w:b/>
      <w:bCs/>
      <w:sz w:val="20"/>
    </w:rPr>
  </w:style>
  <w:style w:type="character" w:customStyle="1" w:styleId="CommentSubjectChar">
    <w:name w:val="Comment Subject Char"/>
    <w:basedOn w:val="CommentTextChar"/>
    <w:link w:val="CommentSubject"/>
    <w:rsid w:val="00D960F5"/>
    <w:rPr>
      <w:rFonts w:eastAsia="Arial Unicode MS"/>
      <w:b/>
      <w:bCs/>
      <w:color w:val="000000"/>
      <w:sz w:val="24"/>
      <w:lang w:eastAsia="ko-KR"/>
    </w:rPr>
  </w:style>
</w:styles>
</file>

<file path=word/webSettings.xml><?xml version="1.0" encoding="utf-8"?>
<w:webSettings xmlns:r="http://schemas.openxmlformats.org/officeDocument/2006/relationships" xmlns:w="http://schemas.openxmlformats.org/wordprocessingml/2006/main">
  <w:divs>
    <w:div w:id="26880716">
      <w:bodyDiv w:val="1"/>
      <w:marLeft w:val="0"/>
      <w:marRight w:val="0"/>
      <w:marTop w:val="0"/>
      <w:marBottom w:val="0"/>
      <w:divBdr>
        <w:top w:val="none" w:sz="0" w:space="0" w:color="auto"/>
        <w:left w:val="none" w:sz="0" w:space="0" w:color="auto"/>
        <w:bottom w:val="none" w:sz="0" w:space="0" w:color="auto"/>
        <w:right w:val="none" w:sz="0" w:space="0" w:color="auto"/>
      </w:divBdr>
    </w:div>
    <w:div w:id="94986716">
      <w:bodyDiv w:val="1"/>
      <w:marLeft w:val="0"/>
      <w:marRight w:val="0"/>
      <w:marTop w:val="0"/>
      <w:marBottom w:val="0"/>
      <w:divBdr>
        <w:top w:val="none" w:sz="0" w:space="0" w:color="auto"/>
        <w:left w:val="none" w:sz="0" w:space="0" w:color="auto"/>
        <w:bottom w:val="none" w:sz="0" w:space="0" w:color="auto"/>
        <w:right w:val="none" w:sz="0" w:space="0" w:color="auto"/>
      </w:divBdr>
    </w:div>
    <w:div w:id="121464018">
      <w:bodyDiv w:val="1"/>
      <w:marLeft w:val="0"/>
      <w:marRight w:val="0"/>
      <w:marTop w:val="0"/>
      <w:marBottom w:val="0"/>
      <w:divBdr>
        <w:top w:val="none" w:sz="0" w:space="0" w:color="auto"/>
        <w:left w:val="none" w:sz="0" w:space="0" w:color="auto"/>
        <w:bottom w:val="none" w:sz="0" w:space="0" w:color="auto"/>
        <w:right w:val="none" w:sz="0" w:space="0" w:color="auto"/>
      </w:divBdr>
      <w:divsChild>
        <w:div w:id="297151234">
          <w:marLeft w:val="547"/>
          <w:marRight w:val="0"/>
          <w:marTop w:val="240"/>
          <w:marBottom w:val="0"/>
          <w:divBdr>
            <w:top w:val="none" w:sz="0" w:space="0" w:color="auto"/>
            <w:left w:val="none" w:sz="0" w:space="0" w:color="auto"/>
            <w:bottom w:val="none" w:sz="0" w:space="0" w:color="auto"/>
            <w:right w:val="none" w:sz="0" w:space="0" w:color="auto"/>
          </w:divBdr>
        </w:div>
      </w:divsChild>
    </w:div>
    <w:div w:id="193882727">
      <w:bodyDiv w:val="1"/>
      <w:marLeft w:val="0"/>
      <w:marRight w:val="0"/>
      <w:marTop w:val="0"/>
      <w:marBottom w:val="0"/>
      <w:divBdr>
        <w:top w:val="none" w:sz="0" w:space="0" w:color="auto"/>
        <w:left w:val="none" w:sz="0" w:space="0" w:color="auto"/>
        <w:bottom w:val="none" w:sz="0" w:space="0" w:color="auto"/>
        <w:right w:val="none" w:sz="0" w:space="0" w:color="auto"/>
      </w:divBdr>
    </w:div>
    <w:div w:id="286084704">
      <w:bodyDiv w:val="1"/>
      <w:marLeft w:val="0"/>
      <w:marRight w:val="0"/>
      <w:marTop w:val="0"/>
      <w:marBottom w:val="0"/>
      <w:divBdr>
        <w:top w:val="none" w:sz="0" w:space="0" w:color="auto"/>
        <w:left w:val="none" w:sz="0" w:space="0" w:color="auto"/>
        <w:bottom w:val="none" w:sz="0" w:space="0" w:color="auto"/>
        <w:right w:val="none" w:sz="0" w:space="0" w:color="auto"/>
      </w:divBdr>
    </w:div>
    <w:div w:id="388386443">
      <w:bodyDiv w:val="1"/>
      <w:marLeft w:val="0"/>
      <w:marRight w:val="0"/>
      <w:marTop w:val="0"/>
      <w:marBottom w:val="0"/>
      <w:divBdr>
        <w:top w:val="none" w:sz="0" w:space="0" w:color="auto"/>
        <w:left w:val="none" w:sz="0" w:space="0" w:color="auto"/>
        <w:bottom w:val="none" w:sz="0" w:space="0" w:color="auto"/>
        <w:right w:val="none" w:sz="0" w:space="0" w:color="auto"/>
      </w:divBdr>
      <w:divsChild>
        <w:div w:id="452215975">
          <w:marLeft w:val="547"/>
          <w:marRight w:val="0"/>
          <w:marTop w:val="400"/>
          <w:marBottom w:val="0"/>
          <w:divBdr>
            <w:top w:val="none" w:sz="0" w:space="0" w:color="auto"/>
            <w:left w:val="none" w:sz="0" w:space="0" w:color="auto"/>
            <w:bottom w:val="none" w:sz="0" w:space="0" w:color="auto"/>
            <w:right w:val="none" w:sz="0" w:space="0" w:color="auto"/>
          </w:divBdr>
        </w:div>
        <w:div w:id="1714815437">
          <w:marLeft w:val="547"/>
          <w:marRight w:val="0"/>
          <w:marTop w:val="400"/>
          <w:marBottom w:val="0"/>
          <w:divBdr>
            <w:top w:val="none" w:sz="0" w:space="0" w:color="auto"/>
            <w:left w:val="none" w:sz="0" w:space="0" w:color="auto"/>
            <w:bottom w:val="none" w:sz="0" w:space="0" w:color="auto"/>
            <w:right w:val="none" w:sz="0" w:space="0" w:color="auto"/>
          </w:divBdr>
        </w:div>
        <w:div w:id="1839611327">
          <w:marLeft w:val="547"/>
          <w:marRight w:val="0"/>
          <w:marTop w:val="400"/>
          <w:marBottom w:val="0"/>
          <w:divBdr>
            <w:top w:val="none" w:sz="0" w:space="0" w:color="auto"/>
            <w:left w:val="none" w:sz="0" w:space="0" w:color="auto"/>
            <w:bottom w:val="none" w:sz="0" w:space="0" w:color="auto"/>
            <w:right w:val="none" w:sz="0" w:space="0" w:color="auto"/>
          </w:divBdr>
        </w:div>
      </w:divsChild>
    </w:div>
    <w:div w:id="786464251">
      <w:bodyDiv w:val="1"/>
      <w:marLeft w:val="0"/>
      <w:marRight w:val="0"/>
      <w:marTop w:val="0"/>
      <w:marBottom w:val="0"/>
      <w:divBdr>
        <w:top w:val="none" w:sz="0" w:space="0" w:color="auto"/>
        <w:left w:val="none" w:sz="0" w:space="0" w:color="auto"/>
        <w:bottom w:val="none" w:sz="0" w:space="0" w:color="auto"/>
        <w:right w:val="none" w:sz="0" w:space="0" w:color="auto"/>
      </w:divBdr>
      <w:divsChild>
        <w:div w:id="9071201">
          <w:marLeft w:val="907"/>
          <w:marRight w:val="0"/>
          <w:marTop w:val="120"/>
          <w:marBottom w:val="0"/>
          <w:divBdr>
            <w:top w:val="none" w:sz="0" w:space="0" w:color="auto"/>
            <w:left w:val="none" w:sz="0" w:space="0" w:color="auto"/>
            <w:bottom w:val="none" w:sz="0" w:space="0" w:color="auto"/>
            <w:right w:val="none" w:sz="0" w:space="0" w:color="auto"/>
          </w:divBdr>
        </w:div>
        <w:div w:id="1298800630">
          <w:marLeft w:val="547"/>
          <w:marRight w:val="0"/>
          <w:marTop w:val="400"/>
          <w:marBottom w:val="0"/>
          <w:divBdr>
            <w:top w:val="none" w:sz="0" w:space="0" w:color="auto"/>
            <w:left w:val="none" w:sz="0" w:space="0" w:color="auto"/>
            <w:bottom w:val="none" w:sz="0" w:space="0" w:color="auto"/>
            <w:right w:val="none" w:sz="0" w:space="0" w:color="auto"/>
          </w:divBdr>
        </w:div>
        <w:div w:id="2124491489">
          <w:marLeft w:val="907"/>
          <w:marRight w:val="0"/>
          <w:marTop w:val="120"/>
          <w:marBottom w:val="0"/>
          <w:divBdr>
            <w:top w:val="none" w:sz="0" w:space="0" w:color="auto"/>
            <w:left w:val="none" w:sz="0" w:space="0" w:color="auto"/>
            <w:bottom w:val="none" w:sz="0" w:space="0" w:color="auto"/>
            <w:right w:val="none" w:sz="0" w:space="0" w:color="auto"/>
          </w:divBdr>
        </w:div>
      </w:divsChild>
    </w:div>
    <w:div w:id="1056587466">
      <w:bodyDiv w:val="1"/>
      <w:marLeft w:val="0"/>
      <w:marRight w:val="0"/>
      <w:marTop w:val="0"/>
      <w:marBottom w:val="0"/>
      <w:divBdr>
        <w:top w:val="none" w:sz="0" w:space="0" w:color="auto"/>
        <w:left w:val="none" w:sz="0" w:space="0" w:color="auto"/>
        <w:bottom w:val="none" w:sz="0" w:space="0" w:color="auto"/>
        <w:right w:val="none" w:sz="0" w:space="0" w:color="auto"/>
      </w:divBdr>
    </w:div>
    <w:div w:id="1253972835">
      <w:bodyDiv w:val="1"/>
      <w:marLeft w:val="0"/>
      <w:marRight w:val="0"/>
      <w:marTop w:val="0"/>
      <w:marBottom w:val="0"/>
      <w:divBdr>
        <w:top w:val="none" w:sz="0" w:space="0" w:color="auto"/>
        <w:left w:val="none" w:sz="0" w:space="0" w:color="auto"/>
        <w:bottom w:val="none" w:sz="0" w:space="0" w:color="auto"/>
        <w:right w:val="none" w:sz="0" w:space="0" w:color="auto"/>
      </w:divBdr>
    </w:div>
    <w:div w:id="1428766159">
      <w:bodyDiv w:val="1"/>
      <w:marLeft w:val="0"/>
      <w:marRight w:val="0"/>
      <w:marTop w:val="0"/>
      <w:marBottom w:val="0"/>
      <w:divBdr>
        <w:top w:val="none" w:sz="0" w:space="0" w:color="auto"/>
        <w:left w:val="none" w:sz="0" w:space="0" w:color="auto"/>
        <w:bottom w:val="none" w:sz="0" w:space="0" w:color="auto"/>
        <w:right w:val="none" w:sz="0" w:space="0" w:color="auto"/>
      </w:divBdr>
      <w:divsChild>
        <w:div w:id="74325675">
          <w:marLeft w:val="907"/>
          <w:marRight w:val="0"/>
          <w:marTop w:val="120"/>
          <w:marBottom w:val="0"/>
          <w:divBdr>
            <w:top w:val="none" w:sz="0" w:space="0" w:color="auto"/>
            <w:left w:val="none" w:sz="0" w:space="0" w:color="auto"/>
            <w:bottom w:val="none" w:sz="0" w:space="0" w:color="auto"/>
            <w:right w:val="none" w:sz="0" w:space="0" w:color="auto"/>
          </w:divBdr>
        </w:div>
        <w:div w:id="387843951">
          <w:marLeft w:val="907"/>
          <w:marRight w:val="0"/>
          <w:marTop w:val="120"/>
          <w:marBottom w:val="0"/>
          <w:divBdr>
            <w:top w:val="none" w:sz="0" w:space="0" w:color="auto"/>
            <w:left w:val="none" w:sz="0" w:space="0" w:color="auto"/>
            <w:bottom w:val="none" w:sz="0" w:space="0" w:color="auto"/>
            <w:right w:val="none" w:sz="0" w:space="0" w:color="auto"/>
          </w:divBdr>
        </w:div>
        <w:div w:id="727190512">
          <w:marLeft w:val="907"/>
          <w:marRight w:val="0"/>
          <w:marTop w:val="120"/>
          <w:marBottom w:val="0"/>
          <w:divBdr>
            <w:top w:val="none" w:sz="0" w:space="0" w:color="auto"/>
            <w:left w:val="none" w:sz="0" w:space="0" w:color="auto"/>
            <w:bottom w:val="none" w:sz="0" w:space="0" w:color="auto"/>
            <w:right w:val="none" w:sz="0" w:space="0" w:color="auto"/>
          </w:divBdr>
        </w:div>
        <w:div w:id="834883079">
          <w:marLeft w:val="547"/>
          <w:marRight w:val="0"/>
          <w:marTop w:val="400"/>
          <w:marBottom w:val="0"/>
          <w:divBdr>
            <w:top w:val="none" w:sz="0" w:space="0" w:color="auto"/>
            <w:left w:val="none" w:sz="0" w:space="0" w:color="auto"/>
            <w:bottom w:val="none" w:sz="0" w:space="0" w:color="auto"/>
            <w:right w:val="none" w:sz="0" w:space="0" w:color="auto"/>
          </w:divBdr>
        </w:div>
        <w:div w:id="1340235839">
          <w:marLeft w:val="907"/>
          <w:marRight w:val="0"/>
          <w:marTop w:val="120"/>
          <w:marBottom w:val="0"/>
          <w:divBdr>
            <w:top w:val="none" w:sz="0" w:space="0" w:color="auto"/>
            <w:left w:val="none" w:sz="0" w:space="0" w:color="auto"/>
            <w:bottom w:val="none" w:sz="0" w:space="0" w:color="auto"/>
            <w:right w:val="none" w:sz="0" w:space="0" w:color="auto"/>
          </w:divBdr>
        </w:div>
        <w:div w:id="1911575093">
          <w:marLeft w:val="907"/>
          <w:marRight w:val="0"/>
          <w:marTop w:val="120"/>
          <w:marBottom w:val="0"/>
          <w:divBdr>
            <w:top w:val="none" w:sz="0" w:space="0" w:color="auto"/>
            <w:left w:val="none" w:sz="0" w:space="0" w:color="auto"/>
            <w:bottom w:val="none" w:sz="0" w:space="0" w:color="auto"/>
            <w:right w:val="none" w:sz="0" w:space="0" w:color="auto"/>
          </w:divBdr>
        </w:div>
        <w:div w:id="2000377020">
          <w:marLeft w:val="907"/>
          <w:marRight w:val="0"/>
          <w:marTop w:val="120"/>
          <w:marBottom w:val="0"/>
          <w:divBdr>
            <w:top w:val="none" w:sz="0" w:space="0" w:color="auto"/>
            <w:left w:val="none" w:sz="0" w:space="0" w:color="auto"/>
            <w:bottom w:val="none" w:sz="0" w:space="0" w:color="auto"/>
            <w:right w:val="none" w:sz="0" w:space="0" w:color="auto"/>
          </w:divBdr>
        </w:div>
      </w:divsChild>
    </w:div>
    <w:div w:id="1920402291">
      <w:bodyDiv w:val="1"/>
      <w:marLeft w:val="0"/>
      <w:marRight w:val="0"/>
      <w:marTop w:val="0"/>
      <w:marBottom w:val="0"/>
      <w:divBdr>
        <w:top w:val="none" w:sz="0" w:space="0" w:color="auto"/>
        <w:left w:val="none" w:sz="0" w:space="0" w:color="auto"/>
        <w:bottom w:val="none" w:sz="0" w:space="0" w:color="auto"/>
        <w:right w:val="none" w:sz="0" w:space="0" w:color="auto"/>
      </w:divBdr>
    </w:div>
    <w:div w:id="1967002178">
      <w:bodyDiv w:val="1"/>
      <w:marLeft w:val="0"/>
      <w:marRight w:val="0"/>
      <w:marTop w:val="0"/>
      <w:marBottom w:val="0"/>
      <w:divBdr>
        <w:top w:val="none" w:sz="0" w:space="0" w:color="auto"/>
        <w:left w:val="none" w:sz="0" w:space="0" w:color="auto"/>
        <w:bottom w:val="none" w:sz="0" w:space="0" w:color="auto"/>
        <w:right w:val="none" w:sz="0" w:space="0" w:color="auto"/>
      </w:divBdr>
    </w:div>
    <w:div w:id="2028093608">
      <w:marLeft w:val="0"/>
      <w:marRight w:val="0"/>
      <w:marTop w:val="0"/>
      <w:marBottom w:val="0"/>
      <w:divBdr>
        <w:top w:val="none" w:sz="0" w:space="0" w:color="auto"/>
        <w:left w:val="none" w:sz="0" w:space="0" w:color="auto"/>
        <w:bottom w:val="none" w:sz="0" w:space="0" w:color="auto"/>
        <w:right w:val="none" w:sz="0" w:space="0" w:color="auto"/>
      </w:divBdr>
    </w:div>
    <w:div w:id="21200980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2.png"/><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footer" Target="footer5.xml"/><Relationship Id="rId7" Type="http://schemas.openxmlformats.org/officeDocument/2006/relationships/endnotes" Target="endnotes.xml"/><Relationship Id="rId12" Type="http://schemas.openxmlformats.org/officeDocument/2006/relationships/footer" Target="footer4.xml"/><Relationship Id="rId17" Type="http://schemas.openxmlformats.org/officeDocument/2006/relationships/comments" Target="comment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microsoft.com/office/2007/relationships/stylesWithEffects" Target="stylesWithEffects.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b:Source>
    <b:Tag>Dep13</b:Tag>
    <b:SourceType>Report</b:SourceType>
    <b:Guid>{7F6F7D85-9116-4381-86FC-7D9DFEB93A47}</b:Guid>
    <b:Author>
      <b:Author>
        <b:Corporate>Department of the Army Office of the Deputy Chief of Staff, G-8 Future Force Division (FDF)</b:Corporate>
      </b:Author>
    </b:Author>
    <b:Title>Army Equipment Modernization Strategy</b:Title>
    <b:Year>2013</b:Year>
    <b:Pages>44</b:Pages>
    <b:Publisher>Department of the Army</b:Publisher>
    <b:City>Washington DC</b:City>
    <b:Department>Future Force Division (FDF)</b:Department>
    <b:Medium>PDF</b:Medium>
    <b:RefOrder>13</b:RefOrder>
  </b:Source>
  <b:Source>
    <b:Tag>Mol09</b:Tag>
    <b:SourceType>Misc</b:SourceType>
    <b:Guid>{F38151BD-2DA5-42E5-AF23-45508075D5BB}</b:Guid>
    <b:Author>
      <b:Author>
        <b:NameList>
          <b:Person>
            <b:Last>Molitoris</b:Last>
            <b:First>Heather</b:First>
          </b:Person>
          <b:Person>
            <b:Last>Hicks</b:Last>
            <b:First>Daniel</b:First>
          </b:Person>
        </b:NameList>
      </b:Author>
    </b:Author>
    <b:Title>System Engineering approach to assessing Integrated Survivability</b:Title>
    <b:Year>2009</b:Year>
    <b:Publisher>US Army RDECOM-TARDEC</b:Publisher>
    <b:City>Warren</b:City>
    <b:Month>August</b:Month>
    <b:StateProvince>MI</b:StateProvince>
    <b:CountryRegion>USA</b:CountryRegion>
    <b:RefOrder>8</b:RefOrder>
  </b:Source>
  <b:Source>
    <b:Tag>Kel11</b:Tag>
    <b:SourceType>Report</b:SourceType>
    <b:Guid>{1858325A-10E8-47F3-A98E-6793F18D3E5A}</b:Guid>
    <b:Author>
      <b:Author>
        <b:NameList>
          <b:Person>
            <b:Last>Kelly</b:Last>
            <b:First>Terrence</b:First>
            <b:Middle>K.</b:Middle>
          </b:Person>
          <b:Person>
            <b:Last>Landree</b:Last>
            <b:First>Eric</b:First>
          </b:Person>
          <b:Person>
            <b:Last>Peters</b:Last>
            <b:First>John</b:First>
            <b:Middle>E</b:Middle>
          </b:Person>
          <b:Person>
            <b:Last>Steeb</b:Last>
            <b:First>Randall</b:First>
          </b:Person>
          <b:Person>
            <b:Last>Moore</b:Last>
            <b:First>Louis</b:First>
            <b:Middle>R</b:Middle>
          </b:Person>
          <b:Person>
            <b:Last>Martin</b:Last>
            <b:First>Aaron</b:First>
          </b:Person>
        </b:NameList>
      </b:Author>
    </b:Author>
    <b:Title>The U.S. Combat and Tactical Wheeled Vehicle Fleets</b:Title>
    <b:Year>2011</b:Year>
    <b:Publisher>RAND Corporation</b:Publisher>
    <b:City>Arlington VA</b:City>
    <b:Institution>National Defense Research Institute,</b:Institution>
    <b:Pages>181</b:Pages>
    <b:StandardNumber>978-0-8330-5173-8</b:StandardNumber>
    <b:Medium>PDF</b:Medium>
    <b:RefOrder>6</b:RefOrder>
  </b:Source>
  <b:Source>
    <b:Tag>USA10</b:Tag>
    <b:SourceType>Report</b:SourceType>
    <b:Guid>{5FA54C51-160B-4D3E-8D91-8DE5A759B371}</b:Guid>
    <b:Author>
      <b:Author>
        <b:Corporate>U. S. Army Training and Doctrine Command</b:Corporate>
      </b:Author>
    </b:Author>
    <b:Title>TRADOC Pam 525-3-1 THE ARMY OPERATING CONCEPT</b:Title>
    <b:Year>2010</b:Year>
    <b:City>Fort Monroe VA</b:City>
    <b:Publisher>Department of the Army</b:Publisher>
    <b:Department>United States Army Training adn Doctrine Command</b:Department>
    <b:Pages>69</b:Pages>
    <b:Medium>PDF</b:Medium>
    <b:RefOrder>14</b:RefOrder>
  </b:Source>
  <b:Source>
    <b:Tag>FM300</b:Tag>
    <b:SourceType>Book</b:SourceType>
    <b:Guid>{5681979F-AFDE-458C-B9BB-F2FD782FD09B}</b:Guid>
    <b:Title>FM 3-21.31 The Stryker Brigade Combat Team</b:Title>
    <b:Year>2003</b:Year>
    <b:Author>
      <b:Author>
        <b:Corporate>US Army Infantry School</b:Corporate>
      </b:Author>
    </b:Author>
    <b:City>Washington DC</b:City>
    <b:Publisher>Department of the Army</b:Publisher>
    <b:CountryRegion>USA</b:CountryRegion>
    <b:Pages>484</b:Pages>
    <b:Medium>PDF</b:Medium>
    <b:RefOrder>7</b:RefOrder>
  </b:Source>
  <b:Source>
    <b:Tag>Mai04</b:Tag>
    <b:SourceType>ArticleInAPeriodical</b:SourceType>
    <b:Guid>{D7834F3C-3B2E-42CE-8836-ABD05A288025}</b:Guid>
    <b:Title>Alternative Approaches to Army Transformation</b:Title>
    <b:Year>2004</b:Year>
    <b:Publisher>National Defense University Center for Technology and National Security Policy</b:Publisher>
    <b:City>Washington DC</b:City>
    <b:Author>
      <b:Author>
        <b:NameList>
          <b:Person>
            <b:Last>Mait</b:Last>
            <b:First>Joseph</b:First>
            <b:Middle>N.</b:Middle>
          </b:Person>
          <b:Person>
            <b:Last>Kugler</b:Last>
            <b:Middle>L</b:Middle>
            <b:First>Richard</b:First>
          </b:Person>
        </b:NameList>
      </b:Author>
    </b:Author>
    <b:PeriodicalTitle>Defense Horizons</b:PeriodicalTitle>
    <b:Month>July</b:Month>
    <b:Pages>9</b:Pages>
    <b:RefOrder>5</b:RefOrder>
  </b:Source>
  <b:Source>
    <b:Tag>Kem12</b:Tag>
    <b:SourceType>JournalArticle</b:SourceType>
    <b:Guid>{57A82989-CF28-4BCB-8CE2-BB14E679FD04}</b:Guid>
    <b:Author>
      <b:Author>
        <b:NameList>
          <b:Person>
            <b:Last>Kempinski</b:Last>
            <b:First>Bernard</b:First>
          </b:Person>
          <b:Person>
            <b:Last>Murphy</b:Last>
            <b:First>Christopher</b:First>
          </b:Person>
        </b:NameList>
      </b:Author>
    </b:Author>
    <b:Title>Technical Challenges of the U.S. Army’s Ground Combat Vehicle Program</b:Title>
    <b:Year>2012</b:Year>
    <b:City>Washington DC</b:City>
    <b:Publisher>Congressional Budget Office</b:Publisher>
    <b:JournalName>Working Paper Series Congressional Budget Office</b:JournalName>
    <b:Pages>64</b:Pages>
    <b:Month>November</b:Month>
    <b:Medium>PDF</b:Medium>
    <b:RefOrder>2</b:RefOrder>
  </b:Source>
  <b:Source>
    <b:Tag>Wil04</b:Tag>
    <b:SourceType>Book</b:SourceType>
    <b:Guid>{9204930A-90C9-4D49-A155-5AB4E91FE216}</b:Guid>
    <b:Title>Napoleon's Military Maxims</b:Title>
    <b:Year>2004</b:Year>
    <b:City>Mineola</b:City>
    <b:Publisher>Dover Publishing</b:Publisher>
    <b:Author>
      <b:Editor>
        <b:NameList>
          <b:Person>
            <b:Last>Cairnes</b:Last>
            <b:First>William</b:First>
            <b:Middle>E.</b:Middle>
          </b:Person>
        </b:NameList>
      </b:Editor>
      <b:Translator>
        <b:NameList>
          <b:Person>
            <b:Last>D'Aguulier</b:Last>
            <b:First>George</b:First>
            <b:Middle>C</b:Middle>
          </b:Person>
        </b:NameList>
      </b:Translator>
    </b:Author>
    <b:StateProvince>NY</b:StateProvince>
    <b:CountryRegion>USA</b:CountryRegion>
    <b:Volume>1</b:Volume>
    <b:RefOrder>1</b:RefOrder>
  </b:Source>
  <b:Source>
    <b:Tag>Tre</b:Tag>
    <b:SourceType>Misc</b:SourceType>
    <b:Guid>{E376FDD2-A390-4B72-AE8D-323975C43491}</b:Guid>
    <b:Title>New Approach for the Development of Specifications for a Future Ground Combat Vehicle</b:Title>
    <b:City>Monterey</b:City>
    <b:Publisher>Naval Postgraduate School</b:Publisher>
    <b:Author>
      <b:Author>
        <b:NameList>
          <b:Person>
            <b:Last>Treml</b:Last>
            <b:First>Tobias</b:First>
          </b:Person>
        </b:NameList>
      </b:Author>
    </b:Author>
    <b:StateProvince>CA</b:StateProvince>
    <b:CountryRegion>USA</b:CountryRegion>
    <b:RefOrder>15</b:RefOrder>
  </b:Source>
  <b:Source>
    <b:Tag>Hau02</b:Tag>
    <b:SourceType>Report</b:SourceType>
    <b:Guid>{9D981347-B8E3-48BE-B9BD-22537FCDCEC3}</b:Guid>
    <b:Author>
      <b:Author>
        <b:NameList>
          <b:Person>
            <b:Last>Haulman</b:Last>
            <b:First>Dr.</b:First>
            <b:Middle>Daniel L.</b:Middle>
          </b:Person>
        </b:NameList>
      </b:Author>
    </b:Author>
    <b:Title>NO CONTEST: AERIAL COMBAT IN THE 1990s</b:Title>
    <b:Year>2002</b:Year>
    <b:Publisher>U. S. Air Force Historical Research Agency</b:Publisher>
    <b:City>Maxwell AFB, AL</b:City>
    <b:RefOrder>4</b:RefOrder>
  </b:Source>
  <b:Source>
    <b:Tag>Her08</b:Tag>
    <b:SourceType>Report</b:SourceType>
    <b:Guid>{6508A0AA-9AD1-4E21-A605-D4562371E67C}</b:Guid>
    <b:Author>
      <b:Author>
        <b:NameList>
          <b:Person>
            <b:Last>Hernandez</b:Last>
            <b:First>Alejandro</b:First>
            <b:Middle>S.</b:Middle>
          </b:Person>
        </b:NameList>
      </b:Author>
    </b:Author>
    <b:Title>Breaking barriers to design dimensions in nearly orthogonal Latin hypercubes</b:Title>
    <b:Year>2008</b:Year>
    <b:City>Monterey California</b:City>
    <b:Publisher>Naval Postgraduate School</b:Publisher>
    <b:Pages>158</b:Pages>
    <b:ThesisType>dissertation</b:ThesisType>
    <b:Medium>PDF</b:Medium>
    <b:YearAccessed>2013</b:YearAccessed>
    <b:MonthAccessed>April</b:MonthAccessed>
    <b:DayAccessed>1</b:DayAccessed>
    <b:URL>http://www.dtic.mil/cgi-bin/GetTRDoc?AD=ADA494168</b:URL>
    <b:RefOrder>9</b:RefOrder>
  </b:Source>
  <b:Source>
    <b:Tag>SAS13</b:Tag>
    <b:SourceType>InternetSite</b:SourceType>
    <b:Guid>{42BBAB0E-178F-4611-A0FB-E1ADCCB236A9}</b:Guid>
    <b:Title>JMP</b:Title>
    <b:Year>2013</b:Year>
    <b:Author>
      <b:Author>
        <b:Corporate>SAS Institute Inc</b:Corporate>
      </b:Author>
    </b:Author>
    <b:InternetSiteTitle>JMP statistical discovery from SAS</b:InternetSiteTitle>
    <b:Month>April</b:Month>
    <b:Day>1</b:Day>
    <b:URL>http://www.jmp.com/</b:URL>
    <b:YearAccessed>2013</b:YearAccessed>
    <b:MonthAccessed>April</b:MonthAccessed>
    <b:DayAccessed>1</b:DayAccessed>
    <b:Medium>website</b:Medium>
    <b:RefOrder>10</b:RefOrder>
  </b:Source>
  <b:Source>
    <b:Tag>SAS131</b:Tag>
    <b:SourceType>InternetSite</b:SourceType>
    <b:Guid>{76FD9CE6-889F-4480-87A9-C5CEA9A01A96}</b:Guid>
    <b:Author>
      <b:Author>
        <b:Corporate>SAS Institute Inc.</b:Corporate>
      </b:Author>
    </b:Author>
    <b:Title>capabilities index-principal components</b:Title>
    <b:InternetSiteTitle>JMP</b:InternetSiteTitle>
    <b:Year>2013</b:Year>
    <b:Month>April</b:Month>
    <b:Day>1</b:Day>
    <b:URL>http://www.jmp.com/capabilities/Principal_Components.shtml</b:URL>
    <b:YearAccessed>2013</b:YearAccessed>
    <b:MonthAccessed>April</b:MonthAccessed>
    <b:DayAccessed>1</b:DayAccessed>
    <b:Medium>website</b:Medium>
    <b:RefOrder>11</b:RefOrder>
  </b:Source>
  <b:Source>
    <b:Tag>McI07</b:Tag>
    <b:SourceType>ConferenceProceedings</b:SourceType>
    <b:Guid>{31097247-BE2D-4875-94C0-1914E7E2129C}</b:Guid>
    <b:Title>Recent Developments in the MANA Agent-based Model</b:Title>
    <b:Year>2007</b:Year>
    <b:Pages>38-39</b:Pages>
    <b:Author>
      <b:Author>
        <b:NameList>
          <b:Person>
            <b:Last>McIntosh</b:Last>
            <b:First>Gregory</b:First>
            <b:Middle>C.</b:Middle>
          </b:Person>
          <b:Person>
            <b:Last>Galligan</b:Last>
            <b:Middle>P</b:Middle>
            <b:First>David</b:First>
          </b:Person>
          <b:Person>
            <b:Last>Anderson</b:Last>
            <b:Middle>A</b:Middle>
            <b:First>Mark</b:First>
          </b:Person>
          <b:Person>
            <b:Last>Lauren</b:Last>
            <b:Middle>K</b:Middle>
            <b:First>Michael</b:First>
          </b:Person>
        </b:NameList>
      </b:Author>
    </b:Author>
    <b:ConferenceName>Scythe - Workshop 13</b:ConferenceName>
    <b:City>Singapore</b:City>
    <b:Publisher> International Data Farming Community</b:Publisher>
    <b:Medium>PDF</b:Medium>
    <b:YearAccessed>2003</b:YearAccessed>
    <b:MonthAccessed>April</b:MonthAccessed>
    <b:DayAccessed>1</b:DayAccessed>
    <b:URL>http://harvest.nps.edu/scythe/Issue1/scythe_1_1.pdf</b:URL>
    <b:RefOrder>12</b:RefOrder>
  </b:Source>
  <b:Source>
    <b:Tag>Off08</b:Tag>
    <b:SourceType>Report</b:SourceType>
    <b:Guid>{B7653939-4C4B-4E25-B248-62795A84261B}</b:Guid>
    <b:Author>
      <b:Author>
        <b:NameList>
          <b:Person>
            <b:Last>Office of the Deputy Under Secretary of Defense for Acquisition and Technology</b:Last>
            <b:First>Systems</b:First>
            <b:Middle>and Software Engineering</b:Middle>
          </b:Person>
        </b:NameList>
      </b:Author>
    </b:Author>
    <b:Title>Office of the Deputy Under Secretary of Defense for Acquisition and Technology, Systems and Software Engineering. Systems Engineering Guide for Systems of Systems, Version 1.0</b:Title>
    <b:Year>2008</b:Year>
    <b:Publisher>ODUSD(A&amp;T)SSE</b:Publisher>
    <b:City>Washington, DC</b:City>
    <b:RefOrder>16</b:RefOrder>
  </b:Source>
  <b:Source>
    <b:Tag>Ped98</b:Tag>
    <b:SourceType>Report</b:SourceType>
    <b:Guid>{1DA34EAA-5A74-4E90-B029-F25995CDE0CA}</b:Guid>
    <b:Author>
      <b:Author>
        <b:NameList>
          <b:Person>
            <b:Last>Pederson</b:Last>
            <b:First>Robert</b:First>
            <b:Middle>B.</b:Middle>
          </b:Person>
        </b:NameList>
      </b:Author>
    </b:Author>
    <b:Title>A Study of Combined Arms Warfare by Alexander the Great</b:Title>
    <b:Pages>136</b:Pages>
    <b:Year>1998</b:Year>
    <b:City>Fort Leavenworth, KS</b:City>
    <b:Publisher>U.S. Army Command and General Staff College</b:Publisher>
    <b:ThesisType>Thesis</b:ThesisType>
    <b:Medium>PDF</b:Medium>
    <b:YearAccessed>2013</b:YearAccessed>
    <b:MonthAccessed>February</b:MonthAccessed>
    <b:DayAccessed>3</b:DayAccessed>
    <b:URL>http://www.dtic.mil/dtic/tr/fulltext/u2/a350056.pdf</b:URL>
    <b:RefOrder>3</b:RefOrder>
  </b:Source>
</b:Sources>
</file>

<file path=customXml/itemProps1.xml><?xml version="1.0" encoding="utf-8"?>
<ds:datastoreItem xmlns:ds="http://schemas.openxmlformats.org/officeDocument/2006/customXml" ds:itemID="{42D0B246-BD4D-4537-8051-0665114DEC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TotalTime>
  <Pages>64</Pages>
  <Words>10244</Words>
  <Characters>58391</Characters>
  <Application>Microsoft Office Word</Application>
  <DocSecurity>0</DocSecurity>
  <Lines>486</Lines>
  <Paragraphs>136</Paragraphs>
  <ScaleCrop>false</ScaleCrop>
  <HeadingPairs>
    <vt:vector size="2" baseType="variant">
      <vt:variant>
        <vt:lpstr>Title</vt:lpstr>
      </vt:variant>
      <vt:variant>
        <vt:i4>1</vt:i4>
      </vt:variant>
    </vt:vector>
  </HeadingPairs>
  <TitlesOfParts>
    <vt:vector size="1" baseType="lpstr">
      <vt:lpstr>THESIS ORGANIZATION</vt:lpstr>
    </vt:vector>
  </TitlesOfParts>
  <Company>United States Army</Company>
  <LinksUpToDate>false</LinksUpToDate>
  <CharactersWithSpaces>68499</CharactersWithSpaces>
  <SharedDoc>false</SharedDoc>
  <HLinks>
    <vt:vector size="18" baseType="variant">
      <vt:variant>
        <vt:i4>1114165</vt:i4>
      </vt:variant>
      <vt:variant>
        <vt:i4>185</vt:i4>
      </vt:variant>
      <vt:variant>
        <vt:i4>0</vt:i4>
      </vt:variant>
      <vt:variant>
        <vt:i4>5</vt:i4>
      </vt:variant>
      <vt:variant>
        <vt:lpwstr/>
      </vt:variant>
      <vt:variant>
        <vt:lpwstr>_Toc352573357</vt:lpwstr>
      </vt:variant>
      <vt:variant>
        <vt:i4>1114165</vt:i4>
      </vt:variant>
      <vt:variant>
        <vt:i4>179</vt:i4>
      </vt:variant>
      <vt:variant>
        <vt:i4>0</vt:i4>
      </vt:variant>
      <vt:variant>
        <vt:i4>5</vt:i4>
      </vt:variant>
      <vt:variant>
        <vt:lpwstr/>
      </vt:variant>
      <vt:variant>
        <vt:lpwstr>_Toc352573356</vt:lpwstr>
      </vt:variant>
      <vt:variant>
        <vt:i4>1114165</vt:i4>
      </vt:variant>
      <vt:variant>
        <vt:i4>173</vt:i4>
      </vt:variant>
      <vt:variant>
        <vt:i4>0</vt:i4>
      </vt:variant>
      <vt:variant>
        <vt:i4>5</vt:i4>
      </vt:variant>
      <vt:variant>
        <vt:lpwstr/>
      </vt:variant>
      <vt:variant>
        <vt:lpwstr>_Toc352573355</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THESIS ORGANIZATION</dc:title>
  <dc:creator>Elane</dc:creator>
  <cp:lastModifiedBy>Steve Mazza</cp:lastModifiedBy>
  <cp:revision>5</cp:revision>
  <cp:lastPrinted>2003-05-06T18:59:00Z</cp:lastPrinted>
  <dcterms:created xsi:type="dcterms:W3CDTF">2013-04-08T12:10:00Z</dcterms:created>
  <dcterms:modified xsi:type="dcterms:W3CDTF">2013-04-08T12:26:00Z</dcterms:modified>
</cp:coreProperties>
</file>