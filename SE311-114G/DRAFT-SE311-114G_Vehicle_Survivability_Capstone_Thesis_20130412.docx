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6D6C57" w:rsidRDefault="000452ED">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6D6C57" w:rsidRPr="00040711">
        <w:rPr>
          <w:caps w:val="0"/>
        </w:rPr>
        <w:t>I.</w:t>
      </w:r>
      <w:r w:rsidR="006D6C57">
        <w:rPr>
          <w:rFonts w:asciiTheme="minorHAnsi" w:eastAsiaTheme="minorEastAsia" w:hAnsiTheme="minorHAnsi" w:cstheme="minorBidi"/>
          <w:b w:val="0"/>
          <w:caps w:val="0"/>
          <w:color w:val="auto"/>
          <w:sz w:val="22"/>
          <w:szCs w:val="22"/>
          <w:lang w:eastAsia="en-US"/>
        </w:rPr>
        <w:tab/>
      </w:r>
      <w:r w:rsidR="006D6C57" w:rsidRPr="00040711">
        <w:rPr>
          <w:caps w:val="0"/>
        </w:rPr>
        <w:t>INTRODUCTION</w:t>
      </w:r>
      <w:r w:rsidR="006D6C57">
        <w:tab/>
      </w:r>
      <w:r>
        <w:fldChar w:fldCharType="begin"/>
      </w:r>
      <w:r w:rsidR="006D6C57">
        <w:instrText xml:space="preserve"> PAGEREF _Toc353558121 \h </w:instrText>
      </w:r>
      <w:r>
        <w:fldChar w:fldCharType="separate"/>
      </w:r>
      <w:r w:rsidR="006D6C57">
        <w:t>1</w:t>
      </w:r>
      <w:r>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0452ED">
        <w:fldChar w:fldCharType="begin"/>
      </w:r>
      <w:r>
        <w:instrText xml:space="preserve"> PAGEREF _Toc353558122 \h </w:instrText>
      </w:r>
      <w:r w:rsidR="000452ED">
        <w:fldChar w:fldCharType="separate"/>
      </w:r>
      <w:r>
        <w:t>3</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0452ED">
        <w:fldChar w:fldCharType="begin"/>
      </w:r>
      <w:r>
        <w:instrText xml:space="preserve"> PAGEREF _Toc353558123 \h </w:instrText>
      </w:r>
      <w:r w:rsidR="000452ED">
        <w:fldChar w:fldCharType="separate"/>
      </w:r>
      <w:r>
        <w:t>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0452ED">
        <w:fldChar w:fldCharType="begin"/>
      </w:r>
      <w:r>
        <w:instrText xml:space="preserve"> PAGEREF _Toc353558124 \h </w:instrText>
      </w:r>
      <w:r w:rsidR="000452ED">
        <w:fldChar w:fldCharType="separate"/>
      </w:r>
      <w:r>
        <w:t>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0452ED">
        <w:fldChar w:fldCharType="begin"/>
      </w:r>
      <w:r>
        <w:instrText xml:space="preserve"> PAGEREF _Toc353558125 \h </w:instrText>
      </w:r>
      <w:r w:rsidR="000452ED">
        <w:fldChar w:fldCharType="separate"/>
      </w:r>
      <w:r>
        <w:t>5</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0452ED">
        <w:fldChar w:fldCharType="begin"/>
      </w:r>
      <w:r>
        <w:instrText xml:space="preserve"> PAGEREF _Toc353558126 \h </w:instrText>
      </w:r>
      <w:r w:rsidR="000452ED">
        <w:fldChar w:fldCharType="separate"/>
      </w:r>
      <w:r>
        <w:t>6</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0452ED">
        <w:fldChar w:fldCharType="begin"/>
      </w:r>
      <w:r>
        <w:instrText xml:space="preserve"> PAGEREF _Toc353558127 \h </w:instrText>
      </w:r>
      <w:r w:rsidR="000452ED">
        <w:fldChar w:fldCharType="separate"/>
      </w:r>
      <w:r>
        <w:t>7</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0452ED">
        <w:fldChar w:fldCharType="begin"/>
      </w:r>
      <w:r>
        <w:instrText xml:space="preserve"> PAGEREF _Toc353558128 \h </w:instrText>
      </w:r>
      <w:r w:rsidR="000452ED">
        <w:fldChar w:fldCharType="separate"/>
      </w:r>
      <w:r>
        <w:t>8</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0452ED">
        <w:fldChar w:fldCharType="begin"/>
      </w:r>
      <w:r>
        <w:instrText xml:space="preserve"> PAGEREF _Toc353558129 \h </w:instrText>
      </w:r>
      <w:r w:rsidR="000452ED">
        <w:fldChar w:fldCharType="separate"/>
      </w:r>
      <w:r>
        <w:t>10</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Identification of Stakeholders</w:t>
      </w:r>
      <w:r>
        <w:tab/>
      </w:r>
      <w:r w:rsidR="000452ED">
        <w:fldChar w:fldCharType="begin"/>
      </w:r>
      <w:r>
        <w:instrText xml:space="preserve"> PAGEREF _Toc353558130 \h </w:instrText>
      </w:r>
      <w:r w:rsidR="000452ED">
        <w:fldChar w:fldCharType="separate"/>
      </w:r>
      <w:r>
        <w:t>12</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1. </w:t>
      </w:r>
      <w:r>
        <w:rPr>
          <w:rFonts w:asciiTheme="minorHAnsi" w:eastAsiaTheme="minorEastAsia" w:hAnsiTheme="minorHAnsi" w:cstheme="minorBidi"/>
          <w:b w:val="0"/>
          <w:color w:val="auto"/>
          <w:sz w:val="22"/>
          <w:szCs w:val="22"/>
          <w:lang w:eastAsia="en-US"/>
        </w:rPr>
        <w:tab/>
      </w:r>
      <w:r>
        <w:t>Stakeholder Identification</w:t>
      </w:r>
      <w:r>
        <w:tab/>
      </w:r>
      <w:r w:rsidR="000452ED">
        <w:fldChar w:fldCharType="begin"/>
      </w:r>
      <w:r>
        <w:instrText xml:space="preserve"> PAGEREF _Toc353558131 \h </w:instrText>
      </w:r>
      <w:r w:rsidR="000452ED">
        <w:fldChar w:fldCharType="separate"/>
      </w:r>
      <w:r>
        <w:t>12</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Stakeholder Analysis</w:t>
      </w:r>
      <w:r>
        <w:tab/>
      </w:r>
      <w:r w:rsidR="000452ED">
        <w:fldChar w:fldCharType="begin"/>
      </w:r>
      <w:r>
        <w:instrText xml:space="preserve"> PAGEREF _Toc353558132 \h </w:instrText>
      </w:r>
      <w:r w:rsidR="000452ED">
        <w:fldChar w:fldCharType="separate"/>
      </w:r>
      <w:r>
        <w:t>13</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Capability needs statement</w:t>
      </w:r>
      <w:r>
        <w:tab/>
      </w:r>
      <w:r w:rsidR="000452ED">
        <w:fldChar w:fldCharType="begin"/>
      </w:r>
      <w:r>
        <w:instrText xml:space="preserve"> PAGEREF _Toc353558133 \h </w:instrText>
      </w:r>
      <w:r w:rsidR="000452ED">
        <w:fldChar w:fldCharType="separate"/>
      </w:r>
      <w:r>
        <w:t>14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0452ED">
        <w:fldChar w:fldCharType="begin"/>
      </w:r>
      <w:r>
        <w:instrText xml:space="preserve"> PAGEREF _Toc353558134 \h </w:instrText>
      </w:r>
      <w:r w:rsidR="000452ED">
        <w:fldChar w:fldCharType="separate"/>
      </w:r>
      <w:r>
        <w:t>14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0452ED">
        <w:fldChar w:fldCharType="begin"/>
      </w:r>
      <w:r>
        <w:instrText xml:space="preserve"> PAGEREF _Toc353558135 \h </w:instrText>
      </w:r>
      <w:r w:rsidR="000452ED">
        <w:fldChar w:fldCharType="separate"/>
      </w:r>
      <w:r>
        <w:t>15</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0452ED">
        <w:fldChar w:fldCharType="begin"/>
      </w:r>
      <w:r>
        <w:instrText xml:space="preserve"> PAGEREF _Toc353558136 \h </w:instrText>
      </w:r>
      <w:r w:rsidR="000452ED">
        <w:fldChar w:fldCharType="separate"/>
      </w:r>
      <w:r>
        <w:t>16</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0452ED">
        <w:fldChar w:fldCharType="begin"/>
      </w:r>
      <w:r>
        <w:instrText xml:space="preserve"> PAGEREF _Toc353558137 \h </w:instrText>
      </w:r>
      <w:r w:rsidR="000452ED">
        <w:fldChar w:fldCharType="separate"/>
      </w:r>
      <w:r>
        <w:t>17</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0452ED">
        <w:fldChar w:fldCharType="begin"/>
      </w:r>
      <w:r>
        <w:instrText xml:space="preserve"> PAGEREF _Toc353558138 \h </w:instrText>
      </w:r>
      <w:r w:rsidR="000452ED">
        <w:fldChar w:fldCharType="separate"/>
      </w:r>
      <w:r>
        <w:t>17</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0452ED">
        <w:fldChar w:fldCharType="begin"/>
      </w:r>
      <w:r>
        <w:instrText xml:space="preserve"> PAGEREF _Toc353558139 \h </w:instrText>
      </w:r>
      <w:r w:rsidR="000452ED">
        <w:fldChar w:fldCharType="separate"/>
      </w:r>
      <w:r>
        <w:t>18</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0452ED">
        <w:fldChar w:fldCharType="begin"/>
      </w:r>
      <w:r>
        <w:instrText xml:space="preserve"> PAGEREF _Toc353558140 \h </w:instrText>
      </w:r>
      <w:r w:rsidR="000452ED">
        <w:fldChar w:fldCharType="separate"/>
      </w:r>
      <w:r>
        <w:t>20</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0452ED">
        <w:fldChar w:fldCharType="begin"/>
      </w:r>
      <w:r>
        <w:instrText xml:space="preserve"> PAGEREF _Toc353558141 \h </w:instrText>
      </w:r>
      <w:r w:rsidR="000452ED">
        <w:fldChar w:fldCharType="separate"/>
      </w:r>
      <w:r>
        <w:t>22</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0452ED">
        <w:fldChar w:fldCharType="begin"/>
      </w:r>
      <w:r>
        <w:instrText xml:space="preserve"> PAGEREF _Toc353558142 \h </w:instrText>
      </w:r>
      <w:r w:rsidR="000452ED">
        <w:fldChar w:fldCharType="separate"/>
      </w:r>
      <w:r>
        <w:t>25</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0452ED">
        <w:fldChar w:fldCharType="begin"/>
      </w:r>
      <w:r>
        <w:instrText xml:space="preserve"> PAGEREF _Toc353558143 \h </w:instrText>
      </w:r>
      <w:r w:rsidR="000452ED">
        <w:fldChar w:fldCharType="separate"/>
      </w:r>
      <w:r>
        <w:t>25</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V.</w:t>
      </w:r>
      <w:r>
        <w:rPr>
          <w:rFonts w:asciiTheme="minorHAnsi" w:eastAsiaTheme="minorEastAsia" w:hAnsiTheme="minorHAnsi" w:cstheme="minorBidi"/>
          <w:b w:val="0"/>
          <w:caps w:val="0"/>
          <w:color w:val="auto"/>
          <w:sz w:val="22"/>
          <w:szCs w:val="22"/>
          <w:lang w:eastAsia="en-US"/>
        </w:rPr>
        <w:tab/>
      </w:r>
      <w:r w:rsidRPr="00040711">
        <w:rPr>
          <w:highlight w:val="red"/>
        </w:rPr>
        <w:t xml:space="preserve"> Systems Analysis</w:t>
      </w:r>
      <w:r>
        <w:tab/>
      </w:r>
      <w:r w:rsidR="000452ED">
        <w:fldChar w:fldCharType="begin"/>
      </w:r>
      <w:r>
        <w:instrText xml:space="preserve"> PAGEREF _Toc353558144 \h </w:instrText>
      </w:r>
      <w:r w:rsidR="000452ED">
        <w:fldChar w:fldCharType="separate"/>
      </w:r>
      <w:r>
        <w:t>27</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 </w:t>
      </w:r>
      <w:r>
        <w:rPr>
          <w:rFonts w:asciiTheme="minorHAnsi" w:eastAsiaTheme="minorEastAsia" w:hAnsiTheme="minorHAnsi" w:cstheme="minorBidi"/>
          <w:b w:val="0"/>
          <w:caps w:val="0"/>
          <w:color w:val="auto"/>
          <w:sz w:val="22"/>
          <w:szCs w:val="22"/>
          <w:lang w:eastAsia="en-US"/>
        </w:rPr>
        <w:tab/>
      </w:r>
      <w:r w:rsidRPr="00040711">
        <w:rPr>
          <w:highlight w:val="red"/>
        </w:rPr>
        <w:t>Model Development</w:t>
      </w:r>
      <w:r>
        <w:tab/>
      </w:r>
      <w:r w:rsidR="000452ED">
        <w:fldChar w:fldCharType="begin"/>
      </w:r>
      <w:r>
        <w:instrText xml:space="preserve"> PAGEREF _Toc353558145 \h </w:instrText>
      </w:r>
      <w:r w:rsidR="000452ED">
        <w:fldChar w:fldCharType="separate"/>
      </w:r>
      <w:r>
        <w:t>28</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VII. </w:t>
      </w:r>
      <w:r>
        <w:rPr>
          <w:rFonts w:asciiTheme="minorHAnsi" w:eastAsiaTheme="minorEastAsia" w:hAnsiTheme="minorHAnsi" w:cstheme="minorBidi"/>
          <w:b w:val="0"/>
          <w:caps w:val="0"/>
          <w:color w:val="auto"/>
          <w:sz w:val="22"/>
          <w:szCs w:val="22"/>
          <w:lang w:eastAsia="en-US"/>
        </w:rPr>
        <w:tab/>
      </w:r>
      <w:r w:rsidRPr="00040711">
        <w:rPr>
          <w:highlight w:val="red"/>
        </w:rPr>
        <w:t>Model Execution</w:t>
      </w:r>
      <w:r>
        <w:tab/>
      </w:r>
      <w:r w:rsidR="000452ED">
        <w:fldChar w:fldCharType="begin"/>
      </w:r>
      <w:r>
        <w:instrText xml:space="preserve"> PAGEREF _Toc353558146 \h </w:instrText>
      </w:r>
      <w:r w:rsidR="000452ED">
        <w:fldChar w:fldCharType="separate"/>
      </w:r>
      <w:r>
        <w:t>29</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0452ED">
        <w:fldChar w:fldCharType="begin"/>
      </w:r>
      <w:r>
        <w:instrText xml:space="preserve"> PAGEREF _Toc353558147 \h </w:instrText>
      </w:r>
      <w:r w:rsidR="000452ED">
        <w:fldChar w:fldCharType="separate"/>
      </w:r>
      <w:r>
        <w:t>29</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Modeling and Simulation</w:t>
      </w:r>
      <w:r>
        <w:tab/>
      </w:r>
      <w:r w:rsidR="000452ED">
        <w:fldChar w:fldCharType="begin"/>
      </w:r>
      <w:r>
        <w:instrText xml:space="preserve"> PAGEREF _Toc353558148 \h </w:instrText>
      </w:r>
      <w:r w:rsidR="000452ED">
        <w:fldChar w:fldCharType="separate"/>
      </w:r>
      <w:r>
        <w:t>31</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 xml:space="preserve"> Design of Experiments Planning</w:t>
      </w:r>
      <w:r>
        <w:tab/>
      </w:r>
      <w:r w:rsidR="000452ED">
        <w:fldChar w:fldCharType="begin"/>
      </w:r>
      <w:r>
        <w:instrText xml:space="preserve"> PAGEREF _Toc353558149 \h </w:instrText>
      </w:r>
      <w:r w:rsidR="000452ED">
        <w:fldChar w:fldCharType="separate"/>
      </w:r>
      <w:r>
        <w:t>31</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Model Data References and Definitions</w:t>
      </w:r>
      <w:r>
        <w:tab/>
      </w:r>
      <w:r w:rsidR="000452ED">
        <w:fldChar w:fldCharType="begin"/>
      </w:r>
      <w:r>
        <w:instrText xml:space="preserve"> PAGEREF _Toc353558150 \h </w:instrText>
      </w:r>
      <w:r w:rsidR="000452ED">
        <w:fldChar w:fldCharType="separate"/>
      </w:r>
      <w:r>
        <w:t>31</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Factor Levels and Probability Distributions</w:t>
      </w:r>
      <w:r>
        <w:tab/>
      </w:r>
      <w:r w:rsidR="000452ED">
        <w:fldChar w:fldCharType="begin"/>
      </w:r>
      <w:r>
        <w:instrText xml:space="preserve"> PAGEREF _Toc353558151 \h </w:instrText>
      </w:r>
      <w:r w:rsidR="000452ED">
        <w:fldChar w:fldCharType="separate"/>
      </w:r>
      <w:r>
        <w:t>31</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Probability Model</w:t>
      </w:r>
      <w:r>
        <w:tab/>
      </w:r>
      <w:r w:rsidR="000452ED">
        <w:fldChar w:fldCharType="begin"/>
      </w:r>
      <w:r>
        <w:instrText xml:space="preserve"> PAGEREF _Toc353558152 \h </w:instrText>
      </w:r>
      <w:r w:rsidR="000452ED">
        <w:fldChar w:fldCharType="separate"/>
      </w:r>
      <w:r>
        <w:t>31</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Factorial Design</w:t>
      </w:r>
      <w:r>
        <w:tab/>
      </w:r>
      <w:r w:rsidR="000452ED">
        <w:fldChar w:fldCharType="begin"/>
      </w:r>
      <w:r>
        <w:instrText xml:space="preserve"> PAGEREF _Toc353558153 \h </w:instrText>
      </w:r>
      <w:r w:rsidR="000452ED">
        <w:fldChar w:fldCharType="separate"/>
      </w:r>
      <w:r>
        <w:t>31</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e.</w:t>
      </w:r>
      <w:r>
        <w:rPr>
          <w:rFonts w:asciiTheme="minorHAnsi" w:eastAsiaTheme="minorEastAsia" w:hAnsiTheme="minorHAnsi" w:cstheme="minorBidi"/>
          <w:b w:val="0"/>
          <w:i w:val="0"/>
          <w:color w:val="auto"/>
          <w:sz w:val="22"/>
          <w:szCs w:val="22"/>
          <w:lang w:eastAsia="en-US"/>
        </w:rPr>
        <w:tab/>
      </w:r>
      <w:r>
        <w:t>OMOE for Cost As Independent Variable</w:t>
      </w:r>
      <w:r>
        <w:tab/>
      </w:r>
      <w:r w:rsidR="000452ED">
        <w:fldChar w:fldCharType="begin"/>
      </w:r>
      <w:r>
        <w:instrText xml:space="preserve"> PAGEREF _Toc353558154 \h </w:instrText>
      </w:r>
      <w:r w:rsidR="000452ED">
        <w:fldChar w:fldCharType="separate"/>
      </w:r>
      <w:r>
        <w:t>31</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Simulations</w:t>
      </w:r>
      <w:r>
        <w:tab/>
      </w:r>
      <w:r w:rsidR="000452ED">
        <w:fldChar w:fldCharType="begin"/>
      </w:r>
      <w:r>
        <w:instrText xml:space="preserve"> PAGEREF _Toc353558155 \h </w:instrText>
      </w:r>
      <w:r w:rsidR="000452ED">
        <w:fldChar w:fldCharType="separate"/>
      </w:r>
      <w:r>
        <w:t>31</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 and Process</w:t>
      </w:r>
      <w:r>
        <w:tab/>
      </w:r>
      <w:r w:rsidR="000452ED">
        <w:fldChar w:fldCharType="begin"/>
      </w:r>
      <w:r>
        <w:instrText xml:space="preserve"> PAGEREF _Toc353558156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0452ED">
        <w:fldChar w:fldCharType="begin"/>
      </w:r>
      <w:r>
        <w:instrText xml:space="preserve"> PAGEREF _Toc353558157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0452ED">
        <w:fldChar w:fldCharType="begin"/>
      </w:r>
      <w:r>
        <w:instrText xml:space="preserve"> PAGEREF _Toc353558158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0452ED">
        <w:fldChar w:fldCharType="begin"/>
      </w:r>
      <w:r>
        <w:instrText xml:space="preserve"> PAGEREF _Toc353558159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lastRenderedPageBreak/>
        <w:t>d.</w:t>
      </w:r>
      <w:r>
        <w:rPr>
          <w:rFonts w:asciiTheme="minorHAnsi" w:eastAsiaTheme="minorEastAsia" w:hAnsiTheme="minorHAnsi" w:cstheme="minorBidi"/>
          <w:b w:val="0"/>
          <w:i w:val="0"/>
          <w:color w:val="auto"/>
          <w:sz w:val="22"/>
          <w:szCs w:val="22"/>
          <w:lang w:eastAsia="en-US"/>
        </w:rPr>
        <w:tab/>
      </w:r>
      <w:r>
        <w:t>Resources</w:t>
      </w:r>
      <w:r>
        <w:tab/>
      </w:r>
      <w:r w:rsidR="000452ED">
        <w:fldChar w:fldCharType="begin"/>
      </w:r>
      <w:r>
        <w:instrText xml:space="preserve"> PAGEREF _Toc353558160 \h </w:instrText>
      </w:r>
      <w:r w:rsidR="000452ED">
        <w:fldChar w:fldCharType="separate"/>
      </w:r>
      <w:r>
        <w:t>32</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2. </w:t>
      </w:r>
      <w:r>
        <w:rPr>
          <w:rFonts w:asciiTheme="minorHAnsi" w:eastAsiaTheme="minorEastAsia" w:hAnsiTheme="minorHAnsi" w:cstheme="minorBidi"/>
          <w:b w:val="0"/>
          <w:color w:val="auto"/>
          <w:sz w:val="22"/>
          <w:szCs w:val="22"/>
          <w:lang w:eastAsia="en-US"/>
        </w:rPr>
        <w:tab/>
      </w:r>
      <w:r>
        <w:t>Variables and Factors.</w:t>
      </w:r>
      <w:r>
        <w:tab/>
      </w:r>
      <w:r w:rsidR="000452ED">
        <w:fldChar w:fldCharType="begin"/>
      </w:r>
      <w:r>
        <w:instrText xml:space="preserve"> PAGEREF _Toc353558161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0452ED">
        <w:fldChar w:fldCharType="begin"/>
      </w:r>
      <w:r>
        <w:instrText xml:space="preserve"> PAGEREF _Toc353558162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0452ED">
        <w:fldChar w:fldCharType="begin"/>
      </w:r>
      <w:r>
        <w:instrText xml:space="preserve"> PAGEREF _Toc353558163 \h </w:instrText>
      </w:r>
      <w:r w:rsidR="000452ED">
        <w:fldChar w:fldCharType="separate"/>
      </w:r>
      <w:r>
        <w:t>32</w:t>
      </w:r>
      <w:r w:rsidR="000452ED">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0452ED">
        <w:fldChar w:fldCharType="begin"/>
      </w:r>
      <w:r>
        <w:instrText xml:space="preserve"> PAGEREF _Toc353558164 \h </w:instrText>
      </w:r>
      <w:r w:rsidR="000452ED">
        <w:fldChar w:fldCharType="separate"/>
      </w:r>
      <w:r>
        <w:t>32</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3. </w:t>
      </w:r>
      <w:r>
        <w:rPr>
          <w:rFonts w:asciiTheme="minorHAnsi" w:eastAsiaTheme="minorEastAsia" w:hAnsiTheme="minorHAnsi" w:cstheme="minorBidi"/>
          <w:b w:val="0"/>
          <w:color w:val="auto"/>
          <w:sz w:val="22"/>
          <w:szCs w:val="22"/>
          <w:lang w:eastAsia="en-US"/>
        </w:rPr>
        <w:tab/>
      </w:r>
      <w:r>
        <w:t>Factors not considered</w:t>
      </w:r>
      <w:r>
        <w:tab/>
      </w:r>
      <w:r w:rsidR="000452ED">
        <w:fldChar w:fldCharType="begin"/>
      </w:r>
      <w:r>
        <w:instrText xml:space="preserve"> PAGEREF _Toc353558165 \h </w:instrText>
      </w:r>
      <w:r w:rsidR="000452ED">
        <w:fldChar w:fldCharType="separate"/>
      </w:r>
      <w:r>
        <w:t>32</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0452ED">
        <w:fldChar w:fldCharType="begin"/>
      </w:r>
      <w:r>
        <w:instrText xml:space="preserve"> PAGEREF _Toc353558166 \h </w:instrText>
      </w:r>
      <w:r w:rsidR="000452ED">
        <w:fldChar w:fldCharType="separate"/>
      </w:r>
      <w:r>
        <w:t>33</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0452ED">
        <w:fldChar w:fldCharType="begin"/>
      </w:r>
      <w:r>
        <w:instrText xml:space="preserve"> PAGEREF _Toc353558167 \h </w:instrText>
      </w:r>
      <w:r w:rsidR="000452ED">
        <w:fldChar w:fldCharType="separate"/>
      </w:r>
      <w:r>
        <w:t>33</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0452ED">
        <w:fldChar w:fldCharType="begin"/>
      </w:r>
      <w:r>
        <w:instrText xml:space="preserve"> PAGEREF _Toc353558168 \h </w:instrText>
      </w:r>
      <w:r w:rsidR="000452ED">
        <w:fldChar w:fldCharType="separate"/>
      </w:r>
      <w:r>
        <w:t>33</w:t>
      </w:r>
      <w:r w:rsidR="000452ED">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0452ED">
        <w:fldChar w:fldCharType="begin"/>
      </w:r>
      <w:r>
        <w:instrText xml:space="preserve"> PAGEREF _Toc353558169 \h </w:instrText>
      </w:r>
      <w:r w:rsidR="000452ED">
        <w:fldChar w:fldCharType="separate"/>
      </w:r>
      <w:r>
        <w:t>33</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0452ED">
        <w:fldChar w:fldCharType="begin"/>
      </w:r>
      <w:r>
        <w:instrText xml:space="preserve"> PAGEREF _Toc353558170 \h </w:instrText>
      </w:r>
      <w:r w:rsidR="000452ED">
        <w:fldChar w:fldCharType="separate"/>
      </w:r>
      <w:r>
        <w:t>34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0452ED">
        <w:fldChar w:fldCharType="begin"/>
      </w:r>
      <w:r>
        <w:instrText xml:space="preserve"> PAGEREF _Toc353558171 \h </w:instrText>
      </w:r>
      <w:r w:rsidR="000452ED">
        <w:fldChar w:fldCharType="separate"/>
      </w:r>
      <w:r>
        <w:t>34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0452ED">
        <w:fldChar w:fldCharType="begin"/>
      </w:r>
      <w:r>
        <w:instrText xml:space="preserve"> PAGEREF _Toc353558172 \h </w:instrText>
      </w:r>
      <w:r w:rsidR="000452ED">
        <w:fldChar w:fldCharType="separate"/>
      </w:r>
      <w:r>
        <w:t>34</w:t>
      </w:r>
      <w:r w:rsidR="000452ED">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0452ED">
        <w:fldChar w:fldCharType="begin"/>
      </w:r>
      <w:r>
        <w:instrText xml:space="preserve"> PAGEREF _Toc353558173 \h </w:instrText>
      </w:r>
      <w:r w:rsidR="000452ED">
        <w:fldChar w:fldCharType="separate"/>
      </w:r>
      <w:r>
        <w:t>34</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0452ED">
        <w:fldChar w:fldCharType="begin"/>
      </w:r>
      <w:r>
        <w:instrText xml:space="preserve"> PAGEREF _Toc353558174 \h </w:instrText>
      </w:r>
      <w:r w:rsidR="000452ED">
        <w:fldChar w:fldCharType="separate"/>
      </w:r>
      <w:r>
        <w:t>35</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0452ED">
        <w:fldChar w:fldCharType="begin"/>
      </w:r>
      <w:r>
        <w:instrText xml:space="preserve"> PAGEREF _Toc353558175 \h </w:instrText>
      </w:r>
      <w:r w:rsidR="000452ED">
        <w:fldChar w:fldCharType="separate"/>
      </w:r>
      <w:r>
        <w:t>36</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LIST OF REFERENCES</w:t>
      </w:r>
      <w:r>
        <w:tab/>
      </w:r>
      <w:r w:rsidR="000452ED">
        <w:fldChar w:fldCharType="begin"/>
      </w:r>
      <w:r>
        <w:instrText xml:space="preserve"> PAGEREF _Toc353558176 \h </w:instrText>
      </w:r>
      <w:r w:rsidR="000452ED">
        <w:fldChar w:fldCharType="separate"/>
      </w:r>
      <w:r>
        <w:t>37</w:t>
      </w:r>
      <w:r w:rsidR="000452ED">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INITIAL DISTRIBUTION LIST</w:t>
      </w:r>
      <w:r>
        <w:tab/>
      </w:r>
      <w:r w:rsidR="000452ED">
        <w:fldChar w:fldCharType="begin"/>
      </w:r>
      <w:r>
        <w:instrText xml:space="preserve"> PAGEREF _Toc353558177 \h </w:instrText>
      </w:r>
      <w:r w:rsidR="000452ED">
        <w:fldChar w:fldCharType="separate"/>
      </w:r>
      <w:r>
        <w:t>40</w:t>
      </w:r>
      <w:r w:rsidR="000452ED">
        <w:fldChar w:fldCharType="end"/>
      </w:r>
    </w:p>
    <w:p w:rsidR="00702FBA" w:rsidRDefault="000452ED"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0452ED">
      <w:pPr>
        <w:pStyle w:val="TableofFigures"/>
        <w:rPr>
          <w:rFonts w:ascii="Calibri" w:eastAsia="Times New Roman" w:hAnsi="Calibri"/>
          <w:color w:val="auto"/>
          <w:sz w:val="22"/>
          <w:szCs w:val="22"/>
          <w:lang w:eastAsia="en-US"/>
        </w:rPr>
      </w:pPr>
      <w:r w:rsidRPr="000452ED">
        <w:fldChar w:fldCharType="begin"/>
      </w:r>
      <w:r w:rsidR="005903F9">
        <w:instrText xml:space="preserve"> TOC \h \z \c "Figure" </w:instrText>
      </w:r>
      <w:r w:rsidRPr="000452ED">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0452ED">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0452ED">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0452ED"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0452ED"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0452ED"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0452ED"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r>
        <w:t>Bn</w:t>
      </w:r>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and </w:t>
      </w:r>
      <w:r w:rsidR="00E1250A">
        <w:rPr>
          <w:rFonts w:eastAsia="SymbolMT"/>
          <w:color w:val="auto"/>
          <w:lang w:eastAsia="en-US"/>
        </w:rPr>
        <w:t xml:space="preserve"> toler</w:t>
      </w:r>
      <w:r w:rsidR="005C3925">
        <w:rPr>
          <w:rFonts w:eastAsia="SymbolMT"/>
          <w:color w:val="auto"/>
          <w:lang w:eastAsia="en-US"/>
        </w:rPr>
        <w:t>ance</w:t>
      </w:r>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(MCoE)</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Brigitte Kwinn</w:t>
      </w:r>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120E45">
        <w:rPr>
          <w:rFonts w:ascii="SymbolMT" w:eastAsia="SymbolMT" w:hAnsi="TimesNewRomanPSMT" w:cs="SymbolMT"/>
          <w:color w:val="auto"/>
          <w:lang w:eastAsia="en-US"/>
        </w:rPr>
        <w:t xml:space="preserve">NPS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558121"/>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0452ED">
            <w:rPr>
              <w:sz w:val="23"/>
              <w:szCs w:val="23"/>
            </w:rPr>
            <w:fldChar w:fldCharType="begin"/>
          </w:r>
          <w:r w:rsidR="00D65587">
            <w:rPr>
              <w:noProof/>
              <w:sz w:val="23"/>
              <w:szCs w:val="23"/>
            </w:rPr>
            <w:instrText xml:space="preserve"> CITATION Wil04 \l 1033 </w:instrText>
          </w:r>
          <w:r w:rsidR="000452ED">
            <w:rPr>
              <w:sz w:val="23"/>
              <w:szCs w:val="23"/>
            </w:rPr>
            <w:fldChar w:fldCharType="separate"/>
          </w:r>
          <w:r w:rsidR="000C5539" w:rsidRPr="000C5539">
            <w:rPr>
              <w:noProof/>
              <w:sz w:val="23"/>
              <w:szCs w:val="23"/>
            </w:rPr>
            <w:t>(Cairnes, 2004)</w:t>
          </w:r>
          <w:r w:rsidR="000452ED">
            <w:rPr>
              <w:sz w:val="23"/>
              <w:szCs w:val="23"/>
            </w:rPr>
            <w:fldChar w:fldCharType="end"/>
          </w:r>
        </w:sdtContent>
      </w:sdt>
      <w:r w:rsidR="00120E45" w:rsidRPr="00120E45">
        <w:rPr>
          <w:sz w:val="23"/>
          <w:szCs w:val="23"/>
          <w:highlight w:val="yellow"/>
        </w:rPr>
        <w:t>[NEED Pg#]</w:t>
      </w:r>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0452ED">
            <w:rPr>
              <w:rFonts w:eastAsia="MS PGothic"/>
            </w:rPr>
            <w:fldChar w:fldCharType="begin"/>
          </w:r>
          <w:r w:rsidR="00D65587">
            <w:rPr>
              <w:noProof/>
              <w:szCs w:val="24"/>
            </w:rPr>
            <w:instrText xml:space="preserve"> CITATION Kem12 \l 1033 </w:instrText>
          </w:r>
          <w:r w:rsidR="000452ED">
            <w:rPr>
              <w:rFonts w:eastAsia="MS PGothic"/>
            </w:rPr>
            <w:fldChar w:fldCharType="separate"/>
          </w:r>
          <w:r w:rsidR="000C5539" w:rsidRPr="000C5539">
            <w:rPr>
              <w:noProof/>
              <w:szCs w:val="24"/>
            </w:rPr>
            <w:t>(Kempinski &amp; Murphy, 2012)</w:t>
          </w:r>
          <w:r w:rsidR="000452ED">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0452ED">
            <w:rPr>
              <w:rFonts w:eastAsia="MS PGothic"/>
              <w:szCs w:val="24"/>
            </w:rPr>
            <w:fldChar w:fldCharType="begin"/>
          </w:r>
          <w:r w:rsidR="006E5F2A">
            <w:rPr>
              <w:rFonts w:eastAsia="MS PGothic"/>
              <w:szCs w:val="24"/>
            </w:rPr>
            <w:instrText xml:space="preserve"> CITATION Ped98 \l 1033 </w:instrText>
          </w:r>
          <w:r w:rsidR="000452ED">
            <w:rPr>
              <w:rFonts w:eastAsia="MS PGothic"/>
              <w:szCs w:val="24"/>
            </w:rPr>
            <w:fldChar w:fldCharType="separate"/>
          </w:r>
          <w:r w:rsidR="000C5539">
            <w:rPr>
              <w:rFonts w:eastAsia="MS PGothic"/>
              <w:noProof/>
              <w:szCs w:val="24"/>
            </w:rPr>
            <w:t xml:space="preserve"> </w:t>
          </w:r>
          <w:r w:rsidR="000C5539" w:rsidRPr="000C5539">
            <w:rPr>
              <w:rFonts w:eastAsia="MS PGothic"/>
              <w:noProof/>
              <w:szCs w:val="24"/>
            </w:rPr>
            <w:t>(Pederson, 1998)</w:t>
          </w:r>
          <w:r w:rsidR="000452ED">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0452ED">
            <w:rPr>
              <w:rFonts w:eastAsia="MS PGothic"/>
              <w:szCs w:val="24"/>
            </w:rPr>
            <w:fldChar w:fldCharType="begin"/>
          </w:r>
          <w:r w:rsidR="00D65587">
            <w:rPr>
              <w:rFonts w:eastAsia="MS PGothic"/>
              <w:noProof/>
              <w:szCs w:val="24"/>
            </w:rPr>
            <w:instrText xml:space="preserve"> CITATION Hau02 \l 1033 </w:instrText>
          </w:r>
          <w:r w:rsidR="000452ED">
            <w:rPr>
              <w:rFonts w:eastAsia="MS PGothic"/>
              <w:szCs w:val="24"/>
            </w:rPr>
            <w:fldChar w:fldCharType="separate"/>
          </w:r>
          <w:r w:rsidR="000C5539" w:rsidRPr="000C5539">
            <w:rPr>
              <w:rFonts w:eastAsia="MS PGothic"/>
              <w:noProof/>
              <w:szCs w:val="24"/>
            </w:rPr>
            <w:t>(Haulman, 2002)</w:t>
          </w:r>
          <w:r w:rsidR="000452ED">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7" w:name="_Toc353558122"/>
      <w:r w:rsidRPr="00E26712">
        <w:t>A.</w:t>
      </w:r>
      <w:r w:rsidRPr="00E26712">
        <w:tab/>
        <w:t>BACKGROUND</w:t>
      </w:r>
      <w:bookmarkEnd w:id="17"/>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0452ED">
            <w:rPr>
              <w:rFonts w:eastAsia="MS PGothic"/>
              <w:iCs/>
            </w:rPr>
            <w:fldChar w:fldCharType="begin"/>
          </w:r>
          <w:r w:rsidR="00D65587">
            <w:rPr>
              <w:rFonts w:eastAsia="MS PGothic"/>
              <w:noProof/>
            </w:rPr>
            <w:instrText xml:space="preserve"> CITATION Mai04 \l 1033 </w:instrText>
          </w:r>
          <w:r w:rsidR="000452ED">
            <w:rPr>
              <w:rFonts w:eastAsia="MS PGothic"/>
              <w:iCs/>
            </w:rPr>
            <w:fldChar w:fldCharType="separate"/>
          </w:r>
          <w:r w:rsidR="000C5539" w:rsidRPr="000C5539">
            <w:rPr>
              <w:rFonts w:eastAsia="MS PGothic"/>
              <w:noProof/>
            </w:rPr>
            <w:t>(Mait &amp; Kugler, 2004)</w:t>
          </w:r>
          <w:r w:rsidR="000452ED">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0452ED">
            <w:rPr>
              <w:rFonts w:eastAsia="MS PGothic"/>
              <w:noProof/>
            </w:rPr>
            <w:fldChar w:fldCharType="begin"/>
          </w:r>
          <w:r w:rsidR="003D2CA3">
            <w:rPr>
              <w:rFonts w:eastAsia="MS PGothic"/>
              <w:noProof/>
            </w:rPr>
            <w:instrText xml:space="preserve">CITATION FM300 \l 1033 </w:instrText>
          </w:r>
          <w:r w:rsidR="000452ED">
            <w:rPr>
              <w:rFonts w:eastAsia="MS PGothic"/>
              <w:noProof/>
            </w:rPr>
            <w:fldChar w:fldCharType="separate"/>
          </w:r>
          <w:r w:rsidR="003D2CA3" w:rsidRPr="003D2CA3">
            <w:rPr>
              <w:rFonts w:eastAsia="MS PGothic"/>
              <w:noProof/>
            </w:rPr>
            <w:t>(FM 3-21.31 The Stryker Brigade Combat Team, 2003)</w:t>
          </w:r>
          <w:r w:rsidR="000452ED">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0452ED">
            <w:rPr>
              <w:rFonts w:eastAsia="MS PGothic"/>
              <w:noProof/>
            </w:rPr>
            <w:fldChar w:fldCharType="begin"/>
          </w:r>
          <w:r w:rsidR="00D65587">
            <w:rPr>
              <w:rFonts w:eastAsia="MS PGothic"/>
              <w:noProof/>
            </w:rPr>
            <w:instrText xml:space="preserve"> CITATION Mol09 \l 1033 </w:instrText>
          </w:r>
          <w:r w:rsidR="000452ED">
            <w:rPr>
              <w:rFonts w:eastAsia="MS PGothic"/>
              <w:noProof/>
            </w:rPr>
            <w:fldChar w:fldCharType="separate"/>
          </w:r>
          <w:r w:rsidR="000C5539" w:rsidRPr="000C5539">
            <w:rPr>
              <w:rFonts w:eastAsia="MS PGothic"/>
              <w:noProof/>
            </w:rPr>
            <w:t>(Molitoris &amp; Hicks, 2009)</w:t>
          </w:r>
          <w:r w:rsidR="000452ED">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tailorable formations that are regionally </w:t>
      </w:r>
      <w:r w:rsidR="008026B2" w:rsidRPr="008026B2">
        <w:rPr>
          <w:rFonts w:eastAsia="MS PGothic"/>
          <w:iCs/>
        </w:rPr>
        <w:lastRenderedPageBreak/>
        <w:t>aligned and mission focused 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0452ED">
            <w:rPr>
              <w:rFonts w:eastAsia="MS PGothic"/>
              <w:iCs/>
              <w:noProof/>
            </w:rPr>
            <w:fldChar w:fldCharType="begin"/>
          </w:r>
          <w:r w:rsidR="000C5539">
            <w:rPr>
              <w:rFonts w:eastAsia="MS PGothic"/>
              <w:iCs/>
              <w:noProof/>
            </w:rPr>
            <w:instrText xml:space="preserve">CITATION Dep13 \l 1033 </w:instrText>
          </w:r>
          <w:r w:rsidR="000452ED">
            <w:rPr>
              <w:rFonts w:eastAsia="MS PGothic"/>
              <w:iCs/>
              <w:noProof/>
            </w:rPr>
            <w:fldChar w:fldCharType="separate"/>
          </w:r>
          <w:r w:rsidR="000C5539" w:rsidRPr="000C5539">
            <w:rPr>
              <w:rFonts w:eastAsia="MS PGothic"/>
              <w:noProof/>
            </w:rPr>
            <w:t>(Army Equipment Modernization Strategy, 2013)</w:t>
          </w:r>
          <w:r w:rsidR="000452ED">
            <w:rPr>
              <w:rFonts w:eastAsia="MS PGothic"/>
              <w:iCs/>
              <w:noProof/>
            </w:rPr>
            <w:fldChar w:fldCharType="end"/>
          </w:r>
        </w:sdtContent>
      </w:sdt>
      <w:r w:rsidR="00120E45" w:rsidRPr="00120E45">
        <w:rPr>
          <w:sz w:val="23"/>
          <w:szCs w:val="23"/>
          <w:highlight w:val="yellow"/>
        </w:rPr>
        <w:t>[NEED Pg#]</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18" w:name="_Toc353558123"/>
      <w:r>
        <w:t>B</w:t>
      </w:r>
      <w:r w:rsidRPr="00913AE5">
        <w:t>.</w:t>
      </w:r>
      <w:r w:rsidRPr="00913AE5">
        <w:tab/>
      </w:r>
      <w:r>
        <w:t>PROBLEM STATEMENT</w:t>
      </w:r>
      <w:bookmarkEnd w:id="18"/>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19" w:name="_Toc519588790"/>
      <w:bookmarkStart w:id="20" w:name="_Toc330465425"/>
      <w:bookmarkStart w:id="21" w:name="_Toc353558124"/>
      <w:bookmarkEnd w:id="15"/>
      <w:bookmarkEnd w:id="16"/>
      <w:r>
        <w:t>C</w:t>
      </w:r>
      <w:r w:rsidR="00CC0EFC" w:rsidRPr="00913AE5">
        <w:t>.</w:t>
      </w:r>
      <w:r w:rsidR="00CC0EFC" w:rsidRPr="00913AE5">
        <w:tab/>
      </w:r>
      <w:bookmarkEnd w:id="19"/>
      <w:bookmarkEnd w:id="20"/>
      <w:r>
        <w:t xml:space="preserve">RESEARCH </w:t>
      </w:r>
      <w:r w:rsidR="00101B38">
        <w:t>QUESTIONS</w:t>
      </w:r>
      <w:bookmarkEnd w:id="21"/>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has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parameters on the statistical operational performance of the organization’s missions are</w:t>
      </w:r>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2"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3" w:name="_Toc353558125"/>
      <w:r>
        <w:lastRenderedPageBreak/>
        <w:t>D</w:t>
      </w:r>
      <w:r w:rsidR="001A4227">
        <w:t xml:space="preserve">.  </w:t>
      </w:r>
      <w:bookmarkEnd w:id="22"/>
      <w:r w:rsidR="006D6C57">
        <w:tab/>
      </w:r>
      <w:r>
        <w:t>Problem Space Boundaries</w:t>
      </w:r>
      <w:bookmarkEnd w:id="23"/>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with Ted Maciuba,</w:t>
      </w:r>
      <w:r w:rsidR="0022527F" w:rsidRPr="000B5715">
        <w:t xml:space="preserve"> 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r w:rsidR="00120E45" w:rsidRPr="00120E45">
        <w:rPr>
          <w:sz w:val="23"/>
          <w:szCs w:val="23"/>
          <w:highlight w:val="yellow"/>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4" w:name="OLE_LINK4"/>
      <w:bookmarkStart w:id="25" w:name="OLE_LINK5"/>
      <w:r>
        <w:t>combined arms unit</w:t>
      </w:r>
      <w:bookmarkEnd w:id="24"/>
      <w:bookmarkEnd w:id="25"/>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r>
        <w:t>Treml</w:t>
      </w:r>
      <w:r w:rsidR="00E66209">
        <w:t>’s doctoral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6" w:name="_Toc341180417"/>
      <w:bookmarkStart w:id="27" w:name="_Toc353558126"/>
      <w:bookmarkStart w:id="28" w:name="_Toc341180418"/>
      <w:r>
        <w:t xml:space="preserve">E. </w:t>
      </w:r>
      <w:r>
        <w:tab/>
        <w:t xml:space="preserve">MBSE </w:t>
      </w:r>
      <w:r w:rsidRPr="000B5715">
        <w:t>Methodology</w:t>
      </w:r>
      <w:bookmarkEnd w:id="26"/>
      <w:bookmarkEnd w:id="27"/>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 xml:space="preserve">“the formalized application of modeling to support system requirements, design, analysis, verification and validation activities beginning in the conceptual design phase and continuing throughout development and later life cycle phases.”  </w:t>
      </w:r>
      <w:r w:rsidRPr="003B39C5">
        <w:rPr>
          <w:highlight w:val="yellow"/>
        </w:rPr>
        <w:t>[NEED CITATION]</w:t>
      </w:r>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29" w:name="_Toc353558127"/>
      <w:r>
        <w:t>F.</w:t>
      </w:r>
      <w:bookmarkEnd w:id="28"/>
      <w:r>
        <w:t xml:space="preserve"> </w:t>
      </w:r>
      <w:r>
        <w:tab/>
        <w:t>Related Research</w:t>
      </w:r>
      <w:bookmarkEnd w:id="29"/>
    </w:p>
    <w:p w:rsidR="00101B38" w:rsidRDefault="00251C2F" w:rsidP="00101B38">
      <w:pPr>
        <w:pStyle w:val="2ndOrderPara"/>
        <w:rPr>
          <w:ins w:id="30" w:author="Steve Mazza" w:date="2013-04-15T07:53:00Z"/>
        </w:rPr>
      </w:pPr>
      <w:del w:id="31" w:author="Steve Mazza" w:date="2013-04-15T07:53:00Z">
        <w:r w:rsidDel="00C8298C">
          <w:delText>S</w:delText>
        </w:r>
        <w:r w:rsidR="00101B38" w:rsidRPr="000B5715" w:rsidDel="00C8298C">
          <w:delText xml:space="preserve">urvivability is the key element that the team will be evaluating all parameters </w:delText>
        </w:r>
      </w:del>
    </w:p>
    <w:p w:rsidR="00C8298C" w:rsidRDefault="00C8298C" w:rsidP="00101B38">
      <w:pPr>
        <w:pStyle w:val="2ndOrderPara"/>
        <w:rPr>
          <w:ins w:id="32" w:author="Steve Mazza" w:date="2013-04-15T07:54:00Z"/>
        </w:rPr>
      </w:pPr>
      <w:ins w:id="33" w:author="Steve Mazza" w:date="2013-04-15T07:54:00Z">
        <w:r>
          <w:t>Provide an introduction and brief overview to related research.</w:t>
        </w:r>
      </w:ins>
    </w:p>
    <w:p w:rsidR="007C48DE" w:rsidRDefault="00C8298C">
      <w:pPr>
        <w:pStyle w:val="Heading2"/>
        <w:rPr>
          <w:ins w:id="34" w:author="Steve Mazza" w:date="2013-04-16T15:00:00Z"/>
        </w:rPr>
        <w:pPrChange w:id="35" w:author="Steve Mazza" w:date="2013-04-15T07:55:00Z">
          <w:pPr>
            <w:pStyle w:val="2ndOrderPara"/>
          </w:pPr>
        </w:pPrChange>
      </w:pPr>
      <w:ins w:id="36" w:author="Steve Mazza" w:date="2013-04-15T07:55:00Z">
        <w:r>
          <w:lastRenderedPageBreak/>
          <w:t>WSTAT</w:t>
        </w:r>
      </w:ins>
    </w:p>
    <w:p w:rsidR="007C48DE" w:rsidRDefault="000452ED">
      <w:pPr>
        <w:pStyle w:val="2nd3rdOrderPara"/>
        <w:rPr>
          <w:ins w:id="37" w:author="Steve Mazza" w:date="2013-04-15T07:55:00Z"/>
        </w:rPr>
        <w:pPrChange w:id="38" w:author="Steve Mazza" w:date="2013-04-16T15:10:00Z">
          <w:pPr>
            <w:pStyle w:val="2ndOrderPara"/>
          </w:pPr>
        </w:pPrChange>
      </w:pPr>
      <w:customXmlInsRangeStart w:id="39" w:author="Steve Mazza" w:date="2013-04-16T15:00:00Z"/>
      <w:sdt>
        <w:sdtPr>
          <w:id w:val="303041958"/>
          <w:citation/>
        </w:sdtPr>
        <w:sdtContent>
          <w:customXmlInsRangeEnd w:id="39"/>
          <w:ins w:id="40" w:author="Steve Mazza" w:date="2013-04-16T15:00:00Z">
            <w:r>
              <w:fldChar w:fldCharType="begin"/>
            </w:r>
            <w:r w:rsidR="006D6CBA">
              <w:instrText xml:space="preserve"> CITATION WSTAT \l 1033 </w:instrText>
            </w:r>
          </w:ins>
          <w:r>
            <w:fldChar w:fldCharType="separate"/>
          </w:r>
          <w:ins w:id="41" w:author="Steve Mazza" w:date="2013-04-16T15:00:00Z">
            <w:r w:rsidR="006D6CBA">
              <w:t xml:space="preserve"> (PM-GCV)</w:t>
            </w:r>
            <w:r>
              <w:fldChar w:fldCharType="end"/>
            </w:r>
          </w:ins>
          <w:customXmlInsRangeStart w:id="42" w:author="Steve Mazza" w:date="2013-04-16T15:00:00Z"/>
        </w:sdtContent>
      </w:sdt>
      <w:customXmlInsRangeEnd w:id="42"/>
    </w:p>
    <w:p w:rsidR="007C48DE" w:rsidRDefault="00F57BB4" w:rsidP="004677B5">
      <w:pPr>
        <w:pStyle w:val="Heading2"/>
        <w:rPr>
          <w:ins w:id="43" w:author="Steve Mazza" w:date="2013-04-18T09:24:00Z"/>
        </w:rPr>
        <w:pPrChange w:id="44" w:author="Steve Mazza" w:date="2013-04-18T09:27:00Z">
          <w:pPr>
            <w:pStyle w:val="2ndOrderPara"/>
          </w:pPr>
        </w:pPrChange>
      </w:pPr>
      <w:ins w:id="45" w:author="Steve Mazza" w:date="2013-04-18T07:57:00Z">
        <w:r>
          <w:t>Systm of systems analysis toolset (</w:t>
        </w:r>
      </w:ins>
      <w:ins w:id="46" w:author="Steve Mazza" w:date="2013-04-15T07:55:00Z">
        <w:r w:rsidR="00C8298C">
          <w:t>SoSAT</w:t>
        </w:r>
      </w:ins>
      <w:ins w:id="47" w:author="Steve Mazza" w:date="2013-04-18T07:57:00Z">
        <w:r>
          <w:t>)</w:t>
        </w:r>
      </w:ins>
    </w:p>
    <w:p w:rsidR="004677B5" w:rsidRDefault="004677B5">
      <w:pPr>
        <w:pStyle w:val="2nd3rdOrderPara"/>
        <w:rPr>
          <w:ins w:id="48" w:author="Steve Mazza" w:date="2013-04-18T07:57:00Z"/>
        </w:rPr>
        <w:pPrChange w:id="49" w:author="Steve Mazza" w:date="2013-04-16T15:10:00Z">
          <w:pPr>
            <w:pStyle w:val="2ndOrderPara"/>
          </w:pPr>
        </w:pPrChange>
      </w:pPr>
      <w:ins w:id="50" w:author="Steve Mazza" w:date="2013-04-18T09:24:00Z">
        <w:r>
          <w:t xml:space="preserve">SoSAT suite is a collection of </w:t>
        </w:r>
      </w:ins>
      <w:ins w:id="51" w:author="Steve Mazza" w:date="2013-04-18T10:26:00Z">
        <w:r w:rsidR="00135B2C">
          <w:t xml:space="preserve">advanced </w:t>
        </w:r>
      </w:ins>
      <w:ins w:id="52" w:author="Steve Mazza" w:date="2013-04-18T09:24:00Z">
        <w:r>
          <w:t xml:space="preserve">modeling </w:t>
        </w:r>
      </w:ins>
      <w:ins w:id="53" w:author="Steve Mazza" w:date="2013-04-18T10:26:00Z">
        <w:r w:rsidR="00135B2C">
          <w:t xml:space="preserve">and simulation </w:t>
        </w:r>
      </w:ins>
      <w:ins w:id="54" w:author="Steve Mazza" w:date="2013-04-18T09:24:00Z">
        <w:r>
          <w:t xml:space="preserve">tools aimed at, </w:t>
        </w:r>
      </w:ins>
      <w:ins w:id="55" w:author="Steve Mazza" w:date="2013-04-18T09:26:00Z">
        <w:r>
          <w:t>“</w:t>
        </w:r>
        <w:r>
          <w:t xml:space="preserve">understanding characteristics of large-scale </w:t>
        </w:r>
        <w:r>
          <w:t>interdisciplinary</w:t>
        </w:r>
        <w:r>
          <w:t xml:space="preserve"> problems that involve multiple distributed systems that are embedded in networks at multiple levels and domains.</w:t>
        </w:r>
        <w:r>
          <w:t>”</w:t>
        </w:r>
      </w:ins>
      <w:ins w:id="56" w:author="Steve Mazza" w:date="2013-04-18T09:27:00Z">
        <w:r w:rsidRPr="004677B5">
          <w:t xml:space="preserve"> </w:t>
        </w:r>
      </w:ins>
      <w:customXmlInsRangeStart w:id="57" w:author="Steve Mazza" w:date="2013-04-18T09:27:00Z"/>
      <w:sdt>
        <w:sdtPr>
          <w:id w:val="303041959"/>
          <w:citation/>
        </w:sdtPr>
        <w:sdtContent>
          <w:customXmlInsRangeEnd w:id="57"/>
          <w:ins w:id="58" w:author="Steve Mazza" w:date="2013-04-18T09:27:00Z">
            <w:r>
              <w:fldChar w:fldCharType="begin"/>
            </w:r>
            <w:r>
              <w:instrText xml:space="preserve"> CITATION SoSAT \l 1033 </w:instrText>
            </w:r>
            <w:r>
              <w:fldChar w:fldCharType="separate"/>
            </w:r>
            <w:r>
              <w:t>(Thompson)</w:t>
            </w:r>
            <w:r>
              <w:fldChar w:fldCharType="end"/>
            </w:r>
          </w:ins>
          <w:customXmlInsRangeStart w:id="59" w:author="Steve Mazza" w:date="2013-04-18T09:27:00Z"/>
        </w:sdtContent>
      </w:sdt>
      <w:customXmlInsRangeEnd w:id="59"/>
      <w:ins w:id="60" w:author="Steve Mazza" w:date="2013-04-18T09:27:00Z">
        <w:r w:rsidR="00EE2BCC">
          <w:t xml:space="preserve">  The toolset places a specific emphasis on </w:t>
        </w:r>
      </w:ins>
      <w:ins w:id="61" w:author="Steve Mazza" w:date="2013-04-18T09:29:00Z">
        <w:r w:rsidR="00B37295">
          <w:t xml:space="preserve">repair and </w:t>
        </w:r>
      </w:ins>
      <w:ins w:id="62" w:author="Steve Mazza" w:date="2013-04-18T09:27:00Z">
        <w:r w:rsidR="00EE2BCC">
          <w:t xml:space="preserve">supply chain management and materiel availability in addition to other aspects of complex system of </w:t>
        </w:r>
      </w:ins>
      <w:ins w:id="63" w:author="Steve Mazza" w:date="2013-04-18T09:28:00Z">
        <w:r w:rsidR="00EE2BCC">
          <w:t>systems</w:t>
        </w:r>
        <w:r w:rsidR="00EE2BCC">
          <w:t xml:space="preserve"> modeling</w:t>
        </w:r>
      </w:ins>
      <w:ins w:id="64" w:author="Steve Mazza" w:date="2013-04-18T09:39:00Z">
        <w:r w:rsidR="00135420">
          <w:t xml:space="preserve"> that are common to the other toolsets</w:t>
        </w:r>
      </w:ins>
      <w:ins w:id="65" w:author="Steve Mazza" w:date="2013-04-18T09:28:00Z">
        <w:r w:rsidR="00EE2BCC">
          <w:t>.</w:t>
        </w:r>
      </w:ins>
      <w:ins w:id="66" w:author="Steve Mazza" w:date="2013-04-18T09:30:00Z">
        <w:r w:rsidR="00B37295">
          <w:t xml:space="preserve">  It is also capable of taking into account and providing detailed cost analysis and reporting.</w:t>
        </w:r>
      </w:ins>
    </w:p>
    <w:p w:rsidR="00F57BB4" w:rsidRDefault="00892534">
      <w:pPr>
        <w:pStyle w:val="2nd3rdOrderPara"/>
        <w:rPr>
          <w:ins w:id="67" w:author="Steve Mazza" w:date="2013-04-18T10:26:00Z"/>
        </w:rPr>
        <w:pPrChange w:id="68" w:author="Steve Mazza" w:date="2013-04-16T15:10:00Z">
          <w:pPr>
            <w:pStyle w:val="2ndOrderPara"/>
          </w:pPr>
        </w:pPrChange>
      </w:pPr>
      <w:ins w:id="69" w:author="Steve Mazza" w:date="2013-04-18T08:02:00Z">
        <w:r>
          <w:t>A</w:t>
        </w:r>
      </w:ins>
      <w:ins w:id="70" w:author="Steve Mazza" w:date="2013-04-18T08:04:00Z">
        <w:r>
          <w:t>s a</w:t>
        </w:r>
      </w:ins>
      <w:ins w:id="71" w:author="Steve Mazza" w:date="2013-04-18T08:02:00Z">
        <w:r>
          <w:t>n example</w:t>
        </w:r>
      </w:ins>
      <w:ins w:id="72" w:author="Steve Mazza" w:date="2013-04-18T08:04:00Z">
        <w:r>
          <w:t xml:space="preserve">, </w:t>
        </w:r>
      </w:ins>
      <w:ins w:id="73" w:author="Steve Mazza" w:date="2013-04-18T08:02:00Z">
        <w:r>
          <w:t>SoSAT</w:t>
        </w:r>
      </w:ins>
      <w:ins w:id="74" w:author="Steve Mazza" w:date="2013-04-18T08:04:00Z">
        <w:r>
          <w:t xml:space="preserve"> would be well suited to support the</w:t>
        </w:r>
      </w:ins>
      <w:ins w:id="75" w:author="Steve Mazza" w:date="2013-04-18T08:05:00Z">
        <w:r>
          <w:t xml:space="preserve"> assessment and</w:t>
        </w:r>
      </w:ins>
      <w:ins w:id="76" w:author="Steve Mazza" w:date="2013-04-18T08:04:00Z">
        <w:r>
          <w:t xml:space="preserve"> analysis</w:t>
        </w:r>
      </w:ins>
      <w:ins w:id="77" w:author="Steve Mazza" w:date="2013-04-18T08:05:00Z">
        <w:r>
          <w:t xml:space="preserve"> of the impacts </w:t>
        </w:r>
      </w:ins>
      <w:ins w:id="78" w:author="Steve Mazza" w:date="2013-04-18T08:07:00Z">
        <w:r w:rsidR="002B65BE">
          <w:t>of</w:t>
        </w:r>
      </w:ins>
      <w:ins w:id="79" w:author="Steve Mazza" w:date="2013-04-18T08:05:00Z">
        <w:r>
          <w:t xml:space="preserve"> </w:t>
        </w:r>
      </w:ins>
      <w:ins w:id="80" w:author="Steve Mazza" w:date="2013-04-18T08:06:00Z">
        <w:r>
          <w:t xml:space="preserve">architectural </w:t>
        </w:r>
      </w:ins>
      <w:ins w:id="81" w:author="Steve Mazza" w:date="2013-04-18T08:05:00Z">
        <w:r>
          <w:t xml:space="preserve">changes </w:t>
        </w:r>
      </w:ins>
      <w:ins w:id="82" w:author="Steve Mazza" w:date="2013-04-18T08:07:00Z">
        <w:r w:rsidR="002B65BE">
          <w:t>to a large scale, network enabled, distribute</w:t>
        </w:r>
        <w:r w:rsidR="009C38E4">
          <w:t xml:space="preserve">d system providing insight into performance based logistics analysis and operational </w:t>
        </w:r>
      </w:ins>
      <w:ins w:id="83" w:author="Steve Mazza" w:date="2013-04-18T08:10:00Z">
        <w:r w:rsidR="009C38E4">
          <w:t>availability</w:t>
        </w:r>
      </w:ins>
      <w:ins w:id="84" w:author="Steve Mazza" w:date="2013-04-18T08:07:00Z">
        <w:r w:rsidR="009C38E4">
          <w:t xml:space="preserve"> arising from these changes.</w:t>
        </w:r>
      </w:ins>
      <w:ins w:id="85" w:author="Steve Mazza" w:date="2013-04-18T08:11:00Z">
        <w:r w:rsidR="0099542F">
          <w:t xml:space="preserve">  As with other analysis toolsets, SoSAT facilitates interactive interrogation, allowing engineers to </w:t>
        </w:r>
      </w:ins>
      <w:ins w:id="86" w:author="Steve Mazza" w:date="2013-04-18T08:12:00Z">
        <w:r w:rsidR="00A24C4E">
          <w:t xml:space="preserve">perform and measure trade-offs by constructing </w:t>
        </w:r>
      </w:ins>
      <w:ins w:id="87" w:author="Steve Mazza" w:date="2013-04-18T08:14:00Z">
        <w:r w:rsidR="00A24C4E">
          <w:t xml:space="preserve">and running </w:t>
        </w:r>
      </w:ins>
      <w:ins w:id="88" w:author="Steve Mazza" w:date="2013-04-18T08:12:00Z">
        <w:r w:rsidR="00A24C4E">
          <w:t>models.</w:t>
        </w:r>
      </w:ins>
      <w:ins w:id="89" w:author="Steve Mazza" w:date="2013-04-18T09:40:00Z">
        <w:r w:rsidR="000054CB">
          <w:t xml:space="preserve">  The specific insight that this toolset can provide might include the cost of sustainment activities.</w:t>
        </w:r>
      </w:ins>
    </w:p>
    <w:p w:rsidR="002935D4" w:rsidRDefault="002935D4">
      <w:pPr>
        <w:pStyle w:val="2nd3rdOrderPara"/>
        <w:rPr>
          <w:ins w:id="90" w:author="Steve Mazza" w:date="2013-04-15T07:55:00Z"/>
        </w:rPr>
        <w:pPrChange w:id="91" w:author="Steve Mazza" w:date="2013-04-16T15:10:00Z">
          <w:pPr>
            <w:pStyle w:val="2ndOrderPara"/>
          </w:pPr>
        </w:pPrChange>
      </w:pPr>
      <w:ins w:id="92" w:author="Steve Mazza" w:date="2013-04-18T10:26:00Z">
        <w:r>
          <w:t>In addition</w:t>
        </w:r>
      </w:ins>
      <w:ins w:id="93" w:author="Steve Mazza" w:date="2013-04-18T10:27:00Z">
        <w:r>
          <w:t xml:space="preserve"> to modeling and simulation</w:t>
        </w:r>
      </w:ins>
      <w:ins w:id="94" w:author="Steve Mazza" w:date="2013-04-18T10:26:00Z">
        <w:r>
          <w:t xml:space="preserve">, SoSAT offers </w:t>
        </w:r>
      </w:ins>
      <w:ins w:id="95" w:author="Steve Mazza" w:date="2013-04-18T10:27:00Z">
        <w:r>
          <w:t xml:space="preserve">sophisticated data visualization capabilities allowing its users access to detailed, real-time information at various levels during execution.  This type of detailed analysis facilitates the trade space analysis necessary without </w:t>
        </w:r>
      </w:ins>
      <w:ins w:id="96" w:author="Steve Mazza" w:date="2013-04-18T10:30:00Z">
        <w:r>
          <w:t xml:space="preserve">the need to </w:t>
        </w:r>
      </w:ins>
      <w:ins w:id="97" w:author="Steve Mazza" w:date="2013-04-18T10:27:00Z">
        <w:r>
          <w:t>go outside of the toolset.</w:t>
        </w:r>
      </w:ins>
    </w:p>
    <w:p w:rsidR="007C48DE" w:rsidRDefault="00C8298C">
      <w:pPr>
        <w:pStyle w:val="Heading2"/>
        <w:rPr>
          <w:ins w:id="98" w:author="Steve Mazza" w:date="2013-04-16T15:07:00Z"/>
        </w:rPr>
        <w:pPrChange w:id="99" w:author="Steve Mazza" w:date="2013-04-15T07:55:00Z">
          <w:pPr>
            <w:pStyle w:val="2ndOrderPara"/>
          </w:pPr>
        </w:pPrChange>
      </w:pPr>
      <w:ins w:id="100" w:author="Steve Mazza" w:date="2013-04-15T07:55:00Z">
        <w:r>
          <w:t>CPAT</w:t>
        </w:r>
      </w:ins>
    </w:p>
    <w:p w:rsidR="007C48DE" w:rsidRDefault="000452ED">
      <w:pPr>
        <w:pStyle w:val="2nd3rdOrderPara"/>
        <w:rPr>
          <w:ins w:id="101" w:author="Steve Mazza" w:date="2013-04-15T07:55:00Z"/>
        </w:rPr>
        <w:pPrChange w:id="102" w:author="Steve Mazza" w:date="2013-04-16T15:07:00Z">
          <w:pPr>
            <w:pStyle w:val="2ndOrderPara"/>
          </w:pPr>
        </w:pPrChange>
      </w:pPr>
      <w:customXmlInsRangeStart w:id="103" w:author="Steve Mazza" w:date="2013-04-16T15:10:00Z"/>
      <w:sdt>
        <w:sdtPr>
          <w:id w:val="303041960"/>
          <w:citation/>
        </w:sdtPr>
        <w:sdtContent>
          <w:customXmlInsRangeEnd w:id="103"/>
          <w:ins w:id="104" w:author="Steve Mazza" w:date="2013-04-16T15:10:00Z">
            <w:r>
              <w:fldChar w:fldCharType="begin"/>
            </w:r>
            <w:r w:rsidR="00013873">
              <w:instrText xml:space="preserve"> CITATION CPAT \l 1033 </w:instrText>
            </w:r>
          </w:ins>
          <w:r>
            <w:fldChar w:fldCharType="separate"/>
          </w:r>
          <w:ins w:id="105" w:author="Steve Mazza" w:date="2013-04-16T15:10:00Z">
            <w:r w:rsidR="00013873">
              <w:rPr>
                <w:noProof/>
              </w:rPr>
              <w:t>(Ewing, 2013)</w:t>
            </w:r>
            <w:r>
              <w:fldChar w:fldCharType="end"/>
            </w:r>
          </w:ins>
          <w:customXmlInsRangeStart w:id="106" w:author="Steve Mazza" w:date="2013-04-16T15:10:00Z"/>
        </w:sdtContent>
      </w:sdt>
      <w:customXmlInsRangeEnd w:id="106"/>
    </w:p>
    <w:p w:rsidR="007C48DE" w:rsidRDefault="00C8298C">
      <w:pPr>
        <w:pStyle w:val="Heading2"/>
        <w:pPrChange w:id="107" w:author="Steve Mazza" w:date="2013-04-15T07:55:00Z">
          <w:pPr>
            <w:pStyle w:val="2ndOrderPara"/>
          </w:pPr>
        </w:pPrChange>
      </w:pPr>
      <w:ins w:id="108" w:author="Steve Mazza" w:date="2013-04-15T07:55:00Z">
        <w:r>
          <w:t>Naval Ship Design Dashboard</w:t>
        </w:r>
      </w:ins>
    </w:p>
    <w:p w:rsidR="00AC3234" w:rsidRDefault="00AC3234" w:rsidP="001867F3">
      <w:pPr>
        <w:pStyle w:val="2ndOrderPara"/>
      </w:pPr>
    </w:p>
    <w:p w:rsidR="00FF2B51" w:rsidRDefault="00101B38" w:rsidP="00101B38">
      <w:pPr>
        <w:pStyle w:val="Heading1"/>
      </w:pPr>
      <w:bookmarkStart w:id="109" w:name="_Toc353558128"/>
      <w:r>
        <w:lastRenderedPageBreak/>
        <w:t xml:space="preserve">II. </w:t>
      </w:r>
      <w:r w:rsidR="006D6C57">
        <w:tab/>
      </w:r>
      <w:r w:rsidR="00FF2B51">
        <w:t>Process Development</w:t>
      </w:r>
      <w:bookmarkEnd w:id="109"/>
    </w:p>
    <w:p w:rsidR="005C747E" w:rsidRDefault="00FF2B51" w:rsidP="003F7885">
      <w:pPr>
        <w:spacing w:line="360" w:lineRule="auto"/>
        <w:ind w:firstLine="720"/>
      </w:pPr>
      <w:r>
        <w:t>One of</w:t>
      </w:r>
      <w:r w:rsidRPr="000B5715">
        <w:t xml:space="preserve"> the key deliverables of this project </w:t>
      </w:r>
      <w:r>
        <w:t>is the process</w:t>
      </w:r>
      <w:r w:rsidR="005C747E">
        <w:t xml:space="preserve">. The objective is </w:t>
      </w:r>
      <w:r w:rsidR="00922D39">
        <w:t xml:space="preserve">the </w:t>
      </w:r>
      <w:r w:rsidR="005C747E">
        <w:t xml:space="preserve">development of a </w:t>
      </w:r>
      <w:r w:rsidRPr="000B5715">
        <w:t>repeatable process</w:t>
      </w:r>
      <w:r w:rsidR="005C747E">
        <w:t xml:space="preserve"> </w:t>
      </w:r>
      <w:r w:rsidR="00922D39">
        <w:t xml:space="preserve">that is </w:t>
      </w:r>
      <w:r w:rsidR="005C747E">
        <w:t xml:space="preserve">useful across </w:t>
      </w:r>
      <w:r w:rsidRPr="000B5715">
        <w:t xml:space="preserve">multiple scenarios </w:t>
      </w:r>
      <w:r>
        <w:t xml:space="preserve">and </w:t>
      </w:r>
      <w:r w:rsidRPr="000B5715">
        <w:t>models,</w:t>
      </w:r>
      <w:r>
        <w:t xml:space="preserve"> utilizing different systems and data that can be used to develop</w:t>
      </w:r>
      <w:r w:rsidRPr="000B5715">
        <w:t xml:space="preserve"> reports, simulation data,</w:t>
      </w:r>
      <w:r>
        <w:t xml:space="preserve"> and </w:t>
      </w:r>
      <w:r w:rsidRPr="000B5715">
        <w:t>recommendation</w:t>
      </w:r>
      <w:r>
        <w:t>s</w:t>
      </w:r>
      <w:r w:rsidR="003F7885">
        <w:t>.</w:t>
      </w:r>
      <w:r w:rsidRPr="000B5715">
        <w:t xml:space="preserve"> </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sdt>
        <w:sdtPr>
          <w:id w:val="-1489695448"/>
          <w:citation/>
        </w:sdtPr>
        <w:sdtContent>
          <w:r w:rsidR="000452ED" w:rsidRPr="003A09B6">
            <w:fldChar w:fldCharType="begin"/>
          </w:r>
          <w:r w:rsidR="000C5539">
            <w:instrText xml:space="preserve">CITATION Dir08 \l 1033 </w:instrText>
          </w:r>
          <w:r w:rsidR="000452ED" w:rsidRPr="003A09B6">
            <w:fldChar w:fldCharType="separate"/>
          </w:r>
          <w:r w:rsidR="000C5539">
            <w:rPr>
              <w:noProof/>
            </w:rPr>
            <w:t>(Systems Engineering Guide for Systems of Systems, 2008)</w:t>
          </w:r>
          <w:r w:rsidR="000452ED" w:rsidRPr="003A09B6">
            <w:fldChar w:fldCharType="end"/>
          </w:r>
        </w:sdtContent>
      </w:sdt>
      <w:r w:rsidR="00251C2F">
        <w:rPr>
          <w:sz w:val="23"/>
          <w:szCs w:val="23"/>
        </w:rPr>
        <w:t xml:space="preserve"> </w:t>
      </w:r>
      <w:r w:rsidRPr="003A09B6">
        <w:t>The</w:t>
      </w:r>
      <w:r>
        <w:t xml:space="preserve"> DoD process as seen in </w:t>
      </w:r>
      <w:r w:rsidRPr="004A1754">
        <w:rPr>
          <w:highlight w:val="yellow"/>
        </w:rPr>
        <w:t>Figure X</w:t>
      </w:r>
      <w:r>
        <w:t xml:space="preserve"> revolves around requirements, relationships, and architectures.</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00CD1874" w:rsidRPr="00CD1874">
        <w:t>(</w:t>
      </w:r>
      <w:r w:rsidRPr="003A09B6">
        <w:t xml:space="preserve">from </w:t>
      </w:r>
      <w:sdt>
        <w:sdtPr>
          <w:id w:val="2099048097"/>
          <w:citation/>
        </w:sdtPr>
        <w:sdtContent>
          <w:r w:rsidR="000452ED">
            <w:fldChar w:fldCharType="begin"/>
          </w:r>
          <w:r w:rsidR="000C5539">
            <w:instrText xml:space="preserve">CITATION Dir08 \p 30 \l 1033 </w:instrText>
          </w:r>
          <w:r w:rsidR="000452ED">
            <w:fldChar w:fldCharType="separate"/>
          </w:r>
          <w:r w:rsidR="000C5539">
            <w:rPr>
              <w:noProof/>
            </w:rPr>
            <w:t>(Systems Engineering Guide for Systems of Systems, 2008, p. 30)</w:t>
          </w:r>
          <w:r w:rsidR="000452ED">
            <w:fldChar w:fldCharType="end"/>
          </w:r>
        </w:sdtContent>
      </w:sdt>
    </w:p>
    <w:p w:rsidR="004A1754" w:rsidRDefault="004A1754" w:rsidP="003F7885">
      <w:pPr>
        <w:spacing w:line="360" w:lineRule="auto"/>
        <w:ind w:firstLine="720"/>
      </w:pPr>
    </w:p>
    <w:p w:rsidR="004A1754" w:rsidRDefault="004A1754" w:rsidP="003F7885">
      <w:pPr>
        <w:spacing w:line="360" w:lineRule="auto"/>
        <w:ind w:firstLine="720"/>
      </w:pPr>
      <w:r>
        <w:t>The process developed for this effort</w:t>
      </w:r>
      <w:r w:rsidR="00922D39">
        <w:t>,</w:t>
      </w:r>
      <w:r>
        <w:t xml:space="preserve"> while based</w:t>
      </w:r>
      <w:r w:rsidR="00922D39">
        <w:t xml:space="preserve"> on </w:t>
      </w:r>
      <w:r>
        <w:t>the DoD model provides for</w:t>
      </w:r>
      <w:r w:rsidR="00922D39">
        <w:t xml:space="preserve"> a</w:t>
      </w:r>
      <w:r>
        <w:t xml:space="preserve"> richer environment specific to the problem at hand. </w:t>
      </w:r>
    </w:p>
    <w:p w:rsidR="004A1754" w:rsidRDefault="004A1754" w:rsidP="003F7885">
      <w:pPr>
        <w:spacing w:line="360" w:lineRule="auto"/>
        <w:ind w:firstLine="720"/>
      </w:pPr>
    </w:p>
    <w:p w:rsidR="004A1754" w:rsidRDefault="004A1754" w:rsidP="003F7885">
      <w:pPr>
        <w:spacing w:line="360" w:lineRule="auto"/>
        <w:ind w:firstLine="720"/>
      </w:pPr>
      <w:r w:rsidRPr="004A1754">
        <w:rPr>
          <w:highlight w:val="yellow"/>
        </w:rPr>
        <w:t>[Need to delineate why our model deviates for the DOD model and specifically why it is better for this particular application]</w:t>
      </w:r>
    </w:p>
    <w:p w:rsidR="004A1754" w:rsidRDefault="004A1754" w:rsidP="003F7885">
      <w:pPr>
        <w:spacing w:line="360" w:lineRule="auto"/>
        <w:ind w:firstLine="720"/>
      </w:pPr>
    </w:p>
    <w:p w:rsidR="005C747E" w:rsidRDefault="005C747E" w:rsidP="003F7885">
      <w:pPr>
        <w:spacing w:line="360" w:lineRule="auto"/>
        <w:ind w:firstLine="720"/>
      </w:pPr>
      <w:r>
        <w:lastRenderedPageBreak/>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CD1874">
        <w:t>(</w:t>
      </w:r>
      <w:r w:rsidR="00D052A7" w:rsidRPr="00CD1874">
        <w:t xml:space="preserve">after </w:t>
      </w:r>
      <w:r w:rsidR="00CD1874">
        <w:rPr>
          <w:highlight w:val="yellow"/>
        </w:rPr>
        <w:t>[</w:t>
      </w:r>
      <w:r w:rsidR="00D052A7" w:rsidRPr="00D052A7">
        <w:rPr>
          <w:highlight w:val="yellow"/>
        </w:rPr>
        <w:t>NEED CITATION]</w:t>
      </w:r>
      <w:r w:rsidR="00CD1874">
        <w:t>)</w:t>
      </w:r>
    </w:p>
    <w:p w:rsidR="0010640F" w:rsidRDefault="0010640F" w:rsidP="003F7885">
      <w:pPr>
        <w:spacing w:line="360" w:lineRule="auto"/>
        <w:ind w:firstLine="720"/>
      </w:pPr>
    </w:p>
    <w:p w:rsidR="00FF2B51" w:rsidRPr="000B5715" w:rsidRDefault="00101B38" w:rsidP="00101B38">
      <w:pPr>
        <w:pStyle w:val="Heading1"/>
      </w:pPr>
      <w:bookmarkStart w:id="110" w:name="_Toc347323150"/>
      <w:bookmarkStart w:id="111" w:name="_Toc353558129"/>
      <w:r>
        <w:lastRenderedPageBreak/>
        <w:t>III</w:t>
      </w:r>
      <w:r w:rsidR="00033491">
        <w:t xml:space="preserve">. </w:t>
      </w:r>
      <w:r w:rsidR="006D6C57">
        <w:tab/>
      </w:r>
      <w:r w:rsidR="00FF2B51" w:rsidRPr="000B5715">
        <w:t>Operational Analysis</w:t>
      </w:r>
      <w:bookmarkEnd w:id="110"/>
      <w:bookmarkEnd w:id="111"/>
    </w:p>
    <w:p w:rsidR="00951410" w:rsidRDefault="00FF2B51" w:rsidP="003F7885">
      <w:pPr>
        <w:spacing w:line="360" w:lineRule="auto"/>
        <w:ind w:firstLine="720"/>
      </w:pPr>
      <w:r w:rsidRPr="007E6450">
        <w:rPr>
          <w:rFonts w:eastAsia="Calibri"/>
        </w:rPr>
        <w:t xml:space="preserve">Phase 1 </w:t>
      </w:r>
      <w:r w:rsidRPr="007E6450">
        <w:t xml:space="preserve">of this process is the </w:t>
      </w:r>
      <w:r w:rsidRPr="007E6450">
        <w:rPr>
          <w:rFonts w:eastAsia="Calibri"/>
        </w:rPr>
        <w:t>Operational Analysis</w:t>
      </w:r>
      <w:r w:rsidR="00951410">
        <w:rPr>
          <w:rFonts w:eastAsia="Calibri"/>
        </w:rPr>
        <w:t xml:space="preserve"> which is founded in the operational viewpoint of mission scenarios.</w:t>
      </w:r>
      <w:r w:rsidR="00951410">
        <w:t xml:space="preserve"> T</w:t>
      </w:r>
      <w:r w:rsidRPr="007E6450">
        <w:t>he require</w:t>
      </w:r>
      <w:r w:rsidRPr="007E6450">
        <w:rPr>
          <w:rFonts w:eastAsia="Calibri"/>
        </w:rPr>
        <w:t>ments analysis phase was</w:t>
      </w:r>
      <w:r w:rsidR="00951410">
        <w:rPr>
          <w:rFonts w:eastAsia="Calibri"/>
        </w:rPr>
        <w:t xml:space="preserve"> focused</w:t>
      </w:r>
      <w:r w:rsidR="00951410">
        <w:t xml:space="preserve"> on</w:t>
      </w:r>
      <w:r w:rsidR="00922D39">
        <w:t xml:space="preserve"> the identification of</w:t>
      </w:r>
      <w:r w:rsidR="00951410">
        <w:t xml:space="preserve"> a </w:t>
      </w:r>
      <w:r w:rsidRPr="007E6450">
        <w:t>specific mission</w:t>
      </w:r>
      <w:r w:rsidR="00922D39">
        <w:t xml:space="preserve"> </w:t>
      </w:r>
      <w:r w:rsidRPr="007E6450">
        <w:t>to be evaluated</w:t>
      </w:r>
      <w:r w:rsidR="00951410" w:rsidRPr="00951410">
        <w:t xml:space="preserve"> </w:t>
      </w:r>
      <w:r w:rsidR="00951410" w:rsidRPr="007E6450">
        <w:t>from the operational perspective</w:t>
      </w:r>
      <w:r w:rsidR="00951410">
        <w:t xml:space="preserve"> of </w:t>
      </w:r>
      <w:r w:rsidR="00951410" w:rsidRPr="007E6450">
        <w:t>overall survivability of a unit</w:t>
      </w:r>
      <w:r w:rsidRPr="007E6450">
        <w:t>.</w:t>
      </w:r>
      <w:r w:rsidR="00951410">
        <w:t xml:space="preserve"> </w:t>
      </w:r>
      <w:r w:rsidRPr="007E6450">
        <w:t>Intrinsic to this phase</w:t>
      </w:r>
      <w:r w:rsidR="00951410">
        <w:t xml:space="preserve"> was the </w:t>
      </w:r>
      <w:r w:rsidRPr="007E6450">
        <w:t>selection of the mission scenario which</w:t>
      </w:r>
      <w:r w:rsidR="00951410">
        <w:t xml:space="preserve"> acted</w:t>
      </w:r>
      <w:r w:rsidR="00922D39">
        <w:t xml:space="preserve"> as </w:t>
      </w:r>
      <w:r w:rsidR="00951410">
        <w:t xml:space="preserve">the basis </w:t>
      </w:r>
      <w:r w:rsidRPr="007E6450">
        <w:t xml:space="preserve">to achieve the capstone requirements.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Treml’s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0452ED">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0452ED">
            <w:rPr>
              <w:rFonts w:eastAsia="Times New Roman"/>
              <w:color w:val="auto"/>
              <w:lang w:eastAsia="en-US"/>
            </w:rPr>
            <w:fldChar w:fldCharType="separate"/>
          </w:r>
          <w:r w:rsidR="00251C2F" w:rsidRPr="00251C2F">
            <w:rPr>
              <w:rFonts w:eastAsia="Times New Roman"/>
              <w:noProof/>
              <w:color w:val="auto"/>
              <w:lang w:eastAsia="en-US"/>
            </w:rPr>
            <w:t>(ADRP 3-0 Unified Land Operations, 2012)</w:t>
          </w:r>
          <w:r w:rsidR="000452ED">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completed</w:t>
      </w:r>
      <w:r w:rsidR="00710C7F">
        <w:rPr>
          <w:rFonts w:ascii="Times New Roman" w:hAnsi="Times New Roman"/>
          <w:sz w:val="24"/>
          <w:szCs w:val="24"/>
        </w:rPr>
        <w:t>, and</w:t>
      </w:r>
      <w:r>
        <w:rPr>
          <w:rFonts w:ascii="Times New Roman" w:hAnsi="Times New Roman"/>
          <w:sz w:val="24"/>
          <w:szCs w:val="24"/>
        </w:rPr>
        <w:t xml:space="preserve">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w:t>
      </w:r>
      <w:r w:rsidR="00710C7F">
        <w:rPr>
          <w:rFonts w:ascii="Times New Roman" w:hAnsi="Times New Roman"/>
          <w:sz w:val="24"/>
          <w:szCs w:val="24"/>
        </w:rPr>
        <w:t xml:space="preserve">in an </w:t>
      </w:r>
      <w:r>
        <w:rPr>
          <w:rFonts w:ascii="Times New Roman" w:hAnsi="Times New Roman"/>
          <w:sz w:val="24"/>
          <w:szCs w:val="24"/>
        </w:rPr>
        <w:t>entirely repeatable fashion.</w:t>
      </w:r>
      <w:r w:rsidR="00FF2B51">
        <w:rPr>
          <w:rFonts w:ascii="Times New Roman" w:hAnsi="Times New Roman"/>
          <w:sz w:val="24"/>
          <w:szCs w:val="24"/>
        </w:rPr>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FF2B51" w:rsidRPr="00A33FF4" w:rsidRDefault="0089259A" w:rsidP="003F7885">
      <w:pPr>
        <w:rPr>
          <w:highlight w:val="yellow"/>
        </w:rPr>
      </w:pPr>
      <w:r w:rsidRPr="00BE754E">
        <w:rPr>
          <w:color w:val="FF0000"/>
          <w:highlight w:val="yellow"/>
        </w:rPr>
        <w:t>THESE PARAGRAPHS ARE CURRENLY UNFINISHED</w:t>
      </w:r>
    </w:p>
    <w:p w:rsidR="00FF2B51" w:rsidRPr="000B5715" w:rsidRDefault="00FF2B51" w:rsidP="003F7885">
      <w:r w:rsidRPr="00061717">
        <w:rPr>
          <w:highlight w:val="red"/>
        </w:rPr>
        <w:lastRenderedPageBreak/>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B0657E" w:rsidRDefault="00B0657E" w:rsidP="00B0657E">
      <w:pPr>
        <w:pStyle w:val="Heading2"/>
      </w:pPr>
      <w:bookmarkStart w:id="112" w:name="_Toc353558130"/>
      <w:bookmarkStart w:id="113" w:name="_Toc347323151"/>
      <w:r>
        <w:t xml:space="preserve">A. </w:t>
      </w:r>
      <w:r>
        <w:tab/>
        <w:t>Identification of Stakeholders</w:t>
      </w:r>
      <w:bookmarkEnd w:id="112"/>
    </w:p>
    <w:p w:rsidR="00B0657E" w:rsidRPr="00B0657E" w:rsidRDefault="00B0657E" w:rsidP="00B0657E">
      <w:pPr>
        <w:pStyle w:val="Heading3"/>
      </w:pPr>
      <w:bookmarkStart w:id="114" w:name="_Toc353558131"/>
      <w:r>
        <w:t xml:space="preserve">1. </w:t>
      </w:r>
      <w:r>
        <w:tab/>
        <w:t>Stakeholder Identification</w:t>
      </w:r>
      <w:bookmarkEnd w:id="114"/>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Pr="00BB4199">
        <w:rPr>
          <w:highlight w:val="yellow"/>
        </w:rPr>
        <w:t>Table X 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6D6CBA">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Expectation</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pPr>
            <w:r w:rsidRPr="00914AB8">
              <w:rPr>
                <w:rFonts w:eastAsia="Times New Roman"/>
              </w:rPr>
              <w:t> SPONSOR</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jc w:val="left"/>
            </w:pPr>
            <w:r w:rsidRPr="00914AB8">
              <w:t>USERS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MCoE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Ted Macuiba,</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6D6CBA">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Bobbe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r w:rsidR="00B0657E" w:rsidRPr="00914AB8" w:rsidTr="006D6CBA">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bl>
    <w:p w:rsidR="00B0657E" w:rsidRDefault="00B0657E" w:rsidP="00B0657E">
      <w:pPr>
        <w:pStyle w:val="2nd3rdOrderPara"/>
        <w:jc w:val="center"/>
      </w:pPr>
      <w:r>
        <w:t>Table X Stakeholders and users</w:t>
      </w:r>
    </w:p>
    <w:p w:rsidR="00B0657E" w:rsidRPr="00914AB8" w:rsidRDefault="00B0657E" w:rsidP="00B0657E">
      <w:pPr>
        <w:pStyle w:val="2nd3rdOrderPara"/>
      </w:pPr>
      <w:r w:rsidRPr="00914AB8">
        <w:lastRenderedPageBreak/>
        <w:t xml:space="preserve">In order to fully understand the needs of these stakeholders and the desired requirements, both primary and secondary research was performed.  Initially stakeholder documentation was gathered, reviewed and parsed for applicable information regarding survivability definitions and current shortfalls.  That information was used as the basis for the stakeholder </w:t>
      </w:r>
      <w:r>
        <w:t>discussions</w:t>
      </w:r>
      <w:r w:rsidRPr="00914AB8">
        <w:t xml:space="preserve"> to gather </w:t>
      </w:r>
      <w:r>
        <w:t>additional</w:t>
      </w:r>
      <w:r w:rsidRPr="00914AB8">
        <w:t xml:space="preserve"> relevant information and clarify questions that arose during the primary research </w:t>
      </w:r>
      <w:r>
        <w:t>effort</w:t>
      </w:r>
      <w:r w:rsidRPr="00914AB8">
        <w:t xml:space="preserve">.  These </w:t>
      </w:r>
      <w:r>
        <w:t>discussions</w:t>
      </w:r>
      <w:r w:rsidRPr="00914AB8">
        <w:t xml:space="preserve"> were held individually with the MCoE, the PEOs and the RDECOM community.  </w:t>
      </w:r>
      <w:r>
        <w:t>And the discussions</w:t>
      </w:r>
      <w:r w:rsidRPr="00914AB8">
        <w:t xml:space="preserve"> afforded each stakeholder the opportunity to voice their needs and requirements</w:t>
      </w:r>
      <w:r>
        <w:t>.</w:t>
      </w:r>
    </w:p>
    <w:p w:rsidR="00B0657E" w:rsidRPr="00914AB8" w:rsidRDefault="00B0657E" w:rsidP="00B0657E">
      <w:pPr>
        <w:pStyle w:val="Heading3"/>
      </w:pPr>
      <w:bookmarkStart w:id="115" w:name="_Toc353558132"/>
      <w:r>
        <w:t>2</w:t>
      </w:r>
      <w:r w:rsidRPr="00914AB8">
        <w:t>.</w:t>
      </w:r>
      <w:r w:rsidRPr="00914AB8">
        <w:tab/>
        <w:t>Stakeholder Analysis</w:t>
      </w:r>
      <w:bookmarkEnd w:id="115"/>
    </w:p>
    <w:p w:rsidR="00B0657E" w:rsidRPr="00914AB8" w:rsidRDefault="00B0657E" w:rsidP="00B0657E">
      <w:pPr>
        <w:spacing w:line="360" w:lineRule="auto"/>
        <w:ind w:firstLine="720"/>
        <w:rPr>
          <w:rFonts w:eastAsia="MS PGothic"/>
          <w:iCs/>
        </w:rPr>
      </w:pPr>
      <w:r w:rsidRPr="00914AB8">
        <w:t xml:space="preserve">The user community, specifically the Maneuver Center of Excellence (MCoE) is the main stakeholder for this project and is interested in an </w:t>
      </w:r>
      <w:r w:rsidRPr="00914AB8">
        <w:rPr>
          <w:rFonts w:eastAsia="MS PGothic"/>
          <w:iCs/>
        </w:rPr>
        <w:t>analytical process and methodology that tangibly measures the overall survivability of a system of systems, looking beyond the single vehicle enhancements to understand the implications to the overall unit.  Th</w:t>
      </w:r>
      <w:r>
        <w:rPr>
          <w:rFonts w:eastAsia="MS PGothic"/>
          <w:iCs/>
        </w:rPr>
        <w:t>e outlined</w:t>
      </w:r>
      <w:r w:rsidRPr="00914AB8">
        <w:rPr>
          <w:rFonts w:eastAsia="MS PGothic"/>
          <w:iCs/>
        </w:rPr>
        <w:t xml:space="preserve">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This process identifies the overall improvement to survivability in terms of FER, blue force kills, mission success and vehicle kills, taking into account not only the improvement to the given system, but the ramifications to other elements of the SoS. This will give the stakeholder a more justifiable explanation for capability decisions</w:t>
      </w:r>
      <w:r>
        <w:rPr>
          <w:rFonts w:eastAsia="MS PGothic"/>
          <w:iCs/>
        </w:rPr>
        <w:t xml:space="preserve"> which account for design trade-</w:t>
      </w:r>
      <w:r w:rsidRPr="00914AB8">
        <w:rPr>
          <w:rFonts w:eastAsia="MS PGothic"/>
          <w:iCs/>
        </w:rPr>
        <w:t xml:space="preserve">space implications.  </w:t>
      </w:r>
    </w:p>
    <w:p w:rsidR="00B0657E" w:rsidRPr="00914AB8" w:rsidRDefault="00B0657E" w:rsidP="00B0657E">
      <w:pPr>
        <w:spacing w:line="360" w:lineRule="auto"/>
        <w:ind w:firstLine="720"/>
      </w:pPr>
      <w:r w:rsidRPr="00914AB8">
        <w:rPr>
          <w:rFonts w:eastAsia="MS PGothic"/>
          <w:iCs/>
        </w:rPr>
        <w:t xml:space="preserve">The S&amp;T community wants to know the direction that the future systems are looking at 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technology community.  This will provide investment insight to what systems are going to provide the greatest return on investment (ROI) and what the secondary implications </w:t>
      </w:r>
      <w:r w:rsidRPr="00914AB8">
        <w:rPr>
          <w:rFonts w:eastAsia="MS PGothic"/>
          <w:iCs/>
        </w:rPr>
        <w:lastRenderedPageBreak/>
        <w:t>may be in terms of the trade space and design.  Therefore, the RDECOM community is a stakeholder in the outputs of this process and toolset.</w:t>
      </w:r>
    </w:p>
    <w:p w:rsidR="00B0657E" w:rsidRPr="00B00DE1" w:rsidRDefault="00B0657E" w:rsidP="00B0657E">
      <w:pPr>
        <w:pStyle w:val="3rdOrderPara"/>
      </w:pPr>
      <w:r w:rsidRPr="00914AB8">
        <w:t>The third stakeholder of interest is the Acquisition community, specifically the system of systems interactions and the impacts of the desired capabilities on those existing systems.  This stakeholder is key because it is necessary to have the acquisition community buy-in in order to employ system upgrades.</w:t>
      </w:r>
    </w:p>
    <w:p w:rsidR="00B0657E" w:rsidRPr="000B5715" w:rsidRDefault="00B0657E" w:rsidP="00B0657E">
      <w:pPr>
        <w:pStyle w:val="Heading2"/>
      </w:pPr>
      <w:bookmarkStart w:id="116" w:name="_Toc353558133"/>
      <w:r>
        <w:t>B.</w:t>
      </w:r>
      <w:r>
        <w:tab/>
        <w:t>Capability needs statement</w:t>
      </w:r>
      <w:bookmarkEnd w:id="116"/>
      <w:r>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Default="00B0657E" w:rsidP="00B0657E">
      <w:pPr>
        <w:pStyle w:val="2ndOrderPara"/>
      </w:pPr>
    </w:p>
    <w:p w:rsidR="00B0657E" w:rsidRPr="000B5715" w:rsidRDefault="00B0657E" w:rsidP="00B0657E">
      <w:pPr>
        <w:pStyle w:val="Heading2"/>
      </w:pPr>
      <w:bookmarkStart w:id="117" w:name="_Toc353558134"/>
      <w:r>
        <w:t>C.</w:t>
      </w:r>
      <w:r>
        <w:tab/>
        <w:t>Top level system functions and Requirements</w:t>
      </w:r>
      <w:bookmarkEnd w:id="117"/>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  </w:t>
      </w:r>
      <w:sdt>
        <w:sdtPr>
          <w:id w:val="1511097380"/>
          <w:citation/>
        </w:sdtPr>
        <w:sdtContent>
          <w:r w:rsidR="000452ED">
            <w:fldChar w:fldCharType="begin"/>
          </w:r>
          <w:r>
            <w:instrText xml:space="preserve"> CITATION Bla11 \l 1033 </w:instrText>
          </w:r>
          <w:r w:rsidR="000452ED">
            <w:fldChar w:fldCharType="separate"/>
          </w:r>
          <w:r>
            <w:rPr>
              <w:noProof/>
            </w:rPr>
            <w:t>(Blanchard &amp; Fabrycky, 2011)</w:t>
          </w:r>
          <w:r w:rsidR="000452ED">
            <w:fldChar w:fldCharType="end"/>
          </w:r>
        </w:sdtContent>
      </w:sdt>
      <w:r w:rsidRPr="00120E45">
        <w:rPr>
          <w:sz w:val="23"/>
          <w:szCs w:val="23"/>
          <w:highlight w:val="yellow"/>
        </w:rPr>
        <w:t>[NEED Pg#]</w:t>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 xml:space="preserve">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w:t>
      </w:r>
      <w:r>
        <w:rPr>
          <w:lang w:eastAsia="en-US"/>
        </w:rPr>
        <w:lastRenderedPageBreak/>
        <w:t>apply combat power through the warfighting functions using leadership and information.</w:t>
      </w:r>
    </w:p>
    <w:p w:rsidR="00B0657E" w:rsidRPr="00BC0AA0" w:rsidRDefault="000452ED"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B0657E">
            <w:rPr>
              <w:noProof/>
              <w:lang w:eastAsia="en-US"/>
            </w:rPr>
            <w:t>(ADRP 3-0 Unified Land Operations, 2012)</w:t>
          </w:r>
          <w:r>
            <w:rPr>
              <w:lang w:eastAsia="en-US"/>
            </w:rPr>
            <w:fldChar w:fldCharType="end"/>
          </w:r>
        </w:sdtContent>
      </w:sdt>
      <w:r w:rsidR="00B0657E" w:rsidRPr="00120E45">
        <w:rPr>
          <w:sz w:val="23"/>
          <w:szCs w:val="23"/>
          <w:highlight w:val="yellow"/>
        </w:rPr>
        <w:t>[NEED Pg#]</w:t>
      </w:r>
    </w:p>
    <w:p w:rsidR="00B0657E" w:rsidRDefault="00B0657E" w:rsidP="00B0657E">
      <w:pPr>
        <w:pStyle w:val="2ndOrderPara"/>
      </w:pPr>
      <w:r>
        <w:t>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 as to be described in the next section.  Some of the movement and maneuver tasks associated with achieving the goal 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B0657E" w:rsidRDefault="00B0657E" w:rsidP="00B0657E">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B0657E" w:rsidRDefault="00B0657E" w:rsidP="00B0657E">
      <w:pPr>
        <w:pStyle w:val="2ndOrderPara"/>
      </w:pPr>
    </w:p>
    <w:p w:rsidR="00B0657E" w:rsidRPr="00F03F1C" w:rsidRDefault="00B0657E" w:rsidP="00B0657E">
      <w:pPr>
        <w:pStyle w:val="Heading2"/>
      </w:pPr>
      <w:bookmarkStart w:id="118" w:name="_Toc353558135"/>
      <w:r>
        <w:t>C.</w:t>
      </w:r>
      <w:r>
        <w:tab/>
        <w:t>Operational Concept and Scenario</w:t>
      </w:r>
      <w:bookmarkEnd w:id="118"/>
    </w:p>
    <w:p w:rsidR="00B0657E" w:rsidRPr="00E73CEF" w:rsidRDefault="00B0657E" w:rsidP="00B0657E">
      <w:pPr>
        <w:pStyle w:val="2nd3rdOrderPara"/>
        <w:rPr>
          <w:lang w:eastAsia="en-US"/>
        </w:rPr>
      </w:pPr>
      <w:r>
        <w:rPr>
          <w:lang w:eastAsia="en-US"/>
        </w:rPr>
        <w:t xml:space="preserve">Development of an operational concept and scenario was a critical component in developing the model. The basic concept of operations is contained in the TRADOC Analysis Center’s (TRAC) Multilevel Scenario 2 (MLS2) </w:t>
      </w:r>
      <w:r w:rsidRPr="000F21E3">
        <w:rPr>
          <w:highlight w:val="yellow"/>
          <w:lang w:eastAsia="en-US"/>
        </w:rPr>
        <w:t>[NEED CITATION].</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w:t>
      </w:r>
      <w:r>
        <w:rPr>
          <w:lang w:eastAsia="en-US"/>
        </w:rPr>
        <w:lastRenderedPageBreak/>
        <w:t>Treml’s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"Alternative approach for the development of future Ground Combat System specification"</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sdt>
        <w:sdtPr>
          <w:rPr>
            <w:lang w:eastAsia="en-US"/>
          </w:rPr>
          <w:id w:val="-1671013939"/>
          <w:citation/>
        </w:sdtPr>
        <w:sdtContent>
          <w:r w:rsidR="000452ED">
            <w:rPr>
              <w:lang w:eastAsia="en-US"/>
            </w:rPr>
            <w:fldChar w:fldCharType="begin"/>
          </w:r>
          <w:r>
            <w:rPr>
              <w:lang w:eastAsia="en-US"/>
            </w:rPr>
            <w:instrText xml:space="preserve"> CITATION Tre \l 1033 </w:instrText>
          </w:r>
          <w:r w:rsidR="000452ED">
            <w:rPr>
              <w:lang w:eastAsia="en-US"/>
            </w:rPr>
            <w:fldChar w:fldCharType="separate"/>
          </w:r>
          <w:r>
            <w:rPr>
              <w:noProof/>
              <w:lang w:eastAsia="en-US"/>
            </w:rPr>
            <w:t xml:space="preserve"> (Treml)</w:t>
          </w:r>
          <w:r w:rsidR="000452ED">
            <w:rPr>
              <w:lang w:eastAsia="en-US"/>
            </w:rPr>
            <w:fldChar w:fldCharType="end"/>
          </w:r>
        </w:sdtContent>
      </w:sdt>
      <w:r w:rsidRPr="00E73CEF">
        <w:rPr>
          <w:lang w:eastAsia="en-US"/>
        </w:rPr>
        <w:t xml:space="preserve"> </w:t>
      </w:r>
      <w:r>
        <w:rPr>
          <w:lang w:eastAsia="en-US"/>
        </w:rPr>
        <w:t xml:space="preserve">There were several key reasons for the utilization of Major </w:t>
      </w:r>
      <w:r w:rsidRPr="00E73CEF">
        <w:rPr>
          <w:lang w:eastAsia="en-US"/>
        </w:rPr>
        <w:t>Treml’s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 xml:space="preserve">. </w:t>
      </w:r>
    </w:p>
    <w:p w:rsidR="00B0657E" w:rsidRPr="00E73CEF" w:rsidRDefault="00B0657E" w:rsidP="00B0657E">
      <w:pPr>
        <w:pStyle w:val="2nd3rdOrderPara"/>
        <w:rPr>
          <w:lang w:eastAsia="en-US"/>
        </w:rPr>
      </w:pPr>
      <w:r w:rsidRPr="00E73CEF">
        <w:rPr>
          <w:lang w:eastAsia="en-US"/>
        </w:rPr>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119" w:name="_Toc353558136"/>
      <w:r>
        <w:t>1.</w:t>
      </w:r>
      <w:r>
        <w:tab/>
        <w:t>Baseline Mission Scenario</w:t>
      </w:r>
      <w:bookmarkEnd w:id="119"/>
    </w:p>
    <w:p w:rsidR="00B0657E" w:rsidRPr="007F6847" w:rsidRDefault="00B0657E" w:rsidP="00B0657E">
      <w:pPr>
        <w:pStyle w:val="2nd3rdOrderPara"/>
        <w:tabs>
          <w:tab w:val="left" w:pos="0"/>
        </w:tabs>
        <w:rPr>
          <w:lang w:eastAsia="en-US"/>
        </w:rPr>
      </w:pPr>
      <w:r>
        <w:rPr>
          <w:lang w:eastAsia="en-US"/>
        </w:rPr>
        <w:t>The baseline scenario for the area MANA simulation has been provided by MAJ. Tobias Treml, FRG Army.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defenders are dug in and have emplaced IEDs and Minefields to slow the aggressors and allow engagement.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B0657E">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Pr>
          <w:lang w:eastAsia="en-US"/>
        </w:rPr>
        <w:t xml:space="preserve">their </w:t>
      </w:r>
      <w:r w:rsidRPr="00BC0AA0">
        <w:rPr>
          <w:lang w:eastAsia="en-US"/>
        </w:rPr>
        <w:t xml:space="preserve">own positions to Objective HAWK.  </w:t>
      </w:r>
    </w:p>
    <w:p w:rsidR="00B0657E" w:rsidRPr="00BC0AA0" w:rsidRDefault="000452ED"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B0657E">
            <w:rPr>
              <w:noProof/>
              <w:lang w:eastAsia="en-US"/>
            </w:rPr>
            <w:t>(Treml)</w:t>
          </w:r>
          <w:r>
            <w:rPr>
              <w:lang w:eastAsia="en-US"/>
            </w:rPr>
            <w:fldChar w:fldCharType="end"/>
          </w:r>
        </w:sdtContent>
      </w:sdt>
      <w:r w:rsidR="00B0657E" w:rsidRPr="00120E45">
        <w:rPr>
          <w:sz w:val="23"/>
          <w:szCs w:val="23"/>
          <w:highlight w:val="yellow"/>
        </w:rPr>
        <w:t>[NEED Pg#]</w:t>
      </w:r>
      <w:r w:rsidR="00B0657E">
        <w:rPr>
          <w:sz w:val="23"/>
          <w:szCs w:val="23"/>
        </w:rPr>
        <w:t xml:space="preserve"> </w:t>
      </w:r>
      <w:r w:rsidR="00B0657E">
        <w:rPr>
          <w:lang w:eastAsia="en-US"/>
        </w:rPr>
        <w:t xml:space="preserve"> </w:t>
      </w:r>
    </w:p>
    <w:p w:rsidR="00B0657E" w:rsidRDefault="00B0657E" w:rsidP="00B0657E">
      <w:pPr>
        <w:pStyle w:val="Heading3"/>
      </w:pPr>
      <w:bookmarkStart w:id="120" w:name="_Toc353558137"/>
      <w:r>
        <w:lastRenderedPageBreak/>
        <w:t>2.</w:t>
      </w:r>
      <w:r>
        <w:tab/>
        <w:t>Initial Order of Battle</w:t>
      </w:r>
      <w:bookmarkEnd w:id="120"/>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Pr="00257C87">
        <w:rPr>
          <w:highlight w:val="yellow"/>
          <w:lang w:eastAsia="en-US"/>
        </w:rPr>
        <w:t>Figure X.</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B0657E" w:rsidRDefault="00B0657E" w:rsidP="00B0657E">
      <w:pPr>
        <w:pStyle w:val="2nd3rdOrderPara"/>
        <w:tabs>
          <w:tab w:val="left" w:pos="0"/>
        </w:tabs>
        <w:rPr>
          <w:lang w:eastAsia="en-US"/>
        </w:rPr>
      </w:pPr>
    </w:p>
    <w:p w:rsidR="00B0657E" w:rsidRDefault="00B0657E" w:rsidP="00B0657E">
      <w:pPr>
        <w:pStyle w:val="2nd3rdOrderPara"/>
        <w:keepNext/>
        <w:tabs>
          <w:tab w:val="left" w:pos="0"/>
        </w:tabs>
        <w:ind w:firstLine="0"/>
        <w:jc w:val="center"/>
      </w:pPr>
    </w:p>
    <w:p w:rsidR="00B0657E" w:rsidRDefault="00B0657E" w:rsidP="00B0657E">
      <w:pPr>
        <w:pStyle w:val="2nd3rdOrderPara"/>
        <w:keepNext/>
        <w:tabs>
          <w:tab w:val="left" w:pos="0"/>
        </w:tabs>
        <w:ind w:firstLine="0"/>
        <w:jc w:val="center"/>
      </w:pPr>
      <w:r>
        <w:rPr>
          <w:noProof/>
          <w:lang w:eastAsia="en-US"/>
        </w:rPr>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9073" cy="3413760"/>
                    </a:xfrm>
                    <a:prstGeom prst="rect">
                      <a:avLst/>
                    </a:prstGeom>
                    <a:noFill/>
                  </pic:spPr>
                </pic:pic>
              </a:graphicData>
            </a:graphic>
          </wp:inline>
        </w:drawing>
      </w:r>
    </w:p>
    <w:p w:rsidR="00B0657E" w:rsidRDefault="00B0657E" w:rsidP="00B0657E">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B0657E" w:rsidRDefault="00B0657E" w:rsidP="00B0657E">
      <w:pPr>
        <w:pStyle w:val="Heading3"/>
      </w:pPr>
      <w:bookmarkStart w:id="121" w:name="_Toc353558138"/>
      <w:r>
        <w:t>3.</w:t>
      </w:r>
      <w:r>
        <w:tab/>
        <w:t>Initial Force Disposition</w:t>
      </w:r>
      <w:bookmarkEnd w:id="121"/>
    </w:p>
    <w:p w:rsidR="00B0657E" w:rsidRPr="00E34519" w:rsidRDefault="00B0657E" w:rsidP="00B0657E">
      <w:pPr>
        <w:pStyle w:val="2nd3rdOrderPara"/>
        <w:tabs>
          <w:tab w:val="left" w:pos="0"/>
        </w:tabs>
        <w:rPr>
          <w:lang w:eastAsia="en-US"/>
        </w:rPr>
      </w:pPr>
      <w:r>
        <w:rPr>
          <w:lang w:eastAsia="en-US"/>
        </w:rPr>
        <w:t xml:space="preserve">The OV-1 </w:t>
      </w:r>
      <w:r w:rsidRPr="00BE754E">
        <w:rPr>
          <w:highlight w:val="yellow"/>
          <w:lang w:eastAsia="en-US"/>
        </w:rPr>
        <w:t>(Figure X)</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B0657E" w:rsidRDefault="00B0657E" w:rsidP="00B0657E">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a:stretch/>
                  </pic:blipFill>
                  <pic:spPr bwMode="auto">
                    <a:xfrm>
                      <a:off x="0" y="0"/>
                      <a:ext cx="5273233" cy="446267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0657E" w:rsidRDefault="00B0657E" w:rsidP="00B0657E">
      <w:pPr>
        <w:pStyle w:val="2nd3rdOrderPara"/>
        <w:keepNext/>
        <w:tabs>
          <w:tab w:val="left" w:pos="0"/>
        </w:tabs>
        <w:ind w:firstLine="0"/>
        <w:jc w:val="center"/>
      </w:pPr>
      <w:r w:rsidRPr="0010640F">
        <w:t>OV-1 Initial force disposition (after Treml)</w:t>
      </w:r>
    </w:p>
    <w:p w:rsidR="00B0657E" w:rsidRDefault="00B0657E" w:rsidP="00B0657E">
      <w:pPr>
        <w:pStyle w:val="Heading3"/>
      </w:pPr>
      <w:bookmarkStart w:id="122" w:name="_Toc353558139"/>
      <w:r>
        <w:t>4.</w:t>
      </w:r>
      <w:r>
        <w:tab/>
        <w:t>Terrain and Red Force Composition and Disposition</w:t>
      </w:r>
      <w:bookmarkEnd w:id="122"/>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75353A">
        <w:rPr>
          <w:highlight w:val="yellow"/>
          <w:lang w:eastAsia="en-US"/>
        </w:rPr>
        <w:t>[NEED CITATION]</w:t>
      </w:r>
      <w:r w:rsidRPr="00E34519">
        <w:rPr>
          <w:lang w:eastAsia="en-US"/>
        </w:rPr>
        <w:t xml:space="preserve"> 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r w:rsidRPr="00E34519">
        <w:rPr>
          <w:lang w:eastAsia="en-US"/>
        </w:rPr>
        <w:t>MANPADS,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width and 40</w:t>
      </w:r>
      <w:r>
        <w:rPr>
          <w:lang w:eastAsia="en-US"/>
        </w:rPr>
        <w:t xml:space="preserve"> kilometers </w:t>
      </w:r>
      <w:r w:rsidRPr="00E34519">
        <w:rPr>
          <w:lang w:eastAsia="en-US"/>
        </w:rPr>
        <w:t>depth</w:t>
      </w:r>
      <w:r>
        <w:rPr>
          <w:lang w:eastAsia="en-US"/>
        </w:rPr>
        <w:t xml:space="preserve">. It is </w:t>
      </w:r>
      <w:r w:rsidRPr="00E34519">
        <w:rPr>
          <w:lang w:eastAsia="en-US"/>
        </w:rPr>
        <w:t>challenging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r>
        <w:rPr>
          <w:lang w:eastAsia="en-US"/>
        </w:rPr>
        <w:t xml:space="preserve"> and</w:t>
      </w:r>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 xml:space="preserve">provides mechanized forces the ability to move at high speed from north to </w:t>
      </w:r>
      <w:r w:rsidRPr="00E34519">
        <w:rPr>
          <w:lang w:eastAsia="en-US"/>
        </w:rPr>
        <w:lastRenderedPageBreak/>
        <w:t>south</w:t>
      </w:r>
      <w:r>
        <w:rPr>
          <w:lang w:eastAsia="en-US"/>
        </w:rPr>
        <w:t xml:space="preserve"> from generally open fields and rolling terrain to </w:t>
      </w:r>
      <w:r w:rsidRPr="00E34519">
        <w:rPr>
          <w:lang w:eastAsia="en-US"/>
        </w:rPr>
        <w:t>forests in the south</w:t>
      </w:r>
      <w:r>
        <w:rPr>
          <w:lang w:eastAsia="en-US"/>
        </w:rPr>
        <w:t>. The southern extent of the operation area is</w:t>
      </w:r>
      <w:r w:rsidRPr="00E34519">
        <w:rPr>
          <w:lang w:eastAsia="en-US"/>
        </w:rPr>
        <w:t xml:space="preserve"> modeled as dense vegetation with high </w:t>
      </w:r>
      <w:r>
        <w:rPr>
          <w:lang w:eastAsia="en-US"/>
        </w:rPr>
        <w:t xml:space="preserve">a </w:t>
      </w:r>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r>
        <w:rPr>
          <w:lang w:eastAsia="en-US"/>
        </w:rPr>
        <w:t>,</w:t>
      </w:r>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force defensive positions are shown in </w:t>
      </w:r>
      <w:r w:rsidRPr="00BE754E">
        <w:rPr>
          <w:highlight w:val="yellow"/>
          <w:lang w:eastAsia="en-US"/>
        </w:rPr>
        <w:t>Figure X</w:t>
      </w:r>
      <w:r>
        <w:rPr>
          <w:lang w:eastAsia="en-US"/>
        </w:rPr>
        <w:t>. Red forces using surprise, attack the Blue</w:t>
      </w:r>
      <w:r w:rsidRPr="00630DA9">
        <w:rPr>
          <w:lang w:eastAsia="en-US"/>
        </w:rPr>
        <w:t xml:space="preserve"> forces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force and stop or slow the Blue force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 xml:space="preserve">A detachment of Red infantry (infantry group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group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Pr>
          <w:lang w:eastAsia="en-US"/>
        </w:rPr>
        <w:t>.</w:t>
      </w:r>
      <w:r>
        <w:rPr>
          <w:noProof/>
          <w:lang w:eastAsia="en-US"/>
        </w:rPr>
        <w:t xml:space="preserve"> (Treml)</w:t>
      </w:r>
      <w:bookmarkStart w:id="123" w:name="_GoBack"/>
      <w:bookmarkEnd w:id="123"/>
      <w:r>
        <w:rPr>
          <w:lang w:eastAsia="en-US"/>
        </w:rPr>
        <w:t xml:space="preserve"> </w:t>
      </w:r>
    </w:p>
    <w:p w:rsidR="00B0657E" w:rsidRDefault="00B0657E" w:rsidP="00B0657E">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B0657E" w:rsidP="00B0657E">
      <w:pPr>
        <w:pStyle w:val="2nd3rdOrderPara"/>
        <w:tabs>
          <w:tab w:val="left" w:pos="0"/>
        </w:tabs>
        <w:jc w:val="center"/>
      </w:pPr>
      <w:r>
        <w:t xml:space="preserve">Red force defensive positions (from </w:t>
      </w:r>
      <w:sdt>
        <w:sdtPr>
          <w:id w:val="440576498"/>
          <w:citation/>
        </w:sdtPr>
        <w:sdtContent>
          <w:r w:rsidR="000452ED">
            <w:fldChar w:fldCharType="begin"/>
          </w:r>
          <w:r>
            <w:instrText xml:space="preserve"> CITATION Tre \l 1033 </w:instrText>
          </w:r>
          <w:r w:rsidR="000452ED">
            <w:fldChar w:fldCharType="separate"/>
          </w:r>
          <w:r>
            <w:rPr>
              <w:noProof/>
            </w:rPr>
            <w:t>(Treml)</w:t>
          </w:r>
          <w:r w:rsidR="000452ED">
            <w:fldChar w:fldCharType="end"/>
          </w:r>
        </w:sdtContent>
      </w:sdt>
      <w:r>
        <w:t>)</w:t>
      </w:r>
    </w:p>
    <w:p w:rsidR="00B0657E" w:rsidRDefault="00B0657E" w:rsidP="00B0657E">
      <w:pPr>
        <w:pStyle w:val="2nd3rdOrderPara"/>
        <w:tabs>
          <w:tab w:val="left" w:pos="0"/>
        </w:tabs>
        <w:rPr>
          <w:lang w:eastAsia="en-US"/>
        </w:rPr>
      </w:pPr>
      <w:r>
        <w:rPr>
          <w:lang w:eastAsia="en-US"/>
        </w:rPr>
        <w:t xml:space="preserve">Red force equipment, capabilities and disposition generally follow the U.S. Army  OPFOR Guide  </w:t>
      </w:r>
      <w:sdt>
        <w:sdtPr>
          <w:rPr>
            <w:lang w:eastAsia="en-US"/>
          </w:rPr>
          <w:id w:val="1978332976"/>
          <w:citation/>
        </w:sdtPr>
        <w:sdtContent>
          <w:r w:rsidR="000452ED" w:rsidRPr="0075353A">
            <w:rPr>
              <w:lang w:eastAsia="en-US"/>
            </w:rPr>
            <w:fldChar w:fldCharType="begin"/>
          </w:r>
          <w:r w:rsidRPr="0075353A">
            <w:rPr>
              <w:lang w:eastAsia="en-US"/>
            </w:rPr>
            <w:instrText xml:space="preserve"> CITATION FM707 \l 1033 </w:instrText>
          </w:r>
          <w:r w:rsidR="000452ED" w:rsidRPr="0075353A">
            <w:rPr>
              <w:lang w:eastAsia="en-US"/>
            </w:rPr>
            <w:fldChar w:fldCharType="separate"/>
          </w:r>
          <w:r w:rsidRPr="0075353A">
            <w:rPr>
              <w:noProof/>
              <w:lang w:eastAsia="en-US"/>
            </w:rPr>
            <w:t>(FM 7– 100.4 OPFOR Opposing Force Organization Guide, 2007)</w:t>
          </w:r>
          <w:r w:rsidR="000452ED" w:rsidRPr="0075353A">
            <w:rPr>
              <w:lang w:eastAsia="en-US"/>
            </w:rPr>
            <w:fldChar w:fldCharType="end"/>
          </w:r>
        </w:sdtContent>
      </w:sdt>
    </w:p>
    <w:p w:rsidR="00B0657E" w:rsidRDefault="00B0657E" w:rsidP="00B0657E">
      <w:pPr>
        <w:pStyle w:val="2nd3rdOrderPara"/>
        <w:tabs>
          <w:tab w:val="left" w:pos="0"/>
        </w:tabs>
        <w:rPr>
          <w:lang w:eastAsia="en-US"/>
        </w:rPr>
      </w:pPr>
    </w:p>
    <w:p w:rsidR="00B0657E" w:rsidRDefault="00B0657E" w:rsidP="00B0657E">
      <w:pPr>
        <w:pStyle w:val="Heading2"/>
      </w:pPr>
      <w:bookmarkStart w:id="124" w:name="_Toc353558140"/>
      <w:r>
        <w:t>D.</w:t>
      </w:r>
      <w:r>
        <w:tab/>
        <w:t>Measures of Effectiveness and Measures of suitability</w:t>
      </w:r>
      <w:bookmarkEnd w:id="124"/>
    </w:p>
    <w:p w:rsidR="00B0657E" w:rsidRDefault="00B0657E" w:rsidP="00B0657E">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w:t>
      </w:r>
      <w:r w:rsidRPr="0075353A">
        <w:rPr>
          <w:highlight w:val="yellow"/>
          <w:lang w:eastAsia="en-US"/>
        </w:rPr>
        <w:t>(International Council on Systems Engineering, 2011)</w:t>
      </w:r>
      <w:r w:rsidRPr="00120E45">
        <w:rPr>
          <w:sz w:val="23"/>
          <w:szCs w:val="23"/>
          <w:highlight w:val="yellow"/>
        </w:rPr>
        <w:t xml:space="preserve"> [NEED Pg#]</w:t>
      </w:r>
      <w:r>
        <w:rPr>
          <w:sz w:val="23"/>
          <w:szCs w:val="23"/>
        </w:rPr>
        <w:t xml:space="preserve"> </w:t>
      </w:r>
      <w:r>
        <w:rPr>
          <w:lang w:eastAsia="en-US"/>
        </w:rPr>
        <w:t xml:space="preserve">  Noting that the model and simulations are representations of the system of interest combined arms maneuver company with air support, the following have been established as Measures of Effectiveness; 1) Mission Completion/Success which is defined as at least one main battle tank reaching objective 1 in (O) 100% of the simulation trial runs, 2) </w:t>
      </w:r>
      <w:r>
        <w:rPr>
          <w:lang w:eastAsia="en-US"/>
        </w:rPr>
        <w:lastRenderedPageBreak/>
        <w:t xml:space="preserve">Number of Vehicles dead lined (rendered non-mission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the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B0657E" w:rsidRPr="000B78B1" w:rsidRDefault="00B0657E" w:rsidP="00B0657E">
      <w:pPr>
        <w:pStyle w:val="2nd3rdOrderPara"/>
        <w:rPr>
          <w:lang w:eastAsia="en-US"/>
        </w:rPr>
      </w:pPr>
    </w:p>
    <w:p w:rsidR="00B0657E" w:rsidRPr="000B78B1" w:rsidRDefault="00B0657E" w:rsidP="00B0657E">
      <w:pPr>
        <w:pStyle w:val="2nd3rdOrderPara"/>
        <w:rPr>
          <w:lang w:eastAsia="en-US"/>
        </w:rPr>
      </w:pPr>
    </w:p>
    <w:p w:rsidR="00B0657E" w:rsidRDefault="00B0657E" w:rsidP="00B0657E">
      <w:pPr>
        <w:pStyle w:val="2ndOrderPara"/>
      </w:pPr>
    </w:p>
    <w:p w:rsidR="00FF2B51" w:rsidRPr="000B5715" w:rsidRDefault="00101B38" w:rsidP="00101B38">
      <w:pPr>
        <w:pStyle w:val="Heading1"/>
      </w:pPr>
      <w:bookmarkStart w:id="125" w:name="_Toc353558141"/>
      <w:r>
        <w:lastRenderedPageBreak/>
        <w:t>IV</w:t>
      </w:r>
      <w:r w:rsidR="00033491">
        <w:t>.</w:t>
      </w:r>
      <w:r w:rsidR="006D6C57">
        <w:tab/>
      </w:r>
      <w:r w:rsidR="00033491">
        <w:t xml:space="preserve"> </w:t>
      </w:r>
      <w:r w:rsidR="00FF2B51" w:rsidRPr="000B5715">
        <w:t>Systems Architecture</w:t>
      </w:r>
      <w:bookmarkEnd w:id="113"/>
      <w:bookmarkEnd w:id="125"/>
    </w:p>
    <w:p w:rsidR="00FF2B51" w:rsidRPr="000B5715" w:rsidRDefault="007039D0" w:rsidP="003F7885">
      <w:pPr>
        <w:spacing w:line="360" w:lineRule="auto"/>
        <w:ind w:firstLine="720"/>
      </w:pPr>
      <w:r>
        <w:t xml:space="preserve">Phase 2 of the process required the development of a system of systems (SoS) architecture. A system of systems is viewed within the Office of the Secretary of Defense (OSD) </w:t>
      </w:r>
      <w:r w:rsidR="00FF2B51" w:rsidRPr="000B5715">
        <w:t>as</w:t>
      </w:r>
      <w:r>
        <w:t xml:space="preserve"> a</w:t>
      </w:r>
      <w:r w:rsidR="00FF2B51" w:rsidRPr="000B5715">
        <w:t xml:space="preserve"> “set or arrangement of systems that results when independent and useful systems are integrated into a larger system that delivers unique </w:t>
      </w:r>
      <w:r w:rsidR="00FF2B51">
        <w:t xml:space="preserve">capabilities.”  </w:t>
      </w:r>
      <w:sdt>
        <w:sdtPr>
          <w:id w:val="-711189456"/>
          <w:citation/>
        </w:sdtPr>
        <w:sdtContent>
          <w:r w:rsidR="000452ED">
            <w:fldChar w:fldCharType="begin"/>
          </w:r>
          <w:r w:rsidR="000C5539">
            <w:instrText xml:space="preserve">CITATION Dir08 \l 1033 </w:instrText>
          </w:r>
          <w:r w:rsidR="000452ED">
            <w:fldChar w:fldCharType="separate"/>
          </w:r>
          <w:r w:rsidR="000C5539">
            <w:rPr>
              <w:noProof/>
            </w:rPr>
            <w:t>(Systems Engineering Guide for Systems of Systems, 2008)</w:t>
          </w:r>
          <w:r w:rsidR="000452ED">
            <w:fldChar w:fldCharType="end"/>
          </w:r>
        </w:sdtContent>
      </w:sdt>
      <w:r w:rsidR="000C5539">
        <w:t xml:space="preserve"> </w:t>
      </w:r>
      <w:r w:rsidR="00120E45" w:rsidRPr="00120E45">
        <w:rPr>
          <w:sz w:val="23"/>
          <w:szCs w:val="23"/>
          <w:highlight w:val="yellow"/>
        </w:rPr>
        <w:t>[NEED Pg#]</w:t>
      </w:r>
      <w:r w:rsidR="00120E45">
        <w:rPr>
          <w:sz w:val="23"/>
          <w:szCs w:val="23"/>
        </w:rPr>
        <w:t xml:space="preserve"> </w:t>
      </w:r>
      <w:r w:rsidR="00FF2B51" w:rsidRPr="000B5715">
        <w:t xml:space="preserve">With the vast </w:t>
      </w:r>
      <w:r w:rsidR="00FF2B51">
        <w:t xml:space="preserve">number of </w:t>
      </w:r>
      <w:r w:rsidR="00FF2B51" w:rsidRPr="000B5715">
        <w:t>definition</w:t>
      </w:r>
      <w:r w:rsidR="00FF2B51">
        <w:t>s of</w:t>
      </w:r>
      <w:r w:rsidR="00FF2B51" w:rsidRPr="000B5715">
        <w:t xml:space="preserve"> system of systems and the scope to identify all the</w:t>
      </w:r>
      <w:r w:rsidR="00FF2B51">
        <w:t xml:space="preserve"> integration elements, the</w:t>
      </w:r>
      <w:r>
        <w:t xml:space="preserve"> choices made to limit the scope to </w:t>
      </w:r>
      <w:r w:rsidR="00FF2B51" w:rsidRPr="000B5715">
        <w:t>the interdependencies and relationships</w:t>
      </w:r>
      <w:r>
        <w:t xml:space="preserve"> that are </w:t>
      </w:r>
      <w:r w:rsidR="00FF2B51" w:rsidRPr="000B5715">
        <w:t>directly impacted by the identified parameters.  Therefore, secondary and tertiary effects of the interdependencies</w:t>
      </w:r>
      <w:r w:rsidR="00FF2B51">
        <w:t xml:space="preserve"> such as fuel economy, </w:t>
      </w:r>
      <w:r w:rsidR="00FF2B51" w:rsidRPr="000B5715">
        <w:t>reliability</w:t>
      </w:r>
      <w:r w:rsidR="00FF2B51">
        <w:t xml:space="preserve"> or sustainment</w:t>
      </w:r>
      <w:r>
        <w:t xml:space="preserve"> were not investigated</w:t>
      </w:r>
      <w:r w:rsidR="00FF2B51" w:rsidRPr="000B5715">
        <w:t>.</w:t>
      </w:r>
      <w:r w:rsidR="00AD6F94">
        <w:t xml:space="preserve"> Process as defined however includes </w:t>
      </w:r>
      <w:r w:rsidR="00FF2B51">
        <w:t>many of those elements are identified</w:t>
      </w:r>
      <w:r w:rsidR="00AD6F94">
        <w:t xml:space="preserve">. </w:t>
      </w:r>
      <w:r w:rsidR="008634DD">
        <w:t xml:space="preserve">This </w:t>
      </w:r>
      <w:r w:rsidR="00FF2B51">
        <w:t>broader scope of functions</w:t>
      </w:r>
      <w:r w:rsidR="008634DD">
        <w:t xml:space="preserve"> is</w:t>
      </w:r>
      <w:r w:rsidR="00FF2B51">
        <w:t xml:space="preserve"> </w:t>
      </w:r>
      <w:r w:rsidR="00AD6F94">
        <w:t xml:space="preserve">included </w:t>
      </w:r>
      <w:r w:rsidR="00FF2B51">
        <w:t>in the process</w:t>
      </w:r>
      <w:r w:rsidR="00AD6F94">
        <w:t xml:space="preserve"> </w:t>
      </w:r>
      <w:r w:rsidR="008634DD">
        <w:t xml:space="preserve">to </w:t>
      </w:r>
      <w:r w:rsidR="00AD6F94">
        <w:t xml:space="preserve">facilitate </w:t>
      </w:r>
      <w:r w:rsidR="00FF2B51">
        <w:t>follow on work</w:t>
      </w:r>
      <w:r w:rsidR="00AD6F94">
        <w:t xml:space="preserve"> which could </w:t>
      </w:r>
      <w:r w:rsidR="00FF2B51">
        <w:t xml:space="preserve">incorporate those factors.  </w:t>
      </w:r>
    </w:p>
    <w:p w:rsidR="00FF2B51" w:rsidRDefault="00FF2B51" w:rsidP="00E369C2">
      <w:pPr>
        <w:spacing w:line="360" w:lineRule="auto"/>
        <w:ind w:firstLine="720"/>
      </w:pPr>
      <w:r w:rsidRPr="000B5715">
        <w:t>During Phase 2, the System Architecture Phase,</w:t>
      </w:r>
      <w:r w:rsidR="00AD6F94">
        <w:t xml:space="preserve"> appropriate system functionality was identified and mapped </w:t>
      </w:r>
      <w:r w:rsidRPr="000B5715">
        <w:t>to the operational activities and performers</w:t>
      </w:r>
      <w:r w:rsidR="00AD6F94">
        <w:t>. Whe</w:t>
      </w:r>
      <w:r w:rsidR="008634DD">
        <w:t>n</w:t>
      </w:r>
      <w:r w:rsidR="00AD6F94">
        <w:t xml:space="preserve"> system functions were then delete </w:t>
      </w:r>
      <w:r>
        <w:t xml:space="preserve">linked directly back to the operational scenario and unit being </w:t>
      </w:r>
      <w:r w:rsidR="00AD6F94">
        <w:t>studied</w:t>
      </w:r>
      <w:r w:rsidRPr="000B5715">
        <w:t>.</w:t>
      </w:r>
      <w:r w:rsidR="00AD6F94">
        <w:t xml:space="preserve"> The </w:t>
      </w:r>
      <w:r>
        <w:t>architecture is based upon a functional architecture developed by the Tank Automotive Research Development and Engineering Center (TARDEC) Systems Engineering Group (SEG) and being leveraged by current ground system program managers</w:t>
      </w:r>
      <w:r w:rsidR="00AD6F94">
        <w:t xml:space="preserve"> </w:t>
      </w:r>
      <w:r w:rsidR="00AD6F94" w:rsidRPr="00AD6F94">
        <w:rPr>
          <w:highlight w:val="yellow"/>
        </w:rPr>
        <w:t>[NEED CITATION].</w:t>
      </w:r>
      <w:r w:rsidR="00AD6F94">
        <w:t xml:space="preserve"> </w:t>
      </w:r>
      <w:r>
        <w:t>The</w:t>
      </w:r>
      <w:r w:rsidR="00AD6F94">
        <w:t xml:space="preserve"> original function set spanned </w:t>
      </w:r>
      <w:r>
        <w:t>178 system functions</w:t>
      </w:r>
      <w:r w:rsidR="00E24C2B">
        <w:t>.</w:t>
      </w:r>
      <w:r w:rsidR="00AD6F94">
        <w:t xml:space="preserve"> Many of the elements however </w:t>
      </w:r>
      <w:r>
        <w:t>were deemed to be outside the scope of this project.  In order to scope down the functions list the systems critical to the four main capabilities of interest, mobility, lethality, situational awareness and protection</w:t>
      </w:r>
      <w:r w:rsidR="00AD6F94">
        <w:t xml:space="preserve"> were identified</w:t>
      </w:r>
      <w:r>
        <w:t xml:space="preserve">.  </w:t>
      </w:r>
      <w:r w:rsidR="00AD6F94">
        <w:t>T</w:t>
      </w:r>
      <w:r>
        <w:t xml:space="preserve">he level of fidelity for analysis was </w:t>
      </w:r>
      <w:r w:rsidR="00AD6F94">
        <w:t xml:space="preserve">then </w:t>
      </w:r>
      <w:r>
        <w:t>determined and functions that were at too low of a level</w:t>
      </w:r>
      <w:r w:rsidR="00AD6F94">
        <w:t xml:space="preserve"> were eliminated</w:t>
      </w:r>
      <w:r>
        <w:t xml:space="preserve">.   </w:t>
      </w:r>
      <w:r w:rsidR="00E369C2">
        <w:t>O</w:t>
      </w:r>
      <w:r>
        <w:t>ne of the functions</w:t>
      </w:r>
      <w:r w:rsidR="00E369C2">
        <w:t>,</w:t>
      </w:r>
      <w:r>
        <w:t xml:space="preserve"> </w:t>
      </w:r>
      <w:r w:rsidR="00E369C2">
        <w:t xml:space="preserve">for example, </w:t>
      </w:r>
      <w:r>
        <w:t xml:space="preserve">that </w:t>
      </w:r>
      <w:r w:rsidR="00120E45">
        <w:t>was deemed to be relevant was “manage s</w:t>
      </w:r>
      <w:r>
        <w:t>ignatures</w:t>
      </w:r>
      <w:r w:rsidR="00E369C2">
        <w:t>.</w:t>
      </w:r>
      <w:r>
        <w:t xml:space="preserve">” </w:t>
      </w:r>
      <w:r w:rsidR="00E24C2B">
        <w:t xml:space="preserve">However, </w:t>
      </w:r>
      <w:r>
        <w:t>specific signatures such as thermal, infrared and visual were removed</w:t>
      </w:r>
      <w:r w:rsidR="00E369C2">
        <w:t xml:space="preserve"> as being too low to be relevant in this study</w:t>
      </w:r>
      <w:r>
        <w:t>.</w:t>
      </w:r>
      <w:r w:rsidR="00E369C2">
        <w:t xml:space="preserve"> This effort narrowed </w:t>
      </w:r>
      <w:r>
        <w:t>the list to 67 functions</w:t>
      </w:r>
      <w:r w:rsidR="00E369C2">
        <w:t xml:space="preserve"> deemed</w:t>
      </w:r>
      <w:r w:rsidR="00A051E8">
        <w:t xml:space="preserve"> to be relevant </w:t>
      </w:r>
      <w:r w:rsidR="00E369C2">
        <w:t>to the question at hand</w:t>
      </w:r>
      <w:r>
        <w:t>.</w:t>
      </w:r>
    </w:p>
    <w:p w:rsidR="00FF2B51" w:rsidRDefault="00A051E8" w:rsidP="0008286F">
      <w:pPr>
        <w:pStyle w:val="Default"/>
        <w:spacing w:line="360" w:lineRule="auto"/>
        <w:ind w:firstLine="720"/>
        <w:jc w:val="both"/>
        <w:rPr>
          <w:noProof/>
        </w:rPr>
      </w:pPr>
      <w:r>
        <w:lastRenderedPageBreak/>
        <w:t xml:space="preserve">The final specific </w:t>
      </w:r>
      <w:r w:rsidR="00FF2B51">
        <w:t>areas of interest that have the greatest impact and differentiation on the combat system</w:t>
      </w:r>
      <w:r>
        <w:t xml:space="preserve"> were identified by leveraging </w:t>
      </w:r>
      <w:r w:rsidR="00FF2B51">
        <w:t>a report developed by the Program Manager (PM) Ground Combat Vehicle (GCV)</w:t>
      </w:r>
      <w:r>
        <w:t xml:space="preserve">. PM-GCV developed </w:t>
      </w:r>
      <w:r w:rsidR="00FF2B51">
        <w:t>the Whole Systems Trades Analysis Toolset (WSTAT).  WSTAT is a “</w:t>
      </w:r>
      <w:r w:rsidR="00FF2B51" w:rsidRPr="00B661DF">
        <w:t>decision support tool that integrates otherwise separate subsystem models into a holistic system view mapping critical design choices to consequ</w:t>
      </w:r>
      <w:r w:rsidR="00FF2B51">
        <w:t xml:space="preserve">ences relevant to stakeholders.” </w:t>
      </w:r>
      <w:r w:rsidR="00FF2B51">
        <w:rPr>
          <w:noProof/>
        </w:rPr>
        <w:t xml:space="preserve"> (Davis, 2012) </w:t>
      </w:r>
      <w:r w:rsidR="00120E45" w:rsidRPr="00120E45">
        <w:rPr>
          <w:sz w:val="23"/>
          <w:szCs w:val="23"/>
          <w:highlight w:val="yellow"/>
        </w:rPr>
        <w:t>[NEED Pg#]</w:t>
      </w:r>
      <w:r w:rsidR="00120E45">
        <w:rPr>
          <w:sz w:val="23"/>
          <w:szCs w:val="23"/>
        </w:rPr>
        <w:t xml:space="preserve"> </w:t>
      </w:r>
      <w:r w:rsidR="00FF2B51">
        <w:rPr>
          <w:noProof/>
        </w:rPr>
        <w:t xml:space="preserve"> This report provided a summary of system functions and </w:t>
      </w:r>
      <w:r w:rsidR="0008286F">
        <w:rPr>
          <w:noProof/>
        </w:rPr>
        <w:t xml:space="preserve">specifically </w:t>
      </w:r>
      <w:r w:rsidR="00FF2B51">
        <w:rPr>
          <w:noProof/>
        </w:rPr>
        <w:t xml:space="preserve">those that provided the most differentiation in performance between solution options.  </w:t>
      </w:r>
      <w:r w:rsidR="00FF2B51" w:rsidRPr="00BE754E">
        <w:rPr>
          <w:noProof/>
          <w:highlight w:val="yellow"/>
        </w:rPr>
        <w:t>Figure X</w:t>
      </w:r>
      <w:r w:rsidR="00FF2B51">
        <w:rPr>
          <w:noProof/>
        </w:rPr>
        <w:t xml:space="preserve"> depicts the final set of 19 functions that the team focused on.  </w:t>
      </w:r>
      <w:r w:rsidR="00FF2B51" w:rsidRPr="003C2615">
        <w:rPr>
          <w:noProof/>
          <w:highlight w:val="yellow"/>
        </w:rPr>
        <w:t>INPUT PROCESS FROM WSTAT REPORT ONCE OPSEC’d</w:t>
      </w:r>
    </w:p>
    <w:p w:rsidR="00FF2B51" w:rsidRDefault="00FF2B51" w:rsidP="00D65587">
      <w:pPr>
        <w:pStyle w:val="Default"/>
        <w:spacing w:line="360" w:lineRule="auto"/>
        <w:ind w:firstLine="720"/>
        <w:rPr>
          <w:noProof/>
        </w:rPr>
      </w:pPr>
    </w:p>
    <w:p w:rsidR="00FF2B51" w:rsidRDefault="00FF2B51" w:rsidP="00D65587">
      <w:pPr>
        <w:pStyle w:val="Default"/>
        <w:spacing w:line="360" w:lineRule="auto"/>
        <w:ind w:firstLine="720"/>
        <w:rPr>
          <w:noProof/>
        </w:rPr>
      </w:pPr>
      <w:r w:rsidRPr="00B661DF">
        <w:rPr>
          <w:noProof/>
          <w:highlight w:val="yellow"/>
        </w:rPr>
        <w:t>PLACEHOLDER, MUST OPSEC FIRST</w:t>
      </w:r>
    </w:p>
    <w:p w:rsidR="003F7885" w:rsidRDefault="003F7885" w:rsidP="00D65587">
      <w:pPr>
        <w:pStyle w:val="Default"/>
        <w:spacing w:line="360" w:lineRule="auto"/>
        <w:rPr>
          <w:noProof/>
        </w:rPr>
      </w:pPr>
    </w:p>
    <w:p w:rsidR="00FF2B51" w:rsidRDefault="00FF2B51" w:rsidP="00D65587">
      <w:pPr>
        <w:pStyle w:val="Default"/>
        <w:spacing w:line="360" w:lineRule="auto"/>
        <w:rPr>
          <w:noProof/>
        </w:rPr>
      </w:pPr>
      <w:r>
        <w:rPr>
          <w:noProof/>
        </w:rPr>
        <w:tab/>
      </w:r>
      <w:r w:rsidR="0008286F">
        <w:rPr>
          <w:noProof/>
        </w:rPr>
        <w:t xml:space="preserve">The final </w:t>
      </w:r>
      <w:r>
        <w:rPr>
          <w:noProof/>
        </w:rPr>
        <w:t xml:space="preserve">19 functions </w:t>
      </w:r>
      <w:r w:rsidR="0008286F">
        <w:rPr>
          <w:noProof/>
        </w:rPr>
        <w:t xml:space="preserve">were used </w:t>
      </w:r>
      <w:r>
        <w:rPr>
          <w:noProof/>
        </w:rPr>
        <w:t>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sdt>
        <w:sdtPr>
          <w:rPr>
            <w:sz w:val="23"/>
            <w:szCs w:val="23"/>
          </w:rPr>
          <w:id w:val="-1544274832"/>
          <w:citation/>
        </w:sdtPr>
        <w:sdtContent>
          <w:r w:rsidR="000452ED">
            <w:rPr>
              <w:sz w:val="23"/>
              <w:szCs w:val="23"/>
            </w:rPr>
            <w:fldChar w:fldCharType="begin"/>
          </w:r>
          <w:r w:rsidR="00120E45">
            <w:rPr>
              <w:noProof/>
              <w:sz w:val="23"/>
              <w:szCs w:val="23"/>
            </w:rPr>
            <w:instrText xml:space="preserve"> CITATION Dir08 \l 1033 </w:instrText>
          </w:r>
          <w:r w:rsidR="000452ED">
            <w:rPr>
              <w:sz w:val="23"/>
              <w:szCs w:val="23"/>
            </w:rPr>
            <w:fldChar w:fldCharType="separate"/>
          </w:r>
          <w:r w:rsidR="00120E45" w:rsidRPr="00120E45">
            <w:rPr>
              <w:noProof/>
              <w:sz w:val="23"/>
              <w:szCs w:val="23"/>
            </w:rPr>
            <w:t>(Systems Engineering Guide for Systems of Systems, 2008)</w:t>
          </w:r>
          <w:r w:rsidR="000452ED">
            <w:rPr>
              <w:sz w:val="23"/>
              <w:szCs w:val="23"/>
            </w:rPr>
            <w:fldChar w:fldCharType="end"/>
          </w:r>
        </w:sdtContent>
      </w:sdt>
      <w:r w:rsidR="00120E45">
        <w:rPr>
          <w:sz w:val="23"/>
          <w:szCs w:val="23"/>
        </w:rPr>
        <w:t xml:space="preserve">  </w:t>
      </w:r>
      <w:r w:rsidR="00120E45" w:rsidRPr="00120E45">
        <w:rPr>
          <w:sz w:val="23"/>
          <w:szCs w:val="23"/>
          <w:highlight w:val="yellow"/>
        </w:rPr>
        <w:t>[NEED Pg#]</w:t>
      </w:r>
      <w:r w:rsidR="00120E45">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FF2B51" w:rsidRDefault="00FF2B51" w:rsidP="00D65587">
      <w:pPr>
        <w:pStyle w:val="Default"/>
        <w:keepNext/>
        <w:spacing w:line="360" w:lineRule="auto"/>
        <w:jc w:val="center"/>
      </w:pPr>
      <w:r>
        <w:rPr>
          <w:noProof/>
        </w:rPr>
        <w:lastRenderedPageBreak/>
        <w:drawing>
          <wp:inline distT="0" distB="0" distL="0" distR="0">
            <wp:extent cx="4800136" cy="4369981"/>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1862" cy="4389760"/>
                    </a:xfrm>
                    <a:prstGeom prst="rect">
                      <a:avLst/>
                    </a:prstGeom>
                    <a:noFill/>
                    <a:ln>
                      <a:noFill/>
                    </a:ln>
                  </pic:spPr>
                </pic:pic>
              </a:graphicData>
            </a:graphic>
          </wp:inline>
        </w:drawing>
      </w:r>
    </w:p>
    <w:p w:rsidR="0010640F" w:rsidRDefault="0010640F" w:rsidP="00D65587">
      <w:pPr>
        <w:pStyle w:val="Default"/>
        <w:keepNext/>
        <w:spacing w:line="360" w:lineRule="auto"/>
        <w:jc w:val="center"/>
      </w:pPr>
      <w:r w:rsidRPr="0010640F">
        <w:t>Function to function relationship matrix</w:t>
      </w:r>
      <w:r w:rsidR="00D3747E">
        <w:t xml:space="preserve"> </w:t>
      </w:r>
      <w:r w:rsidR="00D3747E" w:rsidRPr="00D3747E">
        <w:rPr>
          <w:highlight w:val="yellow"/>
        </w:rPr>
        <w:t>[from NEED CITATION]</w:t>
      </w:r>
    </w:p>
    <w:p w:rsidR="0010640F" w:rsidRDefault="0010640F" w:rsidP="00D65587">
      <w:pPr>
        <w:pStyle w:val="Default"/>
        <w:keepNext/>
        <w:spacing w:line="360" w:lineRule="auto"/>
        <w:jc w:val="center"/>
      </w:pPr>
    </w:p>
    <w:p w:rsidR="00FF2B51" w:rsidRDefault="00FF2B51" w:rsidP="003F7885">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FF2B51" w:rsidRDefault="00FF2B51" w:rsidP="00B8755F">
      <w:pPr>
        <w:spacing w:line="360" w:lineRule="auto"/>
        <w:ind w:left="36" w:hanging="36"/>
      </w:pPr>
      <w:r>
        <w:t xml:space="preserve">Once the logical architecture had been laid out, the team was able to identify the key physical components of the SoS.  The physical hierarchy was developed from a SoS perspective, the team leveraged the required capabilities, system functions and mission scenario to derive the top level components.  Once the hierarchy was in place a relationship matrix was created.  As shown in </w:t>
      </w:r>
      <w:r w:rsidRPr="000836D6">
        <w:rPr>
          <w:highlight w:val="yellow"/>
        </w:rPr>
        <w:t>Figure X</w:t>
      </w:r>
      <w:r>
        <w:t xml:space="preserve">, the matrix identified which </w:t>
      </w:r>
      <w:r>
        <w:lastRenderedPageBreak/>
        <w:t>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FF2B51" w:rsidRDefault="00FF2B51" w:rsidP="00B8755F">
      <w:pPr>
        <w:keepNext/>
        <w:spacing w:line="360" w:lineRule="auto"/>
        <w:ind w:left="36" w:hanging="36"/>
        <w:jc w:val="center"/>
      </w:pPr>
      <w:r>
        <w:rPr>
          <w:noProof/>
          <w:lang w:eastAsia="en-US"/>
        </w:rPr>
        <w:drawing>
          <wp:inline distT="0" distB="0" distL="0" distR="0">
            <wp:extent cx="4635795" cy="3294501"/>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5817" cy="3308730"/>
                    </a:xfrm>
                    <a:prstGeom prst="rect">
                      <a:avLst/>
                    </a:prstGeom>
                    <a:noFill/>
                    <a:ln>
                      <a:noFill/>
                    </a:ln>
                  </pic:spPr>
                </pic:pic>
              </a:graphicData>
            </a:graphic>
          </wp:inline>
        </w:drawing>
      </w:r>
    </w:p>
    <w:p w:rsidR="0010640F" w:rsidRDefault="0010640F" w:rsidP="00D65587">
      <w:pPr>
        <w:keepNext/>
        <w:spacing w:line="360" w:lineRule="auto"/>
        <w:ind w:left="36" w:firstLine="684"/>
        <w:jc w:val="center"/>
      </w:pPr>
      <w:r w:rsidRPr="0010640F">
        <w:t>Function to physical relati</w:t>
      </w:r>
      <w:r w:rsidR="00D3747E">
        <w:t xml:space="preserve">onship matrix </w:t>
      </w:r>
      <w:r w:rsidR="00D3747E" w:rsidRPr="00D3747E">
        <w:rPr>
          <w:highlight w:val="yellow"/>
        </w:rPr>
        <w:t>[from NEED CITATION]</w:t>
      </w:r>
    </w:p>
    <w:p w:rsidR="0089259A" w:rsidRDefault="00FF2B51" w:rsidP="003F7885">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w:t>
      </w:r>
    </w:p>
    <w:p w:rsidR="0089259A" w:rsidRPr="00BE754E" w:rsidRDefault="0089259A" w:rsidP="0089259A">
      <w:pPr>
        <w:rPr>
          <w:color w:val="FF0000"/>
          <w:highlight w:val="yellow"/>
        </w:rPr>
      </w:pPr>
      <w:r w:rsidRPr="00BE754E">
        <w:rPr>
          <w:color w:val="FF0000"/>
          <w:highlight w:val="yellow"/>
        </w:rPr>
        <w:t>THESE PARAGRAPHS ARE CURRENLY UNFINISHED</w:t>
      </w:r>
    </w:p>
    <w:p w:rsidR="00FF2B51" w:rsidRPr="000B5715" w:rsidRDefault="00FF2B51" w:rsidP="003F7885">
      <w:pPr>
        <w:spacing w:line="360" w:lineRule="auto"/>
        <w:ind w:left="36" w:firstLine="684"/>
      </w:pPr>
    </w:p>
    <w:p w:rsidR="00B0657E" w:rsidRPr="000B5715" w:rsidRDefault="00B0657E" w:rsidP="00B0657E">
      <w:pPr>
        <w:pStyle w:val="Heading2"/>
      </w:pPr>
      <w:bookmarkStart w:id="126" w:name="_Toc353558142"/>
      <w:bookmarkStart w:id="127" w:name="_Toc347323152"/>
      <w:r>
        <w:t>A.</w:t>
      </w:r>
      <w:r>
        <w:tab/>
        <w:t>Functional decomposition</w:t>
      </w:r>
      <w:bookmarkEnd w:id="126"/>
    </w:p>
    <w:p w:rsidR="00B0657E" w:rsidRDefault="00B0657E" w:rsidP="00B0657E">
      <w:pPr>
        <w:pStyle w:val="2ndOrderPara"/>
      </w:pPr>
    </w:p>
    <w:p w:rsidR="00B0657E" w:rsidRDefault="00B0657E" w:rsidP="00B0657E">
      <w:pPr>
        <w:pStyle w:val="2ndOrderPara"/>
      </w:pPr>
    </w:p>
    <w:p w:rsidR="00B0657E" w:rsidRDefault="00B0657E" w:rsidP="00B0657E">
      <w:pPr>
        <w:pStyle w:val="2ndOrderPara"/>
      </w:pPr>
    </w:p>
    <w:p w:rsidR="00B0657E" w:rsidRPr="000B5715" w:rsidRDefault="00B0657E" w:rsidP="00B0657E">
      <w:pPr>
        <w:pStyle w:val="Heading2"/>
      </w:pPr>
      <w:bookmarkStart w:id="128" w:name="_Toc353558143"/>
      <w:r>
        <w:t>B.</w:t>
      </w:r>
      <w:r>
        <w:tab/>
        <w:t>physical decomposition</w:t>
      </w:r>
      <w:bookmarkEnd w:id="128"/>
    </w:p>
    <w:p w:rsidR="00B0657E" w:rsidRDefault="00B0657E" w:rsidP="00B0657E">
      <w:pPr>
        <w:pStyle w:val="2ndOrderPara"/>
      </w:pPr>
    </w:p>
    <w:p w:rsidR="00B0657E" w:rsidRDefault="00B0657E" w:rsidP="00B0657E">
      <w:pPr>
        <w:pStyle w:val="2ndOrderPara"/>
      </w:pPr>
    </w:p>
    <w:p w:rsidR="00FF2B51" w:rsidRPr="00697D05" w:rsidRDefault="00101B38" w:rsidP="00101B38">
      <w:pPr>
        <w:pStyle w:val="Heading1"/>
        <w:rPr>
          <w:highlight w:val="red"/>
        </w:rPr>
      </w:pPr>
      <w:bookmarkStart w:id="129" w:name="_Toc353558144"/>
      <w:r>
        <w:rPr>
          <w:highlight w:val="red"/>
        </w:rPr>
        <w:lastRenderedPageBreak/>
        <w:t>V</w:t>
      </w:r>
      <w:r w:rsidR="00033491">
        <w:rPr>
          <w:highlight w:val="red"/>
        </w:rPr>
        <w:t>.</w:t>
      </w:r>
      <w:r w:rsidR="006D6C57">
        <w:rPr>
          <w:highlight w:val="red"/>
        </w:rPr>
        <w:tab/>
      </w:r>
      <w:r w:rsidR="00033491">
        <w:rPr>
          <w:highlight w:val="red"/>
        </w:rPr>
        <w:t xml:space="preserve"> </w:t>
      </w:r>
      <w:r w:rsidR="00FF2B51" w:rsidRPr="00697D05">
        <w:rPr>
          <w:highlight w:val="red"/>
        </w:rPr>
        <w:t>Systems Analysis</w:t>
      </w:r>
      <w:bookmarkEnd w:id="127"/>
      <w:bookmarkEnd w:id="129"/>
    </w:p>
    <w:p w:rsidR="00FF2B51" w:rsidRPr="00697D05" w:rsidRDefault="00FF2B51" w:rsidP="00FF2B51">
      <w:pPr>
        <w:rPr>
          <w:highlight w:val="red"/>
        </w:rPr>
      </w:pPr>
      <w:r w:rsidRPr="00697D05">
        <w:rPr>
          <w:highlight w:val="red"/>
        </w:rPr>
        <w:t>The third phase, or the System Analysis Phase, will provide the meat of the system analysis work to be done.  During this phase the team will gather the necessary data based on the specified systems and MOPs from the previous stages, to layout a design of experiments like approach to identify the top few (likely between two and five) characteristics are that play a role in the variation of operational survivability within the context of the example missions chosen for modeling and the operational tasks associated with those missions.  This will narrow down the evaluation from a large number of factors by weeding out those elements, based on the system and mission, which have very little impact on the overall MOEs.  This analysis contributes to the notion of designating Key Technical Performance Measures (KTPMs) that permit high level designers to span large portions of the trade space by adjusting relatively few of the ground systems integrated elements or their performance parameters.  For the purposes of this report, some of the factors will be omitted from consideration due to the restriction of only considering unclassified data as possible architectural and simulation model inputs.  Where phases one and two define the decisions to be made in the development of the methodology and example architectures, phase three results will provide insight into the variability in and range of operational effectiveness that can be expected.  Different specific instantiated solutions that satisfy the functional and performance requirements to varying degrees and with different trade off considerations are substituted into and out of the models to stress the scenario’s baseline architecture.  Once those areas have been identified the team will work to gather data and identify additional alternate configurations, both materiel and non materiel, which would further exercise those elements.</w:t>
      </w:r>
    </w:p>
    <w:p w:rsidR="00FF2B51" w:rsidRPr="00697D05" w:rsidRDefault="00101B38" w:rsidP="00101B38">
      <w:pPr>
        <w:pStyle w:val="Heading1"/>
        <w:rPr>
          <w:highlight w:val="red"/>
        </w:rPr>
      </w:pPr>
      <w:bookmarkStart w:id="130" w:name="_Toc347323153"/>
      <w:bookmarkStart w:id="131" w:name="_Toc353558145"/>
      <w:r>
        <w:rPr>
          <w:highlight w:val="red"/>
        </w:rPr>
        <w:lastRenderedPageBreak/>
        <w:t>VI.</w:t>
      </w:r>
      <w:r w:rsidR="00FF2B51" w:rsidRPr="00697D05">
        <w:rPr>
          <w:highlight w:val="red"/>
        </w:rPr>
        <w:t xml:space="preserve"> </w:t>
      </w:r>
      <w:r w:rsidR="006D6C57">
        <w:rPr>
          <w:highlight w:val="red"/>
        </w:rPr>
        <w:tab/>
      </w:r>
      <w:r w:rsidR="00FF2B51" w:rsidRPr="00697D05">
        <w:rPr>
          <w:highlight w:val="red"/>
        </w:rPr>
        <w:t>Model Development</w:t>
      </w:r>
      <w:bookmarkEnd w:id="130"/>
      <w:bookmarkEnd w:id="131"/>
    </w:p>
    <w:p w:rsidR="00FF2B51" w:rsidRPr="00697D05" w:rsidRDefault="00FF2B51" w:rsidP="00FF2B51">
      <w:pPr>
        <w:rPr>
          <w:highlight w:val="red"/>
        </w:rPr>
      </w:pPr>
      <w:r w:rsidRPr="00697D05">
        <w:rPr>
          <w:highlight w:val="red"/>
        </w:rPr>
        <w:t>During this phase of the process a culmination of the information and data determined from the initial phases will be used to structure and build the models. The models will utilize the capabilities, systems, relationships, and variables of both enemy and friendly forces. The model(s) to be executed will analyze a single company against enemy forces in the terrain (environment, climate, obstacles, routes, climate, etc.) that is defined by the operational scenario. Both a Combined Arms Maneuver (CAM) scenario and a Wide Area Security (WAS) scenario will be evaluated. A CAM’s objective is to compel the enemy to respond to friendly action while a WAS’s objective is to retain the initiative by improving civil conditions and applying combat power to prevent the situation from deteriorating. These underlying objectives will help to shape the models, ultimately providing pertinent survivability data from opposite ends of the spectrum and fostering effective decision making. Other items that will be employed to define the models are TRADOC standard operational scenarios and stakeholder(s) input. TRADOC operational scenarios will immensely help in defining variables such as; mission(s), the enemy, terrain, and the troops/unit. As stated earlier, stakeholder(s) input will help to shape the entities relevant to the operational scenario, from which the model will be derived.  A key element of this modeling process will be to identify the interactions and relative relationships between and within systems, because the data itself will not be completely accurate due to security reasons.  However, the ability to take a model and identify which relationships need to be measured and evaluated and the type of system data that is required to make an accurate model, will allow follow on efforts, For Official Use Only (FOUO) or Classified, to alter the model to meet those standards, without the need to reinvent the wheel.</w:t>
      </w:r>
    </w:p>
    <w:p w:rsidR="00FF2B51" w:rsidRPr="00697D05" w:rsidRDefault="00101B38" w:rsidP="00101B38">
      <w:pPr>
        <w:pStyle w:val="Heading1"/>
        <w:rPr>
          <w:highlight w:val="red"/>
        </w:rPr>
      </w:pPr>
      <w:bookmarkStart w:id="132" w:name="_Toc347323154"/>
      <w:bookmarkStart w:id="133" w:name="_Toc353558146"/>
      <w:r>
        <w:rPr>
          <w:highlight w:val="red"/>
        </w:rPr>
        <w:lastRenderedPageBreak/>
        <w:t>VII.</w:t>
      </w:r>
      <w:r w:rsidR="00FF2B51" w:rsidRPr="00697D05">
        <w:rPr>
          <w:highlight w:val="red"/>
        </w:rPr>
        <w:t xml:space="preserve"> </w:t>
      </w:r>
      <w:r w:rsidR="006D6C57">
        <w:rPr>
          <w:highlight w:val="red"/>
        </w:rPr>
        <w:tab/>
      </w:r>
      <w:r w:rsidR="00FF2B51" w:rsidRPr="00697D05">
        <w:rPr>
          <w:highlight w:val="red"/>
        </w:rPr>
        <w:t>Model Execution</w:t>
      </w:r>
      <w:bookmarkEnd w:id="132"/>
      <w:bookmarkEnd w:id="133"/>
    </w:p>
    <w:p w:rsidR="00FF2B51" w:rsidRPr="00697D05" w:rsidRDefault="00FF2B51" w:rsidP="00FF2B51">
      <w:pPr>
        <w:rPr>
          <w:highlight w:val="red"/>
        </w:rPr>
      </w:pPr>
      <w:r w:rsidRPr="00697D05">
        <w:rPr>
          <w:highlight w:val="red"/>
        </w:rPr>
        <w:t>Finally, phase five of this initial effort will be Model Execution.  This phase includes the actual running of the model, identification of the a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B0657E" w:rsidP="00B0657E">
      <w:pPr>
        <w:pStyle w:val="Heading2"/>
      </w:pPr>
      <w:bookmarkStart w:id="134" w:name="_Toc353558147"/>
      <w:r>
        <w:t>A</w:t>
      </w:r>
      <w:r w:rsidR="00E00A02" w:rsidRPr="00E00A02">
        <w:t>.</w:t>
      </w:r>
      <w:r w:rsidR="00E00A02" w:rsidRPr="00E00A02">
        <w:tab/>
      </w:r>
      <w:r w:rsidR="001A4227" w:rsidRPr="00E00A02">
        <w:t>Analysis</w:t>
      </w:r>
      <w:r w:rsidR="00CE6287">
        <w:t xml:space="preserve"> Tools</w:t>
      </w:r>
      <w:bookmarkEnd w:id="134"/>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0452ED">
            <w:fldChar w:fldCharType="begin"/>
          </w:r>
          <w:r w:rsidR="00D352E1">
            <w:instrText xml:space="preserve"> CITATION Her08 \l 1033 </w:instrText>
          </w:r>
          <w:r w:rsidR="000452ED">
            <w:fldChar w:fldCharType="separate"/>
          </w:r>
          <w:r w:rsidR="000C5539">
            <w:rPr>
              <w:noProof/>
            </w:rPr>
            <w:t>(Hernandez, 2008)</w:t>
          </w:r>
          <w:r w:rsidR="000452ED">
            <w:fldChar w:fldCharType="end"/>
          </w:r>
        </w:sdtContent>
      </w:sdt>
      <w:r w:rsidR="00120E45" w:rsidRPr="00120E45">
        <w:rPr>
          <w:sz w:val="23"/>
          <w:szCs w:val="23"/>
          <w:highlight w:val="yellow"/>
        </w:rPr>
        <w:t>[NEED Pg#]</w:t>
      </w:r>
    </w:p>
    <w:p w:rsidR="00AC5119" w:rsidRDefault="00B6574E" w:rsidP="00D65587">
      <w:pPr>
        <w:pStyle w:val="2nd3rdOrderPara"/>
        <w:spacing w:before="0"/>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 xml:space="preserve">corporate website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0452ED">
            <w:fldChar w:fldCharType="begin"/>
          </w:r>
          <w:r w:rsidR="00D352E1">
            <w:instrText xml:space="preserve"> CITATION SAS13 \l 1033 </w:instrText>
          </w:r>
          <w:r w:rsidR="000452ED">
            <w:fldChar w:fldCharType="separate"/>
          </w:r>
          <w:r w:rsidR="000C5539">
            <w:rPr>
              <w:noProof/>
            </w:rPr>
            <w:t>(SAS Institute Inc, 2013)</w:t>
          </w:r>
          <w:r w:rsidR="000452ED">
            <w:fldChar w:fldCharType="end"/>
          </w:r>
        </w:sdtContent>
      </w:sdt>
      <w:r w:rsidR="00120E45" w:rsidRPr="00120E45">
        <w:rPr>
          <w:sz w:val="23"/>
          <w:szCs w:val="23"/>
          <w:highlight w:val="yellow"/>
        </w:rPr>
        <w:t>[NEED Pg#]</w:t>
      </w:r>
      <w:r w:rsidR="00120E45">
        <w:rPr>
          <w:sz w:val="23"/>
          <w:szCs w:val="23"/>
        </w:rPr>
        <w:t xml:space="preserve"> </w:t>
      </w:r>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0452ED" w:rsidRPr="00AF2D8F">
            <w:fldChar w:fldCharType="begin"/>
          </w:r>
          <w:r w:rsidR="00AF2D8F" w:rsidRPr="00AF2D8F">
            <w:instrText xml:space="preserve"> CITATION SAS131 \l 1033 </w:instrText>
          </w:r>
          <w:r w:rsidR="000452ED" w:rsidRPr="00AF2D8F">
            <w:fldChar w:fldCharType="separate"/>
          </w:r>
          <w:r w:rsidR="000C5539">
            <w:rPr>
              <w:noProof/>
            </w:rPr>
            <w:t>(SAS Institute Inc., 2013)</w:t>
          </w:r>
          <w:r w:rsidR="000452ED" w:rsidRPr="00AF2D8F">
            <w:fldChar w:fldCharType="end"/>
          </w:r>
        </w:sdtContent>
      </w:sdt>
    </w:p>
    <w:p w:rsidR="00AC5119" w:rsidRDefault="005A73B9" w:rsidP="00AC5119">
      <w:pPr>
        <w:pStyle w:val="2nd3rdOrderPara"/>
      </w:pPr>
      <w:r>
        <w:t>B</w:t>
      </w:r>
      <w:r w:rsidR="00B342FB">
        <w:t>ack of the envelope (BoE) calculations</w:t>
      </w:r>
      <w:r>
        <w:t xml:space="preserve"> utilized</w:t>
      </w:r>
      <w:r w:rsidR="00B342FB">
        <w:t xml:space="preserve"> </w:t>
      </w:r>
      <w:r w:rsidR="00AC5119">
        <w:t>Microsoft</w:t>
      </w:r>
      <w:r w:rsidR="00B342FB">
        <w:t>’s</w:t>
      </w:r>
      <w:r w:rsidR="00AC5119">
        <w:t xml:space="preserve"> Excel for 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0452ED">
            <w:fldChar w:fldCharType="begin"/>
          </w:r>
          <w:r w:rsidR="005A73B9">
            <w:instrText xml:space="preserve"> CITATION McI07 \l 1033 </w:instrText>
          </w:r>
          <w:r w:rsidR="000452ED">
            <w:fldChar w:fldCharType="separate"/>
          </w:r>
          <w:r w:rsidR="000C5539">
            <w:rPr>
              <w:noProof/>
            </w:rPr>
            <w:t>(McIntosh, Galligan, Anderson, &amp; Lauren, 2007)</w:t>
          </w:r>
          <w:r w:rsidR="000452ED">
            <w:fldChar w:fldCharType="end"/>
          </w:r>
        </w:sdtContent>
      </w:sdt>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0452ED">
            <w:fldChar w:fldCharType="begin"/>
          </w:r>
          <w:r w:rsidR="008E0494">
            <w:instrText xml:space="preserve"> CITATION McI07 \l 1033 </w:instrText>
          </w:r>
          <w:r w:rsidR="000452ED">
            <w:fldChar w:fldCharType="separate"/>
          </w:r>
          <w:r w:rsidR="000C5539">
            <w:rPr>
              <w:noProof/>
            </w:rPr>
            <w:t>(McIntosh, Galligan, Anderson, &amp; Lauren, 2007)</w:t>
          </w:r>
          <w:r w:rsidR="000452ED">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r>
        <w:t>all of the constituent model pieces,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w:t>
      </w:r>
      <w:r>
        <w:lastRenderedPageBreak/>
        <w:t>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1A4227" w:rsidRPr="000B5715" w:rsidRDefault="00AC5119" w:rsidP="00AC5119">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p>
    <w:p w:rsidR="00C94135" w:rsidRDefault="00B0657E" w:rsidP="00B0657E">
      <w:pPr>
        <w:pStyle w:val="Heading2"/>
      </w:pPr>
      <w:bookmarkStart w:id="135" w:name="_Toc353558148"/>
      <w:r>
        <w:t>A</w:t>
      </w:r>
      <w:r w:rsidR="00C94135">
        <w:t>.</w:t>
      </w:r>
      <w:r w:rsidR="00C94135">
        <w:tab/>
        <w:t>Modeling and Simulation</w:t>
      </w:r>
      <w:bookmarkEnd w:id="135"/>
      <w:r w:rsidR="00C94135">
        <w:t xml:space="preserve">  </w:t>
      </w:r>
    </w:p>
    <w:p w:rsidR="00C94135" w:rsidRDefault="00B0657E" w:rsidP="00B0657E">
      <w:pPr>
        <w:pStyle w:val="Heading3"/>
      </w:pPr>
      <w:bookmarkStart w:id="136" w:name="_Toc353558149"/>
      <w:r>
        <w:t>1</w:t>
      </w:r>
      <w:r w:rsidR="00C94135">
        <w:t>.</w:t>
      </w:r>
      <w:r w:rsidR="00C94135">
        <w:tab/>
        <w:t xml:space="preserve"> Design of Experiments Planning</w:t>
      </w:r>
      <w:bookmarkEnd w:id="136"/>
    </w:p>
    <w:p w:rsidR="00C94135" w:rsidRDefault="00B0657E" w:rsidP="00B0657E">
      <w:pPr>
        <w:pStyle w:val="Heading4"/>
      </w:pPr>
      <w:bookmarkStart w:id="137" w:name="_Toc353558150"/>
      <w:r>
        <w:t>a</w:t>
      </w:r>
      <w:r w:rsidR="00C94135">
        <w:t>.</w:t>
      </w:r>
      <w:r w:rsidR="00C94135">
        <w:tab/>
        <w:t>Model Data References and Definitions</w:t>
      </w:r>
      <w:bookmarkEnd w:id="137"/>
    </w:p>
    <w:p w:rsidR="00C94135" w:rsidRPr="00C94135" w:rsidRDefault="00C94135" w:rsidP="00C94135">
      <w:pPr>
        <w:pStyle w:val="3rdOrderPara"/>
        <w:rPr>
          <w:lang w:eastAsia="en-US"/>
        </w:rPr>
      </w:pPr>
    </w:p>
    <w:p w:rsidR="00C94135" w:rsidRDefault="00B0657E" w:rsidP="00B0657E">
      <w:pPr>
        <w:pStyle w:val="Heading4"/>
      </w:pPr>
      <w:bookmarkStart w:id="138" w:name="_Toc353558151"/>
      <w:r>
        <w:t>b</w:t>
      </w:r>
      <w:r w:rsidR="00C94135">
        <w:t>.</w:t>
      </w:r>
      <w:r w:rsidR="00C94135">
        <w:tab/>
        <w:t>Factor Levels and Probability Distributions</w:t>
      </w:r>
      <w:bookmarkEnd w:id="138"/>
    </w:p>
    <w:p w:rsidR="00C94135" w:rsidRDefault="00C94135" w:rsidP="00C94135">
      <w:pPr>
        <w:pStyle w:val="2ndOrderPara"/>
      </w:pPr>
    </w:p>
    <w:p w:rsidR="00C94135" w:rsidRDefault="00B0657E" w:rsidP="00B0657E">
      <w:pPr>
        <w:pStyle w:val="Heading4"/>
      </w:pPr>
      <w:bookmarkStart w:id="139" w:name="_Toc353558152"/>
      <w:r>
        <w:t>c</w:t>
      </w:r>
      <w:r w:rsidR="00C94135">
        <w:t>.</w:t>
      </w:r>
      <w:r w:rsidR="00C94135">
        <w:tab/>
        <w:t>Probability Model</w:t>
      </w:r>
      <w:bookmarkEnd w:id="139"/>
    </w:p>
    <w:p w:rsidR="00C94135" w:rsidRDefault="00C94135" w:rsidP="00B0657E">
      <w:pPr>
        <w:pStyle w:val="2ndOrderPara"/>
        <w:ind w:firstLine="0"/>
      </w:pPr>
    </w:p>
    <w:p w:rsidR="00C94135" w:rsidRDefault="00B0657E" w:rsidP="00B0657E">
      <w:pPr>
        <w:pStyle w:val="Heading4"/>
      </w:pPr>
      <w:bookmarkStart w:id="140" w:name="_Toc353558153"/>
      <w:r>
        <w:t>d</w:t>
      </w:r>
      <w:r w:rsidR="00C94135">
        <w:t>.</w:t>
      </w:r>
      <w:r w:rsidR="00C94135">
        <w:tab/>
        <w:t>Factorial Design</w:t>
      </w:r>
      <w:bookmarkEnd w:id="140"/>
    </w:p>
    <w:p w:rsidR="00C94135" w:rsidRDefault="00C94135" w:rsidP="00512107">
      <w:pPr>
        <w:pStyle w:val="2ndOrderPara"/>
        <w:ind w:firstLine="0"/>
      </w:pPr>
    </w:p>
    <w:p w:rsidR="00C94135" w:rsidRDefault="00B0657E" w:rsidP="00B0657E">
      <w:pPr>
        <w:pStyle w:val="Heading4"/>
      </w:pPr>
      <w:bookmarkStart w:id="141" w:name="_Toc353558154"/>
      <w:r>
        <w:t>e</w:t>
      </w:r>
      <w:r w:rsidR="00C94135">
        <w:t>.</w:t>
      </w:r>
      <w:r w:rsidR="00C94135">
        <w:tab/>
        <w:t>OMOE for Cost As Independent Variable</w:t>
      </w:r>
      <w:bookmarkEnd w:id="141"/>
    </w:p>
    <w:p w:rsidR="00C94135" w:rsidRDefault="00C94135" w:rsidP="00C94135">
      <w:pPr>
        <w:pStyle w:val="2ndOrderPara"/>
      </w:pPr>
    </w:p>
    <w:p w:rsidR="00C94135" w:rsidRDefault="008D6D3C" w:rsidP="00C94135">
      <w:pPr>
        <w:pStyle w:val="Heading2"/>
      </w:pPr>
      <w:bookmarkStart w:id="142" w:name="_Toc353558155"/>
      <w:r>
        <w:t>B</w:t>
      </w:r>
      <w:r w:rsidR="00C94135">
        <w:t>.</w:t>
      </w:r>
      <w:r w:rsidR="00C94135">
        <w:tab/>
        <w:t>Simulations</w:t>
      </w:r>
      <w:bookmarkEnd w:id="142"/>
      <w:r w:rsidR="00C94135">
        <w:t xml:space="preserve"> </w:t>
      </w:r>
    </w:p>
    <w:p w:rsidR="00C94135" w:rsidRDefault="00C94135" w:rsidP="00C94135">
      <w:pPr>
        <w:pStyle w:val="2ndOrderPara"/>
      </w:pPr>
    </w:p>
    <w:p w:rsidR="00C94135" w:rsidRDefault="00C94135" w:rsidP="00C94135">
      <w:pPr>
        <w:pStyle w:val="Heading3"/>
      </w:pPr>
      <w:bookmarkStart w:id="143" w:name="_Toc353558156"/>
      <w:r>
        <w:lastRenderedPageBreak/>
        <w:t>1.</w:t>
      </w:r>
      <w:r>
        <w:tab/>
        <w:t>Approach and Process</w:t>
      </w:r>
      <w:bookmarkEnd w:id="143"/>
    </w:p>
    <w:p w:rsidR="00C94135" w:rsidRDefault="00C94135" w:rsidP="00C94135">
      <w:pPr>
        <w:pStyle w:val="Heading4"/>
      </w:pPr>
      <w:bookmarkStart w:id="144" w:name="_Toc353558157"/>
      <w:r>
        <w:t>a.</w:t>
      </w:r>
      <w:r>
        <w:tab/>
        <w:t>Back of the Envelope Informal Approaches</w:t>
      </w:r>
      <w:bookmarkEnd w:id="144"/>
      <w:r>
        <w:t xml:space="preserve"> </w:t>
      </w:r>
    </w:p>
    <w:p w:rsidR="00C94135" w:rsidRDefault="00C94135" w:rsidP="00C94135">
      <w:pPr>
        <w:pStyle w:val="Heading4"/>
      </w:pPr>
      <w:bookmarkStart w:id="145" w:name="_Toc353558158"/>
      <w:r>
        <w:t>b.</w:t>
      </w:r>
      <w:r>
        <w:tab/>
        <w:t>Formal Model Approaches</w:t>
      </w:r>
      <w:bookmarkEnd w:id="145"/>
    </w:p>
    <w:p w:rsidR="00C94135" w:rsidRDefault="00C94135" w:rsidP="00C94135">
      <w:pPr>
        <w:pStyle w:val="Heading4"/>
      </w:pPr>
      <w:bookmarkStart w:id="146" w:name="_Toc353558159"/>
      <w:r>
        <w:t>c.</w:t>
      </w:r>
      <w:r>
        <w:tab/>
        <w:t>Process</w:t>
      </w:r>
      <w:bookmarkEnd w:id="146"/>
    </w:p>
    <w:p w:rsidR="00C94135" w:rsidRDefault="00C94135" w:rsidP="00C94135">
      <w:pPr>
        <w:pStyle w:val="Heading4"/>
      </w:pPr>
      <w:bookmarkStart w:id="147" w:name="_Toc353558160"/>
      <w:r>
        <w:t>d.</w:t>
      </w:r>
      <w:r>
        <w:tab/>
        <w:t>Resources</w:t>
      </w:r>
      <w:bookmarkEnd w:id="147"/>
    </w:p>
    <w:p w:rsidR="00C94135" w:rsidRDefault="00C94135" w:rsidP="00C94135">
      <w:pPr>
        <w:pStyle w:val="Heading3"/>
      </w:pPr>
      <w:bookmarkStart w:id="148" w:name="_Toc353558161"/>
      <w:r>
        <w:t xml:space="preserve">2. </w:t>
      </w:r>
      <w:r>
        <w:tab/>
        <w:t>Variables and Factors.</w:t>
      </w:r>
      <w:bookmarkEnd w:id="148"/>
      <w:r>
        <w:tab/>
      </w:r>
    </w:p>
    <w:p w:rsidR="00C94135" w:rsidRDefault="00C94135" w:rsidP="00512107">
      <w:pPr>
        <w:pStyle w:val="Heading4"/>
      </w:pPr>
      <w:bookmarkStart w:id="149" w:name="_Toc353558162"/>
      <w:r>
        <w:t>a.</w:t>
      </w:r>
      <w:r>
        <w:tab/>
        <w:t>Variables of Interest</w:t>
      </w:r>
      <w:bookmarkEnd w:id="149"/>
    </w:p>
    <w:p w:rsidR="00C94135" w:rsidRDefault="00C94135" w:rsidP="00512107">
      <w:pPr>
        <w:pStyle w:val="Heading4"/>
      </w:pPr>
      <w:bookmarkStart w:id="150" w:name="_Toc353558163"/>
      <w:r>
        <w:t>b.</w:t>
      </w:r>
      <w:r>
        <w:tab/>
        <w:t>Inputs and Outputs</w:t>
      </w:r>
      <w:bookmarkEnd w:id="150"/>
    </w:p>
    <w:p w:rsidR="00C94135" w:rsidRDefault="00C94135" w:rsidP="00512107">
      <w:pPr>
        <w:pStyle w:val="Heading4"/>
      </w:pPr>
      <w:bookmarkStart w:id="151" w:name="_Toc353558164"/>
      <w:r>
        <w:t>c.</w:t>
      </w:r>
      <w:r>
        <w:tab/>
        <w:t>Noise Factors</w:t>
      </w:r>
      <w:bookmarkEnd w:id="151"/>
    </w:p>
    <w:p w:rsidR="00EB3643" w:rsidRDefault="00EB3643" w:rsidP="00EB3643">
      <w:pPr>
        <w:pStyle w:val="Heading3"/>
      </w:pPr>
      <w:bookmarkStart w:id="152" w:name="_Toc353558165"/>
      <w:r>
        <w:t xml:space="preserve">3. </w:t>
      </w:r>
      <w:r>
        <w:tab/>
        <w:t>Factors not considered</w:t>
      </w:r>
      <w:bookmarkEnd w:id="152"/>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B0657E" w:rsidP="00B0657E">
      <w:pPr>
        <w:pStyle w:val="Heading1"/>
      </w:pPr>
      <w:bookmarkStart w:id="153" w:name="_Toc353558166"/>
      <w:r>
        <w:lastRenderedPageBreak/>
        <w:t>VIII</w:t>
      </w:r>
      <w:r w:rsidR="00C94135">
        <w:t>.</w:t>
      </w:r>
      <w:r w:rsidR="00C94135">
        <w:tab/>
        <w:t>Results</w:t>
      </w:r>
      <w:bookmarkEnd w:id="153"/>
    </w:p>
    <w:p w:rsidR="00C94135" w:rsidRDefault="00C94135" w:rsidP="00512107">
      <w:pPr>
        <w:pStyle w:val="Heading3"/>
      </w:pPr>
      <w:bookmarkStart w:id="154" w:name="_Toc353558167"/>
      <w:r>
        <w:t>1.</w:t>
      </w:r>
      <w:r>
        <w:tab/>
        <w:t>Regression Analysis and CAIV Results</w:t>
      </w:r>
      <w:bookmarkEnd w:id="154"/>
    </w:p>
    <w:p w:rsidR="00C94135" w:rsidRDefault="00C94135" w:rsidP="00512107">
      <w:pPr>
        <w:pStyle w:val="Heading3"/>
      </w:pPr>
      <w:bookmarkStart w:id="155" w:name="_Toc353558168"/>
      <w:r>
        <w:t>2.</w:t>
      </w:r>
      <w:r>
        <w:tab/>
        <w:t>Baseline Analysis</w:t>
      </w:r>
      <w:bookmarkEnd w:id="155"/>
    </w:p>
    <w:p w:rsidR="00C94135" w:rsidRDefault="00C94135" w:rsidP="00512107">
      <w:pPr>
        <w:pStyle w:val="Heading3"/>
      </w:pPr>
      <w:bookmarkStart w:id="156" w:name="_Toc353558169"/>
      <w:r>
        <w:t>3.</w:t>
      </w:r>
      <w:r>
        <w:tab/>
        <w:t>Alternative Configuration Analysis</w:t>
      </w:r>
      <w:bookmarkEnd w:id="156"/>
    </w:p>
    <w:p w:rsidR="00C94135" w:rsidRDefault="00AE3AF3" w:rsidP="00512107">
      <w:pPr>
        <w:pStyle w:val="Heading1"/>
      </w:pPr>
      <w:bookmarkStart w:id="157" w:name="_Toc353558170"/>
      <w:r>
        <w:lastRenderedPageBreak/>
        <w:t>XI</w:t>
      </w:r>
      <w:r w:rsidR="00C94135">
        <w:t>.</w:t>
      </w:r>
      <w:r w:rsidR="00C94135">
        <w:tab/>
        <w:t>Summary and Recommendations</w:t>
      </w:r>
      <w:bookmarkEnd w:id="157"/>
    </w:p>
    <w:p w:rsidR="00C94135" w:rsidRDefault="008D6D3C" w:rsidP="00512107">
      <w:pPr>
        <w:pStyle w:val="Heading2"/>
      </w:pPr>
      <w:bookmarkStart w:id="158" w:name="_Toc353558171"/>
      <w:r>
        <w:t>A</w:t>
      </w:r>
      <w:r w:rsidR="00C94135">
        <w:t>.</w:t>
      </w:r>
      <w:r w:rsidR="00C94135">
        <w:tab/>
        <w:t>Challenges</w:t>
      </w:r>
      <w:bookmarkEnd w:id="158"/>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159" w:name="_Toc353558172"/>
      <w:r>
        <w:t>B</w:t>
      </w:r>
      <w:r w:rsidR="00C94135">
        <w:t>.</w:t>
      </w:r>
      <w:r w:rsidR="00C94135">
        <w:tab/>
        <w:t>Follow-on Work</w:t>
      </w:r>
      <w:bookmarkEnd w:id="159"/>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160" w:name="_Toc353558173"/>
      <w:r>
        <w:t>C</w:t>
      </w:r>
      <w:r w:rsidR="00C94135">
        <w:t>.</w:t>
      </w:r>
      <w:r w:rsidR="00C94135">
        <w:tab/>
        <w:t>Recommendations</w:t>
      </w:r>
      <w:bookmarkEnd w:id="160"/>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161" w:name="_Toc353558174"/>
      <w:r>
        <w:lastRenderedPageBreak/>
        <w:t xml:space="preserve">Appendix </w:t>
      </w:r>
      <w:r w:rsidR="008D6D3C">
        <w:t>A</w:t>
      </w:r>
      <w:r w:rsidR="006D6C57">
        <w:t xml:space="preserve">: </w:t>
      </w:r>
      <w:r w:rsidR="00C94135">
        <w:t>Reference Models for Simulations</w:t>
      </w:r>
      <w:bookmarkEnd w:id="161"/>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162" w:name="_Toc353558175"/>
      <w:r>
        <w:lastRenderedPageBreak/>
        <w:t xml:space="preserve">Appendix </w:t>
      </w:r>
      <w:r w:rsidR="008D6D3C">
        <w:t>B</w:t>
      </w:r>
      <w:r w:rsidR="006D6C57">
        <w:t xml:space="preserve">: </w:t>
      </w:r>
      <w:r w:rsidR="00C94135">
        <w:t>Simulation Output Data</w:t>
      </w:r>
      <w:bookmarkEnd w:id="162"/>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163" w:name="_Toc353558176"/>
      <w:r>
        <w:lastRenderedPageBreak/>
        <w:t>LIST OF REFERENCES</w:t>
      </w:r>
      <w:bookmarkEnd w:id="12"/>
      <w:bookmarkEnd w:id="13"/>
      <w:bookmarkEnd w:id="163"/>
    </w:p>
    <w:p w:rsidR="003D2CA3" w:rsidRDefault="000452ED" w:rsidP="003D2CA3">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3D2CA3">
        <w:rPr>
          <w:i/>
          <w:iCs/>
          <w:noProof/>
        </w:rPr>
        <w:t>FM 3-21.31 The Stryker Brigade Combat Team.</w:t>
      </w:r>
      <w:r w:rsidR="003D2CA3">
        <w:rPr>
          <w:noProof/>
        </w:rPr>
        <w:t xml:space="preserve"> (2003). Washington DC, USA: US Army Infantry School, Department of the Army.</w:t>
      </w:r>
    </w:p>
    <w:p w:rsidR="003D2CA3" w:rsidRDefault="003D2CA3" w:rsidP="003D2CA3">
      <w:pPr>
        <w:pStyle w:val="Bibliography"/>
        <w:ind w:left="720" w:hanging="720"/>
        <w:rPr>
          <w:noProof/>
        </w:rPr>
      </w:pPr>
      <w:r>
        <w:rPr>
          <w:noProof/>
        </w:rPr>
        <w:t xml:space="preserve">(2008). </w:t>
      </w:r>
      <w:r>
        <w:rPr>
          <w:i/>
          <w:iCs/>
          <w:noProof/>
        </w:rPr>
        <w:t>Systems Engineering Guide for Systems of Systems.</w:t>
      </w:r>
      <w:r>
        <w:rPr>
          <w:noProof/>
        </w:rPr>
        <w:t xml:space="preserve"> Office of the Under Secretary of Defense, Office of the Under Secretary of Defense (Acquisition and Technology). Washington DC: Director, Systems and Software Engineering, Office of the Secretary of Defense.</w:t>
      </w:r>
    </w:p>
    <w:p w:rsidR="003D2CA3" w:rsidRDefault="003D2CA3" w:rsidP="003D2CA3">
      <w:pPr>
        <w:pStyle w:val="Bibliography"/>
        <w:ind w:left="720" w:hanging="720"/>
        <w:rPr>
          <w:noProof/>
        </w:rPr>
      </w:pPr>
      <w:r>
        <w:rPr>
          <w:noProof/>
        </w:rPr>
        <w:t xml:space="preserve">(2010). </w:t>
      </w:r>
      <w:r>
        <w:rPr>
          <w:i/>
          <w:iCs/>
          <w:noProof/>
        </w:rPr>
        <w:t>TRADOC Pam 525-3-1 THE ARMY OPERATING CONCEPT.</w:t>
      </w:r>
      <w:r>
        <w:rPr>
          <w:noProof/>
        </w:rPr>
        <w:t xml:space="preserve"> United States Army Training adn Doctrine Command. Fort Monroe VA: U. S. Army Training and Doctrine Command, Department of the Army.</w:t>
      </w:r>
    </w:p>
    <w:p w:rsidR="003D2CA3" w:rsidRDefault="003D2CA3" w:rsidP="003D2CA3">
      <w:pPr>
        <w:pStyle w:val="Bibliography"/>
        <w:ind w:left="720" w:hanging="720"/>
        <w:rPr>
          <w:noProof/>
        </w:rPr>
      </w:pPr>
      <w:r>
        <w:rPr>
          <w:noProof/>
        </w:rPr>
        <w:t xml:space="preserve">(2012). </w:t>
      </w:r>
      <w:r>
        <w:rPr>
          <w:i/>
          <w:iCs/>
          <w:noProof/>
        </w:rPr>
        <w:t>ADRP 3-0 Unified Land Operations.</w:t>
      </w:r>
      <w:r>
        <w:rPr>
          <w:noProof/>
        </w:rPr>
        <w:t xml:space="preserve"> Washington DC: Headquarters, Department of the Army. Retrieved January 11, 2013</w:t>
      </w:r>
    </w:p>
    <w:p w:rsidR="003D2CA3" w:rsidRDefault="003D2CA3" w:rsidP="003D2CA3">
      <w:pPr>
        <w:pStyle w:val="Bibliography"/>
        <w:ind w:left="720" w:hanging="720"/>
        <w:rPr>
          <w:noProof/>
        </w:rPr>
      </w:pPr>
      <w:r>
        <w:rPr>
          <w:noProof/>
        </w:rPr>
        <w:t xml:space="preserve">(2013). </w:t>
      </w:r>
      <w:r>
        <w:rPr>
          <w:i/>
          <w:iCs/>
          <w:noProof/>
        </w:rPr>
        <w:t>Army Equipment Modernization Strategy.</w:t>
      </w:r>
      <w:r>
        <w:rPr>
          <w:noProof/>
        </w:rPr>
        <w:t xml:space="preserve"> Future Force Division (FDF). Washington DC: Department of the Army Office of the Deputy Chief of Staff, G-8 Future Force Division (FDF).</w:t>
      </w:r>
    </w:p>
    <w:p w:rsidR="003D2CA3" w:rsidRDefault="003D2CA3" w:rsidP="003D2CA3">
      <w:pPr>
        <w:pStyle w:val="Bibliography"/>
        <w:ind w:left="720" w:hanging="720"/>
        <w:rPr>
          <w:noProof/>
        </w:rPr>
      </w:pPr>
      <w:r>
        <w:rPr>
          <w:noProof/>
        </w:rPr>
        <w:t xml:space="preserve">Blanchard, B., &amp; Fabrycky, W. (2011). </w:t>
      </w:r>
      <w:r>
        <w:rPr>
          <w:i/>
          <w:iCs/>
          <w:noProof/>
        </w:rPr>
        <w:t>Systems Engineering and Analysis</w:t>
      </w:r>
      <w:r>
        <w:rPr>
          <w:noProof/>
        </w:rPr>
        <w:t xml:space="preserve"> (5th ed.). Upper Saddle River, New Jersey, USA: Prentice-Hall. Retrieved 2012</w:t>
      </w:r>
    </w:p>
    <w:p w:rsidR="003D2CA3" w:rsidRDefault="003D2CA3" w:rsidP="003D2CA3">
      <w:pPr>
        <w:pStyle w:val="Bibliography"/>
        <w:ind w:left="720" w:hanging="720"/>
        <w:rPr>
          <w:noProof/>
        </w:rPr>
      </w:pPr>
      <w:r>
        <w:rPr>
          <w:noProof/>
        </w:rPr>
        <w:t xml:space="preserve">Cairnes, W. E. (Ed.). (2004). </w:t>
      </w:r>
      <w:r>
        <w:rPr>
          <w:i/>
          <w:iCs/>
          <w:noProof/>
        </w:rPr>
        <w:t>Napoleon's Military Maxims</w:t>
      </w:r>
      <w:r>
        <w:rPr>
          <w:noProof/>
        </w:rPr>
        <w:t xml:space="preserve"> (Vol. 1). (G. C. D'Aguulier, Trans.) Mineola, NY, USA: Dover Publishing.</w:t>
      </w:r>
    </w:p>
    <w:p w:rsidR="003D2CA3" w:rsidRDefault="003D2CA3" w:rsidP="003D2CA3">
      <w:pPr>
        <w:pStyle w:val="Bibliography"/>
        <w:ind w:left="720" w:hanging="720"/>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3D2CA3" w:rsidRDefault="003D2CA3" w:rsidP="003D2CA3">
      <w:pPr>
        <w:pStyle w:val="Bibliography"/>
        <w:ind w:left="720" w:hanging="720"/>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3D2CA3" w:rsidRDefault="003D2CA3" w:rsidP="003D2CA3">
      <w:pPr>
        <w:pStyle w:val="Bibliography"/>
        <w:ind w:left="720" w:hanging="720"/>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3D2CA3" w:rsidRDefault="003D2CA3" w:rsidP="003D2CA3">
      <w:pPr>
        <w:pStyle w:val="Bibliography"/>
        <w:ind w:left="720" w:hanging="720"/>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3D2CA3" w:rsidRDefault="003D2CA3" w:rsidP="003D2CA3">
      <w:pPr>
        <w:pStyle w:val="Bibliography"/>
        <w:ind w:left="720" w:hanging="720"/>
        <w:rPr>
          <w:noProof/>
        </w:rPr>
      </w:pPr>
      <w:r>
        <w:rPr>
          <w:noProof/>
        </w:rPr>
        <w:t xml:space="preserve">Mait, J. N., &amp; Kugler, R. L. (2004, July). Alternative Approaches to Army Transformation. </w:t>
      </w:r>
      <w:r>
        <w:rPr>
          <w:i/>
          <w:iCs/>
          <w:noProof/>
        </w:rPr>
        <w:t>Defense Horizons</w:t>
      </w:r>
      <w:r>
        <w:rPr>
          <w:noProof/>
        </w:rPr>
        <w:t>, p. 9.</w:t>
      </w:r>
    </w:p>
    <w:p w:rsidR="003D2CA3" w:rsidRDefault="003D2CA3" w:rsidP="003D2CA3">
      <w:pPr>
        <w:pStyle w:val="Bibliography"/>
        <w:ind w:left="720" w:hanging="720"/>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3D2CA3" w:rsidRDefault="003D2CA3" w:rsidP="003D2CA3">
      <w:pPr>
        <w:pStyle w:val="Bibliography"/>
        <w:ind w:left="720" w:hanging="720"/>
        <w:rPr>
          <w:noProof/>
        </w:rPr>
      </w:pPr>
      <w:r>
        <w:rPr>
          <w:noProof/>
        </w:rPr>
        <w:t>Molitoris, H., &amp; Hicks, D. (2009, August). System Engineering approach to assessing Integrated Survivability. Warren, MI, USA: US Army RDECOM-TARDEC.</w:t>
      </w:r>
    </w:p>
    <w:p w:rsidR="003D2CA3" w:rsidRDefault="003D2CA3" w:rsidP="003D2CA3">
      <w:pPr>
        <w:pStyle w:val="Bibliography"/>
        <w:ind w:left="720" w:hanging="720"/>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3D2CA3" w:rsidRDefault="003D2CA3" w:rsidP="003D2CA3">
      <w:pPr>
        <w:pStyle w:val="Bibliography"/>
        <w:ind w:left="720" w:hanging="720"/>
        <w:rPr>
          <w:noProof/>
        </w:rPr>
      </w:pPr>
      <w:r>
        <w:rPr>
          <w:noProof/>
        </w:rPr>
        <w:t xml:space="preserve">SAS Institute Inc. (2013, April 1). </w:t>
      </w:r>
      <w:r>
        <w:rPr>
          <w:i/>
          <w:iCs/>
          <w:noProof/>
        </w:rPr>
        <w:t>JMP</w:t>
      </w:r>
      <w:r>
        <w:rPr>
          <w:noProof/>
        </w:rPr>
        <w:t>. Retrieved April 1, 2013, from JMP statistical discovery from SAS: http://www.jmp.com/</w:t>
      </w:r>
    </w:p>
    <w:p w:rsidR="003D2CA3" w:rsidRDefault="003D2CA3" w:rsidP="003D2CA3">
      <w:pPr>
        <w:pStyle w:val="Bibliography"/>
        <w:ind w:left="720" w:hanging="720"/>
        <w:rPr>
          <w:noProof/>
        </w:rPr>
      </w:pPr>
      <w:r>
        <w:rPr>
          <w:noProof/>
        </w:rPr>
        <w:lastRenderedPageBreak/>
        <w:t xml:space="preserve">SAS Institute Inc. (2013, April 1). </w:t>
      </w:r>
      <w:r>
        <w:rPr>
          <w:i/>
          <w:iCs/>
          <w:noProof/>
        </w:rPr>
        <w:t>capabilities index-principal components</w:t>
      </w:r>
      <w:r>
        <w:rPr>
          <w:noProof/>
        </w:rPr>
        <w:t>. Retrieved April 1, 2013, from JMP: http://www.jmp.com/capabilities/Principal_Components.shtml</w:t>
      </w:r>
    </w:p>
    <w:p w:rsidR="003D2CA3" w:rsidRDefault="003D2CA3" w:rsidP="003D2CA3">
      <w:pPr>
        <w:pStyle w:val="Bibliography"/>
        <w:ind w:left="720" w:hanging="720"/>
        <w:rPr>
          <w:noProof/>
        </w:rPr>
      </w:pPr>
      <w:r>
        <w:rPr>
          <w:noProof/>
        </w:rPr>
        <w:t>Treml, T. (n.d.). New Approach for the Development of Specifications for a Future Ground Combat Vehicle. Monterey, CA, USA: Naval Postgraduate School.</w:t>
      </w:r>
    </w:p>
    <w:p w:rsidR="00D3747E" w:rsidRDefault="000452ED" w:rsidP="003D2CA3">
      <w:pPr>
        <w:pStyle w:val="Bibliography"/>
        <w:ind w:left="720" w:hanging="720"/>
        <w:rPr>
          <w:noProof/>
        </w:rPr>
      </w:pPr>
      <w:r>
        <w:rPr>
          <w:noProof/>
        </w:rPr>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164" w:name="_Toc158527413"/>
      <w:bookmarkStart w:id="165" w:name="_Toc158527851"/>
      <w:bookmarkStart w:id="166" w:name="_Toc353558177"/>
      <w:r>
        <w:lastRenderedPageBreak/>
        <w:t>INITIAL DISTRIBUTION LIST</w:t>
      </w:r>
      <w:bookmarkEnd w:id="164"/>
      <w:bookmarkEnd w:id="165"/>
      <w:bookmarkEnd w:id="166"/>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756B" w:rsidRPr="001E28F3" w:rsidRDefault="00EA756B" w:rsidP="001E28F3">
      <w:pPr>
        <w:pStyle w:val="Footer"/>
      </w:pPr>
    </w:p>
  </w:endnote>
  <w:endnote w:type="continuationSeparator" w:id="0">
    <w:p w:rsidR="00EA756B" w:rsidRPr="001E28F3" w:rsidRDefault="00EA756B"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7C48DE" w:rsidRDefault="007C48D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7C48DE" w:rsidRDefault="007C48D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xxi</w:t>
    </w:r>
    <w:r>
      <w:rPr>
        <w:rStyle w:val="PageNumber"/>
      </w:rPr>
      <w:fldChar w:fldCharType="end"/>
    </w:r>
  </w:p>
  <w:p w:rsidR="007C48DE" w:rsidRDefault="007C48DE"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935D4">
      <w:rPr>
        <w:rStyle w:val="PageNumber"/>
        <w:noProof/>
      </w:rPr>
      <w:t>8</w:t>
    </w:r>
    <w:r>
      <w:rPr>
        <w:rStyle w:val="PageNumber"/>
      </w:rPr>
      <w:fldChar w:fldCharType="end"/>
    </w:r>
  </w:p>
  <w:p w:rsidR="007C48DE" w:rsidRDefault="007C48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756B" w:rsidRDefault="00EA756B">
      <w:r>
        <w:separator/>
      </w:r>
    </w:p>
  </w:footnote>
  <w:footnote w:type="continuationSeparator" w:id="0">
    <w:p w:rsidR="00EA756B" w:rsidRDefault="00EA75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5C04"/>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4356"/>
    <w:rsid w:val="000054CB"/>
    <w:rsid w:val="00013873"/>
    <w:rsid w:val="00017A27"/>
    <w:rsid w:val="000226AD"/>
    <w:rsid w:val="00023489"/>
    <w:rsid w:val="00025FD2"/>
    <w:rsid w:val="000325E9"/>
    <w:rsid w:val="00033491"/>
    <w:rsid w:val="00044955"/>
    <w:rsid w:val="000452ED"/>
    <w:rsid w:val="00070581"/>
    <w:rsid w:val="00074542"/>
    <w:rsid w:val="000749FA"/>
    <w:rsid w:val="00075696"/>
    <w:rsid w:val="0008286F"/>
    <w:rsid w:val="000863EC"/>
    <w:rsid w:val="0009077B"/>
    <w:rsid w:val="00091962"/>
    <w:rsid w:val="00094683"/>
    <w:rsid w:val="000B2263"/>
    <w:rsid w:val="000B78B1"/>
    <w:rsid w:val="000C5539"/>
    <w:rsid w:val="000D0068"/>
    <w:rsid w:val="000D729A"/>
    <w:rsid w:val="000F21E3"/>
    <w:rsid w:val="000F3097"/>
    <w:rsid w:val="00101B38"/>
    <w:rsid w:val="0010640F"/>
    <w:rsid w:val="00110789"/>
    <w:rsid w:val="00115964"/>
    <w:rsid w:val="00120E45"/>
    <w:rsid w:val="0012461B"/>
    <w:rsid w:val="00125911"/>
    <w:rsid w:val="001309A9"/>
    <w:rsid w:val="00135420"/>
    <w:rsid w:val="00135B2C"/>
    <w:rsid w:val="001422F6"/>
    <w:rsid w:val="0014477A"/>
    <w:rsid w:val="00151DCF"/>
    <w:rsid w:val="001574CB"/>
    <w:rsid w:val="00173488"/>
    <w:rsid w:val="00176B1F"/>
    <w:rsid w:val="00181AB5"/>
    <w:rsid w:val="001867F3"/>
    <w:rsid w:val="00190D87"/>
    <w:rsid w:val="001919F7"/>
    <w:rsid w:val="00192A61"/>
    <w:rsid w:val="0019476D"/>
    <w:rsid w:val="001A00C9"/>
    <w:rsid w:val="001A4227"/>
    <w:rsid w:val="001B4A93"/>
    <w:rsid w:val="001B5055"/>
    <w:rsid w:val="001C0FE0"/>
    <w:rsid w:val="001C3F53"/>
    <w:rsid w:val="001D021E"/>
    <w:rsid w:val="001D031B"/>
    <w:rsid w:val="001D2C4D"/>
    <w:rsid w:val="001D4377"/>
    <w:rsid w:val="001D5889"/>
    <w:rsid w:val="001D6A5D"/>
    <w:rsid w:val="001E28F3"/>
    <w:rsid w:val="001E4B00"/>
    <w:rsid w:val="001F2786"/>
    <w:rsid w:val="001F537E"/>
    <w:rsid w:val="0020019A"/>
    <w:rsid w:val="00204DFC"/>
    <w:rsid w:val="0021081F"/>
    <w:rsid w:val="002147ED"/>
    <w:rsid w:val="00220D4E"/>
    <w:rsid w:val="00224403"/>
    <w:rsid w:val="0022527F"/>
    <w:rsid w:val="00230F4D"/>
    <w:rsid w:val="0023485C"/>
    <w:rsid w:val="0024079C"/>
    <w:rsid w:val="002420BA"/>
    <w:rsid w:val="00251C2F"/>
    <w:rsid w:val="00257C87"/>
    <w:rsid w:val="00261152"/>
    <w:rsid w:val="00293326"/>
    <w:rsid w:val="002935D4"/>
    <w:rsid w:val="00295FCA"/>
    <w:rsid w:val="002A0F85"/>
    <w:rsid w:val="002A53D8"/>
    <w:rsid w:val="002B301F"/>
    <w:rsid w:val="002B65BE"/>
    <w:rsid w:val="002C204F"/>
    <w:rsid w:val="002C55E6"/>
    <w:rsid w:val="002E60FA"/>
    <w:rsid w:val="002E6A8F"/>
    <w:rsid w:val="002F021C"/>
    <w:rsid w:val="002F11DE"/>
    <w:rsid w:val="002F6A1B"/>
    <w:rsid w:val="002F76C4"/>
    <w:rsid w:val="0030709D"/>
    <w:rsid w:val="00313949"/>
    <w:rsid w:val="00313FF8"/>
    <w:rsid w:val="00315293"/>
    <w:rsid w:val="00322D0D"/>
    <w:rsid w:val="003772CE"/>
    <w:rsid w:val="00381DDC"/>
    <w:rsid w:val="00393C86"/>
    <w:rsid w:val="00394D46"/>
    <w:rsid w:val="003A09B6"/>
    <w:rsid w:val="003A2AA2"/>
    <w:rsid w:val="003A71BC"/>
    <w:rsid w:val="003B39C5"/>
    <w:rsid w:val="003B7EDE"/>
    <w:rsid w:val="003D2CA3"/>
    <w:rsid w:val="003E0833"/>
    <w:rsid w:val="003F0E8A"/>
    <w:rsid w:val="003F1398"/>
    <w:rsid w:val="003F5752"/>
    <w:rsid w:val="003F7885"/>
    <w:rsid w:val="0041011D"/>
    <w:rsid w:val="00417ADE"/>
    <w:rsid w:val="004240BD"/>
    <w:rsid w:val="004448A4"/>
    <w:rsid w:val="00446D03"/>
    <w:rsid w:val="00451930"/>
    <w:rsid w:val="00453F1B"/>
    <w:rsid w:val="0045515C"/>
    <w:rsid w:val="00463760"/>
    <w:rsid w:val="004637C5"/>
    <w:rsid w:val="00465EAE"/>
    <w:rsid w:val="004677B5"/>
    <w:rsid w:val="00487DEC"/>
    <w:rsid w:val="0049469C"/>
    <w:rsid w:val="0049685F"/>
    <w:rsid w:val="00496DE1"/>
    <w:rsid w:val="004A1754"/>
    <w:rsid w:val="004A29BF"/>
    <w:rsid w:val="004A56D2"/>
    <w:rsid w:val="004B4FDB"/>
    <w:rsid w:val="004B7453"/>
    <w:rsid w:val="004B7DA8"/>
    <w:rsid w:val="004C71FF"/>
    <w:rsid w:val="004E3CD0"/>
    <w:rsid w:val="004F16CA"/>
    <w:rsid w:val="005019DF"/>
    <w:rsid w:val="00503365"/>
    <w:rsid w:val="00506135"/>
    <w:rsid w:val="00512107"/>
    <w:rsid w:val="005200FF"/>
    <w:rsid w:val="005331A9"/>
    <w:rsid w:val="0054022B"/>
    <w:rsid w:val="00541F59"/>
    <w:rsid w:val="00544DCE"/>
    <w:rsid w:val="005564A1"/>
    <w:rsid w:val="005707AB"/>
    <w:rsid w:val="00586A7D"/>
    <w:rsid w:val="005903F9"/>
    <w:rsid w:val="00591AEA"/>
    <w:rsid w:val="0059584D"/>
    <w:rsid w:val="00595D32"/>
    <w:rsid w:val="005A154B"/>
    <w:rsid w:val="005A5A49"/>
    <w:rsid w:val="005A7284"/>
    <w:rsid w:val="005A73B9"/>
    <w:rsid w:val="005B00DF"/>
    <w:rsid w:val="005B2B6A"/>
    <w:rsid w:val="005B3932"/>
    <w:rsid w:val="005C2CCC"/>
    <w:rsid w:val="005C3925"/>
    <w:rsid w:val="005C4C07"/>
    <w:rsid w:val="005C747E"/>
    <w:rsid w:val="005D1AD6"/>
    <w:rsid w:val="005E0475"/>
    <w:rsid w:val="005E0F7B"/>
    <w:rsid w:val="005E6639"/>
    <w:rsid w:val="005F223C"/>
    <w:rsid w:val="005F64AA"/>
    <w:rsid w:val="006011C7"/>
    <w:rsid w:val="0060328B"/>
    <w:rsid w:val="0062664F"/>
    <w:rsid w:val="00630DA9"/>
    <w:rsid w:val="00632961"/>
    <w:rsid w:val="00636690"/>
    <w:rsid w:val="00642B83"/>
    <w:rsid w:val="00652EE3"/>
    <w:rsid w:val="0065364C"/>
    <w:rsid w:val="00654BCB"/>
    <w:rsid w:val="00654DD9"/>
    <w:rsid w:val="006553D8"/>
    <w:rsid w:val="00657F6E"/>
    <w:rsid w:val="00660DA8"/>
    <w:rsid w:val="0066479C"/>
    <w:rsid w:val="006724A9"/>
    <w:rsid w:val="00687F5F"/>
    <w:rsid w:val="006A2370"/>
    <w:rsid w:val="006A3DA9"/>
    <w:rsid w:val="006C0B9F"/>
    <w:rsid w:val="006D29FF"/>
    <w:rsid w:val="006D6C57"/>
    <w:rsid w:val="006D6CBA"/>
    <w:rsid w:val="006E2E1A"/>
    <w:rsid w:val="006E5F2A"/>
    <w:rsid w:val="006F0C79"/>
    <w:rsid w:val="00702FBA"/>
    <w:rsid w:val="007039D0"/>
    <w:rsid w:val="00710B78"/>
    <w:rsid w:val="00710C7F"/>
    <w:rsid w:val="007123D8"/>
    <w:rsid w:val="00722530"/>
    <w:rsid w:val="00737A7A"/>
    <w:rsid w:val="00746AE0"/>
    <w:rsid w:val="00747B29"/>
    <w:rsid w:val="0075353A"/>
    <w:rsid w:val="0076520D"/>
    <w:rsid w:val="00771E8B"/>
    <w:rsid w:val="00792229"/>
    <w:rsid w:val="00795413"/>
    <w:rsid w:val="007963D9"/>
    <w:rsid w:val="007B0414"/>
    <w:rsid w:val="007C2168"/>
    <w:rsid w:val="007C48DE"/>
    <w:rsid w:val="007D3F3D"/>
    <w:rsid w:val="007E7C77"/>
    <w:rsid w:val="007F6847"/>
    <w:rsid w:val="00802099"/>
    <w:rsid w:val="008026B2"/>
    <w:rsid w:val="0081492F"/>
    <w:rsid w:val="008234A2"/>
    <w:rsid w:val="00823B75"/>
    <w:rsid w:val="008357C1"/>
    <w:rsid w:val="008402A4"/>
    <w:rsid w:val="008447B5"/>
    <w:rsid w:val="00850B32"/>
    <w:rsid w:val="00853FC8"/>
    <w:rsid w:val="008619CF"/>
    <w:rsid w:val="008634DD"/>
    <w:rsid w:val="008706F6"/>
    <w:rsid w:val="008747B0"/>
    <w:rsid w:val="00877DF9"/>
    <w:rsid w:val="008846D8"/>
    <w:rsid w:val="00892534"/>
    <w:rsid w:val="0089259A"/>
    <w:rsid w:val="00897A40"/>
    <w:rsid w:val="008A0482"/>
    <w:rsid w:val="008A1FE8"/>
    <w:rsid w:val="008A201F"/>
    <w:rsid w:val="008A2166"/>
    <w:rsid w:val="008A6E51"/>
    <w:rsid w:val="008B163E"/>
    <w:rsid w:val="008B629D"/>
    <w:rsid w:val="008C309A"/>
    <w:rsid w:val="008C4972"/>
    <w:rsid w:val="008C6A36"/>
    <w:rsid w:val="008C7401"/>
    <w:rsid w:val="008C7F06"/>
    <w:rsid w:val="008D33FD"/>
    <w:rsid w:val="008D38BB"/>
    <w:rsid w:val="008D422F"/>
    <w:rsid w:val="008D5A6A"/>
    <w:rsid w:val="008D6D3C"/>
    <w:rsid w:val="008E0494"/>
    <w:rsid w:val="008E3604"/>
    <w:rsid w:val="008E364A"/>
    <w:rsid w:val="008F37F4"/>
    <w:rsid w:val="008F4A72"/>
    <w:rsid w:val="008F5411"/>
    <w:rsid w:val="00904F7B"/>
    <w:rsid w:val="009159E1"/>
    <w:rsid w:val="00922D39"/>
    <w:rsid w:val="00927F1A"/>
    <w:rsid w:val="009335D8"/>
    <w:rsid w:val="00945AF9"/>
    <w:rsid w:val="00951410"/>
    <w:rsid w:val="00957684"/>
    <w:rsid w:val="00973742"/>
    <w:rsid w:val="00991CBF"/>
    <w:rsid w:val="00992E77"/>
    <w:rsid w:val="0099542F"/>
    <w:rsid w:val="009B3D4E"/>
    <w:rsid w:val="009C38E4"/>
    <w:rsid w:val="009C457F"/>
    <w:rsid w:val="009D1442"/>
    <w:rsid w:val="009E105C"/>
    <w:rsid w:val="009F41A7"/>
    <w:rsid w:val="00A051E8"/>
    <w:rsid w:val="00A06819"/>
    <w:rsid w:val="00A118DD"/>
    <w:rsid w:val="00A24C4E"/>
    <w:rsid w:val="00A445D9"/>
    <w:rsid w:val="00A5742B"/>
    <w:rsid w:val="00A574AF"/>
    <w:rsid w:val="00A60CE0"/>
    <w:rsid w:val="00A7217B"/>
    <w:rsid w:val="00A87F98"/>
    <w:rsid w:val="00AA345C"/>
    <w:rsid w:val="00AA6E9B"/>
    <w:rsid w:val="00AB144E"/>
    <w:rsid w:val="00AB54A9"/>
    <w:rsid w:val="00AC3234"/>
    <w:rsid w:val="00AC5119"/>
    <w:rsid w:val="00AD24ED"/>
    <w:rsid w:val="00AD49C6"/>
    <w:rsid w:val="00AD6E6B"/>
    <w:rsid w:val="00AD6F94"/>
    <w:rsid w:val="00AD71A9"/>
    <w:rsid w:val="00AE3AF3"/>
    <w:rsid w:val="00AF2D8F"/>
    <w:rsid w:val="00AF549C"/>
    <w:rsid w:val="00B0657E"/>
    <w:rsid w:val="00B15774"/>
    <w:rsid w:val="00B15953"/>
    <w:rsid w:val="00B16563"/>
    <w:rsid w:val="00B23D40"/>
    <w:rsid w:val="00B250BF"/>
    <w:rsid w:val="00B342FB"/>
    <w:rsid w:val="00B37295"/>
    <w:rsid w:val="00B6449B"/>
    <w:rsid w:val="00B6574E"/>
    <w:rsid w:val="00B66EEF"/>
    <w:rsid w:val="00B76D2C"/>
    <w:rsid w:val="00B8755F"/>
    <w:rsid w:val="00BA6F9D"/>
    <w:rsid w:val="00BB4199"/>
    <w:rsid w:val="00BB7785"/>
    <w:rsid w:val="00BC0AA0"/>
    <w:rsid w:val="00BC3CE9"/>
    <w:rsid w:val="00BC699E"/>
    <w:rsid w:val="00BD45A0"/>
    <w:rsid w:val="00BD4FE8"/>
    <w:rsid w:val="00BE737A"/>
    <w:rsid w:val="00BE754E"/>
    <w:rsid w:val="00BF67A9"/>
    <w:rsid w:val="00C02F1D"/>
    <w:rsid w:val="00C0445D"/>
    <w:rsid w:val="00C07CE5"/>
    <w:rsid w:val="00C26624"/>
    <w:rsid w:val="00C301AF"/>
    <w:rsid w:val="00C3677B"/>
    <w:rsid w:val="00C43802"/>
    <w:rsid w:val="00C47FDF"/>
    <w:rsid w:val="00C5257E"/>
    <w:rsid w:val="00C53914"/>
    <w:rsid w:val="00C546B7"/>
    <w:rsid w:val="00C8298C"/>
    <w:rsid w:val="00C85AE5"/>
    <w:rsid w:val="00C863CE"/>
    <w:rsid w:val="00C9101F"/>
    <w:rsid w:val="00C94135"/>
    <w:rsid w:val="00C944B6"/>
    <w:rsid w:val="00CA05C6"/>
    <w:rsid w:val="00CA114F"/>
    <w:rsid w:val="00CB1D46"/>
    <w:rsid w:val="00CB1E85"/>
    <w:rsid w:val="00CB5B7B"/>
    <w:rsid w:val="00CC0EFC"/>
    <w:rsid w:val="00CC6C39"/>
    <w:rsid w:val="00CC7591"/>
    <w:rsid w:val="00CD1874"/>
    <w:rsid w:val="00CE6287"/>
    <w:rsid w:val="00CE700D"/>
    <w:rsid w:val="00D052A7"/>
    <w:rsid w:val="00D06288"/>
    <w:rsid w:val="00D20DCA"/>
    <w:rsid w:val="00D24D69"/>
    <w:rsid w:val="00D25181"/>
    <w:rsid w:val="00D253B6"/>
    <w:rsid w:val="00D352E1"/>
    <w:rsid w:val="00D3747E"/>
    <w:rsid w:val="00D3751A"/>
    <w:rsid w:val="00D46277"/>
    <w:rsid w:val="00D50EFC"/>
    <w:rsid w:val="00D53C6B"/>
    <w:rsid w:val="00D5534B"/>
    <w:rsid w:val="00D5653D"/>
    <w:rsid w:val="00D56B4B"/>
    <w:rsid w:val="00D61FDC"/>
    <w:rsid w:val="00D64725"/>
    <w:rsid w:val="00D65587"/>
    <w:rsid w:val="00D656BD"/>
    <w:rsid w:val="00D66C3F"/>
    <w:rsid w:val="00D92714"/>
    <w:rsid w:val="00D928F6"/>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4C2B"/>
    <w:rsid w:val="00E26712"/>
    <w:rsid w:val="00E328FD"/>
    <w:rsid w:val="00E34519"/>
    <w:rsid w:val="00E35872"/>
    <w:rsid w:val="00E369C2"/>
    <w:rsid w:val="00E41A49"/>
    <w:rsid w:val="00E42440"/>
    <w:rsid w:val="00E4410E"/>
    <w:rsid w:val="00E45238"/>
    <w:rsid w:val="00E4583D"/>
    <w:rsid w:val="00E53C7A"/>
    <w:rsid w:val="00E64D7D"/>
    <w:rsid w:val="00E66209"/>
    <w:rsid w:val="00E73CEF"/>
    <w:rsid w:val="00E83E2C"/>
    <w:rsid w:val="00E8642C"/>
    <w:rsid w:val="00EA756B"/>
    <w:rsid w:val="00EB3643"/>
    <w:rsid w:val="00ED276F"/>
    <w:rsid w:val="00EE2BCC"/>
    <w:rsid w:val="00F00844"/>
    <w:rsid w:val="00F016FA"/>
    <w:rsid w:val="00F03A45"/>
    <w:rsid w:val="00F03F1C"/>
    <w:rsid w:val="00F10270"/>
    <w:rsid w:val="00F16D36"/>
    <w:rsid w:val="00F27D70"/>
    <w:rsid w:val="00F300F6"/>
    <w:rsid w:val="00F32A17"/>
    <w:rsid w:val="00F41E69"/>
    <w:rsid w:val="00F4286D"/>
    <w:rsid w:val="00F42A4E"/>
    <w:rsid w:val="00F42ABB"/>
    <w:rsid w:val="00F50C11"/>
    <w:rsid w:val="00F51D47"/>
    <w:rsid w:val="00F57BB4"/>
    <w:rsid w:val="00F81A22"/>
    <w:rsid w:val="00F9194C"/>
    <w:rsid w:val="00F9197F"/>
    <w:rsid w:val="00FA7862"/>
    <w:rsid w:val="00FB4E18"/>
    <w:rsid w:val="00FB5C56"/>
    <w:rsid w:val="00FC06FC"/>
    <w:rsid w:val="00FC2A66"/>
    <w:rsid w:val="00FC6F0B"/>
    <w:rsid w:val="00FD2C8E"/>
    <w:rsid w:val="00FD5F94"/>
    <w:rsid w:val="00FE1498"/>
    <w:rsid w:val="00FE22B5"/>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21</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15</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17</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18</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19</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20</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14</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13</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12</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22</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16</b:RefOrder>
  </b:Source>
  <b:Source>
    <b:Tag>WSTAT</b:Tag>
    <b:SourceType>Report</b:SourceType>
    <b:Guid>{87F4A632-A77E-439B-9D31-3AB3F5F02BD9}</b:Guid>
    <b:LCID>0</b:LCID>
    <b:Author>
      <b:Author>
        <b:NameList>
          <b:Person>
            <b:Last>PM-GCV</b:Last>
          </b:Person>
        </b:NameList>
      </b:Author>
    </b:Author>
    <b:Title>Whoe System Trades Analysis</b:Title>
    <b:RefOrder>9</b:RefOrder>
  </b:Source>
  <b:Source>
    <b:Tag>SoSAT</b:Tag>
    <b:SourceType>DocumentFromInternetSite</b:SourceType>
    <b:Guid>{3DA0E59F-1184-437A-951F-D640697231E3}</b:Guid>
    <b:LCID>0</b:LCID>
    <b:Author>
      <b:Author>
        <b:NameList>
          <b:Person>
            <b:Last>Thompson</b:Last>
            <b:First>Bruce</b:First>
          </b:Person>
        </b:NameList>
      </b:Author>
    </b:Author>
    <b:Title>Sandia National Laboratories</b:Title>
    <b:InternetSiteTitle>http://reliability.sandia.gov/</b:InternetSiteTitle>
    <b:URL>http://reliability.sandia.gov/PDFS/CSR_Tool_SoSAT_Enterprise.pdf</b:URL>
    <b:RefOrder>10</b:RefOrder>
  </b:Source>
  <b:Source>
    <b:Tag>CPAT</b:Tag>
    <b:SourceType>Report</b:SourceType>
    <b:Guid>{B010DA5A-4117-4C40-B210-C005B3A6DD0F}</b:Guid>
    <b:LCID>0</b:LCID>
    <b:Author>
      <b:Author>
        <b:NameList>
          <b:Person>
            <b:Last>Ewing</b:Last>
            <b:First>Dell,</b:First>
            <b:Middle>MacCalman, Whitney</b:Middle>
          </b:Person>
        </b:NameList>
      </b:Author>
    </b:Author>
    <b:Title>Capability portfolio analysis tool (CPAT) verification and validation report</b:Title>
    <b:Year>2013</b:Year>
    <b:Publisher>Naval Postgraduate School</b:Publisher>
    <b:City>Monterey</b:City>
    <b:RefOrder>11</b:RefOrder>
  </b:Source>
</b:Sources>
</file>

<file path=customXml/itemProps1.xml><?xml version="1.0" encoding="utf-8"?>
<ds:datastoreItem xmlns:ds="http://schemas.openxmlformats.org/officeDocument/2006/customXml" ds:itemID="{9B16C9AB-08CD-4FE6-9270-8B0B46FF5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66</Pages>
  <Words>11092</Words>
  <Characters>63225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74169</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16</cp:revision>
  <cp:lastPrinted>2003-05-06T18:59:00Z</cp:lastPrinted>
  <dcterms:created xsi:type="dcterms:W3CDTF">2013-04-15T11:56:00Z</dcterms:created>
  <dcterms:modified xsi:type="dcterms:W3CDTF">2013-04-18T14:30:00Z</dcterms:modified>
</cp:coreProperties>
</file>