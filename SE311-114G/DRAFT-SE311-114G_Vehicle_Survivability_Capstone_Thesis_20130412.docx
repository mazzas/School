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6D6C57" w:rsidRDefault="0054624B">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6D6C57" w:rsidRPr="00040711">
        <w:rPr>
          <w:caps w:val="0"/>
        </w:rPr>
        <w:t>I.</w:t>
      </w:r>
      <w:r w:rsidR="006D6C57">
        <w:rPr>
          <w:rFonts w:asciiTheme="minorHAnsi" w:eastAsiaTheme="minorEastAsia" w:hAnsiTheme="minorHAnsi" w:cstheme="minorBidi"/>
          <w:b w:val="0"/>
          <w:caps w:val="0"/>
          <w:color w:val="auto"/>
          <w:sz w:val="22"/>
          <w:szCs w:val="22"/>
          <w:lang w:eastAsia="en-US"/>
        </w:rPr>
        <w:tab/>
      </w:r>
      <w:r w:rsidR="006D6C57" w:rsidRPr="00040711">
        <w:rPr>
          <w:caps w:val="0"/>
        </w:rPr>
        <w:t>INTRODUCTION</w:t>
      </w:r>
      <w:r w:rsidR="006D6C57">
        <w:tab/>
      </w:r>
      <w:r>
        <w:fldChar w:fldCharType="begin"/>
      </w:r>
      <w:r w:rsidR="006D6C57">
        <w:instrText xml:space="preserve"> PAGEREF _Toc353558121 \h </w:instrText>
      </w:r>
      <w:r>
        <w:fldChar w:fldCharType="separate"/>
      </w:r>
      <w:r w:rsidR="006D6C57">
        <w:t>1</w:t>
      </w:r>
      <w:r>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54624B">
        <w:fldChar w:fldCharType="begin"/>
      </w:r>
      <w:r>
        <w:instrText xml:space="preserve"> PAGEREF _Toc353558122 \h </w:instrText>
      </w:r>
      <w:r w:rsidR="0054624B">
        <w:fldChar w:fldCharType="separate"/>
      </w:r>
      <w:r>
        <w:t>3</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54624B">
        <w:fldChar w:fldCharType="begin"/>
      </w:r>
      <w:r>
        <w:instrText xml:space="preserve"> PAGEREF _Toc353558123 \h </w:instrText>
      </w:r>
      <w:r w:rsidR="0054624B">
        <w:fldChar w:fldCharType="separate"/>
      </w:r>
      <w:r>
        <w:t>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54624B">
        <w:fldChar w:fldCharType="begin"/>
      </w:r>
      <w:r>
        <w:instrText xml:space="preserve"> PAGEREF _Toc353558124 \h </w:instrText>
      </w:r>
      <w:r w:rsidR="0054624B">
        <w:fldChar w:fldCharType="separate"/>
      </w:r>
      <w:r>
        <w:t>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54624B">
        <w:fldChar w:fldCharType="begin"/>
      </w:r>
      <w:r>
        <w:instrText xml:space="preserve"> PAGEREF _Toc353558125 \h </w:instrText>
      </w:r>
      <w:r w:rsidR="0054624B">
        <w:fldChar w:fldCharType="separate"/>
      </w:r>
      <w:r>
        <w:t>5</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54624B">
        <w:fldChar w:fldCharType="begin"/>
      </w:r>
      <w:r>
        <w:instrText xml:space="preserve"> PAGEREF _Toc353558126 \h </w:instrText>
      </w:r>
      <w:r w:rsidR="0054624B">
        <w:fldChar w:fldCharType="separate"/>
      </w:r>
      <w:r>
        <w:t>6</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54624B">
        <w:fldChar w:fldCharType="begin"/>
      </w:r>
      <w:r>
        <w:instrText xml:space="preserve"> PAGEREF _Toc353558127 \h </w:instrText>
      </w:r>
      <w:r w:rsidR="0054624B">
        <w:fldChar w:fldCharType="separate"/>
      </w:r>
      <w:r>
        <w:t>7</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54624B">
        <w:fldChar w:fldCharType="begin"/>
      </w:r>
      <w:r>
        <w:instrText xml:space="preserve"> PAGEREF _Toc353558128 \h </w:instrText>
      </w:r>
      <w:r w:rsidR="0054624B">
        <w:fldChar w:fldCharType="separate"/>
      </w:r>
      <w:r>
        <w:t>8</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54624B">
        <w:fldChar w:fldCharType="begin"/>
      </w:r>
      <w:r>
        <w:instrText xml:space="preserve"> PAGEREF _Toc353558129 \h </w:instrText>
      </w:r>
      <w:r w:rsidR="0054624B">
        <w:fldChar w:fldCharType="separate"/>
      </w:r>
      <w:r>
        <w:t>10</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Identification of Stakeholders</w:t>
      </w:r>
      <w:r>
        <w:tab/>
      </w:r>
      <w:r w:rsidR="0054624B">
        <w:fldChar w:fldCharType="begin"/>
      </w:r>
      <w:r>
        <w:instrText xml:space="preserve"> PAGEREF _Toc353558130 \h </w:instrText>
      </w:r>
      <w:r w:rsidR="0054624B">
        <w:fldChar w:fldCharType="separate"/>
      </w:r>
      <w:r>
        <w:t>12</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1. </w:t>
      </w:r>
      <w:r>
        <w:rPr>
          <w:rFonts w:asciiTheme="minorHAnsi" w:eastAsiaTheme="minorEastAsia" w:hAnsiTheme="minorHAnsi" w:cstheme="minorBidi"/>
          <w:b w:val="0"/>
          <w:color w:val="auto"/>
          <w:sz w:val="22"/>
          <w:szCs w:val="22"/>
          <w:lang w:eastAsia="en-US"/>
        </w:rPr>
        <w:tab/>
      </w:r>
      <w:r>
        <w:t>Stakeholder Identification</w:t>
      </w:r>
      <w:r>
        <w:tab/>
      </w:r>
      <w:r w:rsidR="0054624B">
        <w:fldChar w:fldCharType="begin"/>
      </w:r>
      <w:r>
        <w:instrText xml:space="preserve"> PAGEREF _Toc353558131 \h </w:instrText>
      </w:r>
      <w:r w:rsidR="0054624B">
        <w:fldChar w:fldCharType="separate"/>
      </w:r>
      <w:r>
        <w:t>12</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Stakeholder Analysis</w:t>
      </w:r>
      <w:r>
        <w:tab/>
      </w:r>
      <w:r w:rsidR="0054624B">
        <w:fldChar w:fldCharType="begin"/>
      </w:r>
      <w:r>
        <w:instrText xml:space="preserve"> PAGEREF _Toc353558132 \h </w:instrText>
      </w:r>
      <w:r w:rsidR="0054624B">
        <w:fldChar w:fldCharType="separate"/>
      </w:r>
      <w:r>
        <w:t>13</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Capability needs statement</w:t>
      </w:r>
      <w:r>
        <w:tab/>
      </w:r>
      <w:r w:rsidR="0054624B">
        <w:fldChar w:fldCharType="begin"/>
      </w:r>
      <w:r>
        <w:instrText xml:space="preserve"> PAGEREF _Toc353558133 \h </w:instrText>
      </w:r>
      <w:r w:rsidR="0054624B">
        <w:fldChar w:fldCharType="separate"/>
      </w:r>
      <w:r>
        <w:t>14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54624B">
        <w:fldChar w:fldCharType="begin"/>
      </w:r>
      <w:r>
        <w:instrText xml:space="preserve"> PAGEREF _Toc353558134 \h </w:instrText>
      </w:r>
      <w:r w:rsidR="0054624B">
        <w:fldChar w:fldCharType="separate"/>
      </w:r>
      <w:r>
        <w:t>14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54624B">
        <w:fldChar w:fldCharType="begin"/>
      </w:r>
      <w:r>
        <w:instrText xml:space="preserve"> PAGEREF _Toc353558135 \h </w:instrText>
      </w:r>
      <w:r w:rsidR="0054624B">
        <w:fldChar w:fldCharType="separate"/>
      </w:r>
      <w:r>
        <w:t>15</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54624B">
        <w:fldChar w:fldCharType="begin"/>
      </w:r>
      <w:r>
        <w:instrText xml:space="preserve"> PAGEREF _Toc353558136 \h </w:instrText>
      </w:r>
      <w:r w:rsidR="0054624B">
        <w:fldChar w:fldCharType="separate"/>
      </w:r>
      <w:r>
        <w:t>16</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54624B">
        <w:fldChar w:fldCharType="begin"/>
      </w:r>
      <w:r>
        <w:instrText xml:space="preserve"> PAGEREF _Toc353558137 \h </w:instrText>
      </w:r>
      <w:r w:rsidR="0054624B">
        <w:fldChar w:fldCharType="separate"/>
      </w:r>
      <w:r>
        <w:t>17</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54624B">
        <w:fldChar w:fldCharType="begin"/>
      </w:r>
      <w:r>
        <w:instrText xml:space="preserve"> PAGEREF _Toc353558138 \h </w:instrText>
      </w:r>
      <w:r w:rsidR="0054624B">
        <w:fldChar w:fldCharType="separate"/>
      </w:r>
      <w:r>
        <w:t>17</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54624B">
        <w:fldChar w:fldCharType="begin"/>
      </w:r>
      <w:r>
        <w:instrText xml:space="preserve"> PAGEREF _Toc353558139 \h </w:instrText>
      </w:r>
      <w:r w:rsidR="0054624B">
        <w:fldChar w:fldCharType="separate"/>
      </w:r>
      <w:r>
        <w:t>18</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54624B">
        <w:fldChar w:fldCharType="begin"/>
      </w:r>
      <w:r>
        <w:instrText xml:space="preserve"> PAGEREF _Toc353558140 \h </w:instrText>
      </w:r>
      <w:r w:rsidR="0054624B">
        <w:fldChar w:fldCharType="separate"/>
      </w:r>
      <w:r>
        <w:t>20</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54624B">
        <w:fldChar w:fldCharType="begin"/>
      </w:r>
      <w:r>
        <w:instrText xml:space="preserve"> PAGEREF _Toc353558141 \h </w:instrText>
      </w:r>
      <w:r w:rsidR="0054624B">
        <w:fldChar w:fldCharType="separate"/>
      </w:r>
      <w:r>
        <w:t>22</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54624B">
        <w:fldChar w:fldCharType="begin"/>
      </w:r>
      <w:r>
        <w:instrText xml:space="preserve"> PAGEREF _Toc353558142 \h </w:instrText>
      </w:r>
      <w:r w:rsidR="0054624B">
        <w:fldChar w:fldCharType="separate"/>
      </w:r>
      <w:r>
        <w:t>25</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54624B">
        <w:fldChar w:fldCharType="begin"/>
      </w:r>
      <w:r>
        <w:instrText xml:space="preserve"> PAGEREF _Toc353558143 \h </w:instrText>
      </w:r>
      <w:r w:rsidR="0054624B">
        <w:fldChar w:fldCharType="separate"/>
      </w:r>
      <w:r>
        <w:t>25</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V.</w:t>
      </w:r>
      <w:r>
        <w:rPr>
          <w:rFonts w:asciiTheme="minorHAnsi" w:eastAsiaTheme="minorEastAsia" w:hAnsiTheme="minorHAnsi" w:cstheme="minorBidi"/>
          <w:b w:val="0"/>
          <w:caps w:val="0"/>
          <w:color w:val="auto"/>
          <w:sz w:val="22"/>
          <w:szCs w:val="22"/>
          <w:lang w:eastAsia="en-US"/>
        </w:rPr>
        <w:tab/>
      </w:r>
      <w:r w:rsidRPr="00040711">
        <w:rPr>
          <w:highlight w:val="red"/>
        </w:rPr>
        <w:t xml:space="preserve"> Systems Analysis</w:t>
      </w:r>
      <w:r>
        <w:tab/>
      </w:r>
      <w:r w:rsidR="0054624B">
        <w:fldChar w:fldCharType="begin"/>
      </w:r>
      <w:r>
        <w:instrText xml:space="preserve"> PAGEREF _Toc353558144 \h </w:instrText>
      </w:r>
      <w:r w:rsidR="0054624B">
        <w:fldChar w:fldCharType="separate"/>
      </w:r>
      <w:r>
        <w:t>27</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 </w:t>
      </w:r>
      <w:r>
        <w:rPr>
          <w:rFonts w:asciiTheme="minorHAnsi" w:eastAsiaTheme="minorEastAsia" w:hAnsiTheme="minorHAnsi" w:cstheme="minorBidi"/>
          <w:b w:val="0"/>
          <w:caps w:val="0"/>
          <w:color w:val="auto"/>
          <w:sz w:val="22"/>
          <w:szCs w:val="22"/>
          <w:lang w:eastAsia="en-US"/>
        </w:rPr>
        <w:tab/>
      </w:r>
      <w:r w:rsidRPr="00040711">
        <w:rPr>
          <w:highlight w:val="red"/>
        </w:rPr>
        <w:t>Model Development</w:t>
      </w:r>
      <w:r>
        <w:tab/>
      </w:r>
      <w:r w:rsidR="0054624B">
        <w:fldChar w:fldCharType="begin"/>
      </w:r>
      <w:r>
        <w:instrText xml:space="preserve"> PAGEREF _Toc353558145 \h </w:instrText>
      </w:r>
      <w:r w:rsidR="0054624B">
        <w:fldChar w:fldCharType="separate"/>
      </w:r>
      <w:r>
        <w:t>28</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VII. </w:t>
      </w:r>
      <w:r>
        <w:rPr>
          <w:rFonts w:asciiTheme="minorHAnsi" w:eastAsiaTheme="minorEastAsia" w:hAnsiTheme="minorHAnsi" w:cstheme="minorBidi"/>
          <w:b w:val="0"/>
          <w:caps w:val="0"/>
          <w:color w:val="auto"/>
          <w:sz w:val="22"/>
          <w:szCs w:val="22"/>
          <w:lang w:eastAsia="en-US"/>
        </w:rPr>
        <w:tab/>
      </w:r>
      <w:r w:rsidRPr="00040711">
        <w:rPr>
          <w:highlight w:val="red"/>
        </w:rPr>
        <w:t>Model Execution</w:t>
      </w:r>
      <w:r>
        <w:tab/>
      </w:r>
      <w:r w:rsidR="0054624B">
        <w:fldChar w:fldCharType="begin"/>
      </w:r>
      <w:r>
        <w:instrText xml:space="preserve"> PAGEREF _Toc353558146 \h </w:instrText>
      </w:r>
      <w:r w:rsidR="0054624B">
        <w:fldChar w:fldCharType="separate"/>
      </w:r>
      <w:r>
        <w:t>29</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54624B">
        <w:fldChar w:fldCharType="begin"/>
      </w:r>
      <w:r>
        <w:instrText xml:space="preserve"> PAGEREF _Toc353558147 \h </w:instrText>
      </w:r>
      <w:r w:rsidR="0054624B">
        <w:fldChar w:fldCharType="separate"/>
      </w:r>
      <w:r>
        <w:t>29</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Modeling and Simulation</w:t>
      </w:r>
      <w:r>
        <w:tab/>
      </w:r>
      <w:r w:rsidR="0054624B">
        <w:fldChar w:fldCharType="begin"/>
      </w:r>
      <w:r>
        <w:instrText xml:space="preserve"> PAGEREF _Toc353558148 \h </w:instrText>
      </w:r>
      <w:r w:rsidR="0054624B">
        <w:fldChar w:fldCharType="separate"/>
      </w:r>
      <w:r>
        <w:t>31</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 xml:space="preserve"> Design of Experiments Planning</w:t>
      </w:r>
      <w:r>
        <w:tab/>
      </w:r>
      <w:r w:rsidR="0054624B">
        <w:fldChar w:fldCharType="begin"/>
      </w:r>
      <w:r>
        <w:instrText xml:space="preserve"> PAGEREF _Toc353558149 \h </w:instrText>
      </w:r>
      <w:r w:rsidR="0054624B">
        <w:fldChar w:fldCharType="separate"/>
      </w:r>
      <w:r>
        <w:t>31</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Model Data References and Definitions</w:t>
      </w:r>
      <w:r>
        <w:tab/>
      </w:r>
      <w:r w:rsidR="0054624B">
        <w:fldChar w:fldCharType="begin"/>
      </w:r>
      <w:r>
        <w:instrText xml:space="preserve"> PAGEREF _Toc353558150 \h </w:instrText>
      </w:r>
      <w:r w:rsidR="0054624B">
        <w:fldChar w:fldCharType="separate"/>
      </w:r>
      <w:r>
        <w:t>31</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Factor Levels and Probability Distributions</w:t>
      </w:r>
      <w:r>
        <w:tab/>
      </w:r>
      <w:r w:rsidR="0054624B">
        <w:fldChar w:fldCharType="begin"/>
      </w:r>
      <w:r>
        <w:instrText xml:space="preserve"> PAGEREF _Toc353558151 \h </w:instrText>
      </w:r>
      <w:r w:rsidR="0054624B">
        <w:fldChar w:fldCharType="separate"/>
      </w:r>
      <w:r>
        <w:t>31</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Probability Model</w:t>
      </w:r>
      <w:r>
        <w:tab/>
      </w:r>
      <w:r w:rsidR="0054624B">
        <w:fldChar w:fldCharType="begin"/>
      </w:r>
      <w:r>
        <w:instrText xml:space="preserve"> PAGEREF _Toc353558152 \h </w:instrText>
      </w:r>
      <w:r w:rsidR="0054624B">
        <w:fldChar w:fldCharType="separate"/>
      </w:r>
      <w:r>
        <w:t>31</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Factorial Design</w:t>
      </w:r>
      <w:r>
        <w:tab/>
      </w:r>
      <w:r w:rsidR="0054624B">
        <w:fldChar w:fldCharType="begin"/>
      </w:r>
      <w:r>
        <w:instrText xml:space="preserve"> PAGEREF _Toc353558153 \h </w:instrText>
      </w:r>
      <w:r w:rsidR="0054624B">
        <w:fldChar w:fldCharType="separate"/>
      </w:r>
      <w:r>
        <w:t>31</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e.</w:t>
      </w:r>
      <w:r>
        <w:rPr>
          <w:rFonts w:asciiTheme="minorHAnsi" w:eastAsiaTheme="minorEastAsia" w:hAnsiTheme="minorHAnsi" w:cstheme="minorBidi"/>
          <w:b w:val="0"/>
          <w:i w:val="0"/>
          <w:color w:val="auto"/>
          <w:sz w:val="22"/>
          <w:szCs w:val="22"/>
          <w:lang w:eastAsia="en-US"/>
        </w:rPr>
        <w:tab/>
      </w:r>
      <w:r>
        <w:t>OMOE for Cost As Independent Variable</w:t>
      </w:r>
      <w:r>
        <w:tab/>
      </w:r>
      <w:r w:rsidR="0054624B">
        <w:fldChar w:fldCharType="begin"/>
      </w:r>
      <w:r>
        <w:instrText xml:space="preserve"> PAGEREF _Toc353558154 \h </w:instrText>
      </w:r>
      <w:r w:rsidR="0054624B">
        <w:fldChar w:fldCharType="separate"/>
      </w:r>
      <w:r>
        <w:t>31</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Simulations</w:t>
      </w:r>
      <w:r>
        <w:tab/>
      </w:r>
      <w:r w:rsidR="0054624B">
        <w:fldChar w:fldCharType="begin"/>
      </w:r>
      <w:r>
        <w:instrText xml:space="preserve"> PAGEREF _Toc353558155 \h </w:instrText>
      </w:r>
      <w:r w:rsidR="0054624B">
        <w:fldChar w:fldCharType="separate"/>
      </w:r>
      <w:r>
        <w:t>31</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 and Process</w:t>
      </w:r>
      <w:r>
        <w:tab/>
      </w:r>
      <w:r w:rsidR="0054624B">
        <w:fldChar w:fldCharType="begin"/>
      </w:r>
      <w:r>
        <w:instrText xml:space="preserve"> PAGEREF _Toc353558156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54624B">
        <w:fldChar w:fldCharType="begin"/>
      </w:r>
      <w:r>
        <w:instrText xml:space="preserve"> PAGEREF _Toc353558157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54624B">
        <w:fldChar w:fldCharType="begin"/>
      </w:r>
      <w:r>
        <w:instrText xml:space="preserve"> PAGEREF _Toc353558158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54624B">
        <w:fldChar w:fldCharType="begin"/>
      </w:r>
      <w:r>
        <w:instrText xml:space="preserve"> PAGEREF _Toc353558159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lastRenderedPageBreak/>
        <w:t>d.</w:t>
      </w:r>
      <w:r>
        <w:rPr>
          <w:rFonts w:asciiTheme="minorHAnsi" w:eastAsiaTheme="minorEastAsia" w:hAnsiTheme="minorHAnsi" w:cstheme="minorBidi"/>
          <w:b w:val="0"/>
          <w:i w:val="0"/>
          <w:color w:val="auto"/>
          <w:sz w:val="22"/>
          <w:szCs w:val="22"/>
          <w:lang w:eastAsia="en-US"/>
        </w:rPr>
        <w:tab/>
      </w:r>
      <w:r>
        <w:t>Resources</w:t>
      </w:r>
      <w:r>
        <w:tab/>
      </w:r>
      <w:r w:rsidR="0054624B">
        <w:fldChar w:fldCharType="begin"/>
      </w:r>
      <w:r>
        <w:instrText xml:space="preserve"> PAGEREF _Toc353558160 \h </w:instrText>
      </w:r>
      <w:r w:rsidR="0054624B">
        <w:fldChar w:fldCharType="separate"/>
      </w:r>
      <w:r>
        <w:t>32</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2. </w:t>
      </w:r>
      <w:r>
        <w:rPr>
          <w:rFonts w:asciiTheme="minorHAnsi" w:eastAsiaTheme="minorEastAsia" w:hAnsiTheme="minorHAnsi" w:cstheme="minorBidi"/>
          <w:b w:val="0"/>
          <w:color w:val="auto"/>
          <w:sz w:val="22"/>
          <w:szCs w:val="22"/>
          <w:lang w:eastAsia="en-US"/>
        </w:rPr>
        <w:tab/>
      </w:r>
      <w:r>
        <w:t>Variables and Factors.</w:t>
      </w:r>
      <w:r>
        <w:tab/>
      </w:r>
      <w:r w:rsidR="0054624B">
        <w:fldChar w:fldCharType="begin"/>
      </w:r>
      <w:r>
        <w:instrText xml:space="preserve"> PAGEREF _Toc353558161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54624B">
        <w:fldChar w:fldCharType="begin"/>
      </w:r>
      <w:r>
        <w:instrText xml:space="preserve"> PAGEREF _Toc353558162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54624B">
        <w:fldChar w:fldCharType="begin"/>
      </w:r>
      <w:r>
        <w:instrText xml:space="preserve"> PAGEREF _Toc353558163 \h </w:instrText>
      </w:r>
      <w:r w:rsidR="0054624B">
        <w:fldChar w:fldCharType="separate"/>
      </w:r>
      <w:r>
        <w:t>32</w:t>
      </w:r>
      <w:r w:rsidR="0054624B">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54624B">
        <w:fldChar w:fldCharType="begin"/>
      </w:r>
      <w:r>
        <w:instrText xml:space="preserve"> PAGEREF _Toc353558164 \h </w:instrText>
      </w:r>
      <w:r w:rsidR="0054624B">
        <w:fldChar w:fldCharType="separate"/>
      </w:r>
      <w:r>
        <w:t>32</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3. </w:t>
      </w:r>
      <w:r>
        <w:rPr>
          <w:rFonts w:asciiTheme="minorHAnsi" w:eastAsiaTheme="minorEastAsia" w:hAnsiTheme="minorHAnsi" w:cstheme="minorBidi"/>
          <w:b w:val="0"/>
          <w:color w:val="auto"/>
          <w:sz w:val="22"/>
          <w:szCs w:val="22"/>
          <w:lang w:eastAsia="en-US"/>
        </w:rPr>
        <w:tab/>
      </w:r>
      <w:r>
        <w:t>Factors not considered</w:t>
      </w:r>
      <w:r>
        <w:tab/>
      </w:r>
      <w:r w:rsidR="0054624B">
        <w:fldChar w:fldCharType="begin"/>
      </w:r>
      <w:r>
        <w:instrText xml:space="preserve"> PAGEREF _Toc353558165 \h </w:instrText>
      </w:r>
      <w:r w:rsidR="0054624B">
        <w:fldChar w:fldCharType="separate"/>
      </w:r>
      <w:r>
        <w:t>32</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54624B">
        <w:fldChar w:fldCharType="begin"/>
      </w:r>
      <w:r>
        <w:instrText xml:space="preserve"> PAGEREF _Toc353558166 \h </w:instrText>
      </w:r>
      <w:r w:rsidR="0054624B">
        <w:fldChar w:fldCharType="separate"/>
      </w:r>
      <w:r>
        <w:t>33</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54624B">
        <w:fldChar w:fldCharType="begin"/>
      </w:r>
      <w:r>
        <w:instrText xml:space="preserve"> PAGEREF _Toc353558167 \h </w:instrText>
      </w:r>
      <w:r w:rsidR="0054624B">
        <w:fldChar w:fldCharType="separate"/>
      </w:r>
      <w:r>
        <w:t>33</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54624B">
        <w:fldChar w:fldCharType="begin"/>
      </w:r>
      <w:r>
        <w:instrText xml:space="preserve"> PAGEREF _Toc353558168 \h </w:instrText>
      </w:r>
      <w:r w:rsidR="0054624B">
        <w:fldChar w:fldCharType="separate"/>
      </w:r>
      <w:r>
        <w:t>33</w:t>
      </w:r>
      <w:r w:rsidR="0054624B">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54624B">
        <w:fldChar w:fldCharType="begin"/>
      </w:r>
      <w:r>
        <w:instrText xml:space="preserve"> PAGEREF _Toc353558169 \h </w:instrText>
      </w:r>
      <w:r w:rsidR="0054624B">
        <w:fldChar w:fldCharType="separate"/>
      </w:r>
      <w:r>
        <w:t>33</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54624B">
        <w:fldChar w:fldCharType="begin"/>
      </w:r>
      <w:r>
        <w:instrText xml:space="preserve"> PAGEREF _Toc353558170 \h </w:instrText>
      </w:r>
      <w:r w:rsidR="0054624B">
        <w:fldChar w:fldCharType="separate"/>
      </w:r>
      <w:r>
        <w:t>34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54624B">
        <w:fldChar w:fldCharType="begin"/>
      </w:r>
      <w:r>
        <w:instrText xml:space="preserve"> PAGEREF _Toc353558171 \h </w:instrText>
      </w:r>
      <w:r w:rsidR="0054624B">
        <w:fldChar w:fldCharType="separate"/>
      </w:r>
      <w:r>
        <w:t>34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54624B">
        <w:fldChar w:fldCharType="begin"/>
      </w:r>
      <w:r>
        <w:instrText xml:space="preserve"> PAGEREF _Toc353558172 \h </w:instrText>
      </w:r>
      <w:r w:rsidR="0054624B">
        <w:fldChar w:fldCharType="separate"/>
      </w:r>
      <w:r>
        <w:t>34</w:t>
      </w:r>
      <w:r w:rsidR="0054624B">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54624B">
        <w:fldChar w:fldCharType="begin"/>
      </w:r>
      <w:r>
        <w:instrText xml:space="preserve"> PAGEREF _Toc353558173 \h </w:instrText>
      </w:r>
      <w:r w:rsidR="0054624B">
        <w:fldChar w:fldCharType="separate"/>
      </w:r>
      <w:r>
        <w:t>34</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54624B">
        <w:fldChar w:fldCharType="begin"/>
      </w:r>
      <w:r>
        <w:instrText xml:space="preserve"> PAGEREF _Toc353558174 \h </w:instrText>
      </w:r>
      <w:r w:rsidR="0054624B">
        <w:fldChar w:fldCharType="separate"/>
      </w:r>
      <w:r>
        <w:t>35</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54624B">
        <w:fldChar w:fldCharType="begin"/>
      </w:r>
      <w:r>
        <w:instrText xml:space="preserve"> PAGEREF _Toc353558175 \h </w:instrText>
      </w:r>
      <w:r w:rsidR="0054624B">
        <w:fldChar w:fldCharType="separate"/>
      </w:r>
      <w:r>
        <w:t>36</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LIST OF REFERENCES</w:t>
      </w:r>
      <w:r>
        <w:tab/>
      </w:r>
      <w:r w:rsidR="0054624B">
        <w:fldChar w:fldCharType="begin"/>
      </w:r>
      <w:r>
        <w:instrText xml:space="preserve"> PAGEREF _Toc353558176 \h </w:instrText>
      </w:r>
      <w:r w:rsidR="0054624B">
        <w:fldChar w:fldCharType="separate"/>
      </w:r>
      <w:r>
        <w:t>37</w:t>
      </w:r>
      <w:r w:rsidR="0054624B">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INITIAL DISTRIBUTION LIST</w:t>
      </w:r>
      <w:r>
        <w:tab/>
      </w:r>
      <w:r w:rsidR="0054624B">
        <w:fldChar w:fldCharType="begin"/>
      </w:r>
      <w:r>
        <w:instrText xml:space="preserve"> PAGEREF _Toc353558177 \h </w:instrText>
      </w:r>
      <w:r w:rsidR="0054624B">
        <w:fldChar w:fldCharType="separate"/>
      </w:r>
      <w:r>
        <w:t>40</w:t>
      </w:r>
      <w:r w:rsidR="0054624B">
        <w:fldChar w:fldCharType="end"/>
      </w:r>
    </w:p>
    <w:p w:rsidR="00702FBA" w:rsidRDefault="0054624B"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54624B">
      <w:pPr>
        <w:pStyle w:val="TableofFigures"/>
        <w:rPr>
          <w:rFonts w:ascii="Calibri" w:eastAsia="Times New Roman" w:hAnsi="Calibri"/>
          <w:color w:val="auto"/>
          <w:sz w:val="22"/>
          <w:szCs w:val="22"/>
          <w:lang w:eastAsia="en-US"/>
        </w:rPr>
      </w:pPr>
      <w:r w:rsidRPr="0054624B">
        <w:fldChar w:fldCharType="begin"/>
      </w:r>
      <w:r w:rsidR="005903F9">
        <w:instrText xml:space="preserve"> TOC \h \z \c "Figure" </w:instrText>
      </w:r>
      <w:r w:rsidRPr="0054624B">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54624B">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54624B">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54624B"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54624B"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54624B"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54624B"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r>
        <w:t>Bn</w:t>
      </w:r>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and </w:t>
      </w:r>
      <w:r w:rsidR="00E1250A">
        <w:rPr>
          <w:rFonts w:eastAsia="SymbolMT"/>
          <w:color w:val="auto"/>
          <w:lang w:eastAsia="en-US"/>
        </w:rPr>
        <w:t xml:space="preserve"> toler</w:t>
      </w:r>
      <w:r w:rsidR="005C3925">
        <w:rPr>
          <w:rFonts w:eastAsia="SymbolMT"/>
          <w:color w:val="auto"/>
          <w:lang w:eastAsia="en-US"/>
        </w:rPr>
        <w:t>ance</w:t>
      </w:r>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(MCoE)</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Brigitte Kwinn</w:t>
      </w:r>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120E45">
        <w:rPr>
          <w:rFonts w:ascii="SymbolMT" w:eastAsia="SymbolMT" w:hAnsi="TimesNewRomanPSMT" w:cs="SymbolMT"/>
          <w:color w:val="auto"/>
          <w:lang w:eastAsia="en-US"/>
        </w:rPr>
        <w:t xml:space="preserve">NPS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558121"/>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54624B">
            <w:rPr>
              <w:sz w:val="23"/>
              <w:szCs w:val="23"/>
            </w:rPr>
            <w:fldChar w:fldCharType="begin"/>
          </w:r>
          <w:r w:rsidR="00D65587">
            <w:rPr>
              <w:noProof/>
              <w:sz w:val="23"/>
              <w:szCs w:val="23"/>
            </w:rPr>
            <w:instrText xml:space="preserve"> CITATION Wil04 \l 1033 </w:instrText>
          </w:r>
          <w:r w:rsidR="0054624B">
            <w:rPr>
              <w:sz w:val="23"/>
              <w:szCs w:val="23"/>
            </w:rPr>
            <w:fldChar w:fldCharType="separate"/>
          </w:r>
          <w:r w:rsidR="000C5539" w:rsidRPr="000C5539">
            <w:rPr>
              <w:noProof/>
              <w:sz w:val="23"/>
              <w:szCs w:val="23"/>
            </w:rPr>
            <w:t>(Cairnes, 2004)</w:t>
          </w:r>
          <w:r w:rsidR="0054624B">
            <w:rPr>
              <w:sz w:val="23"/>
              <w:szCs w:val="23"/>
            </w:rPr>
            <w:fldChar w:fldCharType="end"/>
          </w:r>
        </w:sdtContent>
      </w:sdt>
      <w:r w:rsidR="00120E45" w:rsidRPr="00120E45">
        <w:rPr>
          <w:sz w:val="23"/>
          <w:szCs w:val="23"/>
          <w:highlight w:val="yellow"/>
        </w:rPr>
        <w:t>[NEED Pg#]</w:t>
      </w:r>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54624B">
            <w:rPr>
              <w:rFonts w:eastAsia="MS PGothic"/>
            </w:rPr>
            <w:fldChar w:fldCharType="begin"/>
          </w:r>
          <w:r w:rsidR="00D65587">
            <w:rPr>
              <w:noProof/>
              <w:szCs w:val="24"/>
            </w:rPr>
            <w:instrText xml:space="preserve"> CITATION Kem12 \l 1033 </w:instrText>
          </w:r>
          <w:r w:rsidR="0054624B">
            <w:rPr>
              <w:rFonts w:eastAsia="MS PGothic"/>
            </w:rPr>
            <w:fldChar w:fldCharType="separate"/>
          </w:r>
          <w:r w:rsidR="000C5539" w:rsidRPr="000C5539">
            <w:rPr>
              <w:noProof/>
              <w:szCs w:val="24"/>
            </w:rPr>
            <w:t>(Kempinski &amp; Murphy, 2012)</w:t>
          </w:r>
          <w:r w:rsidR="0054624B">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54624B">
            <w:rPr>
              <w:rFonts w:eastAsia="MS PGothic"/>
              <w:szCs w:val="24"/>
            </w:rPr>
            <w:fldChar w:fldCharType="begin"/>
          </w:r>
          <w:r w:rsidR="006E5F2A">
            <w:rPr>
              <w:rFonts w:eastAsia="MS PGothic"/>
              <w:szCs w:val="24"/>
            </w:rPr>
            <w:instrText xml:space="preserve"> CITATION Ped98 \l 1033 </w:instrText>
          </w:r>
          <w:r w:rsidR="0054624B">
            <w:rPr>
              <w:rFonts w:eastAsia="MS PGothic"/>
              <w:szCs w:val="24"/>
            </w:rPr>
            <w:fldChar w:fldCharType="separate"/>
          </w:r>
          <w:r w:rsidR="000C5539">
            <w:rPr>
              <w:rFonts w:eastAsia="MS PGothic"/>
              <w:noProof/>
              <w:szCs w:val="24"/>
            </w:rPr>
            <w:t xml:space="preserve"> </w:t>
          </w:r>
          <w:r w:rsidR="000C5539" w:rsidRPr="000C5539">
            <w:rPr>
              <w:rFonts w:eastAsia="MS PGothic"/>
              <w:noProof/>
              <w:szCs w:val="24"/>
            </w:rPr>
            <w:t>(Pederson, 1998)</w:t>
          </w:r>
          <w:r w:rsidR="0054624B">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54624B">
            <w:rPr>
              <w:rFonts w:eastAsia="MS PGothic"/>
              <w:szCs w:val="24"/>
            </w:rPr>
            <w:fldChar w:fldCharType="begin"/>
          </w:r>
          <w:r w:rsidR="00D65587">
            <w:rPr>
              <w:rFonts w:eastAsia="MS PGothic"/>
              <w:noProof/>
              <w:szCs w:val="24"/>
            </w:rPr>
            <w:instrText xml:space="preserve"> CITATION Hau02 \l 1033 </w:instrText>
          </w:r>
          <w:r w:rsidR="0054624B">
            <w:rPr>
              <w:rFonts w:eastAsia="MS PGothic"/>
              <w:szCs w:val="24"/>
            </w:rPr>
            <w:fldChar w:fldCharType="separate"/>
          </w:r>
          <w:r w:rsidR="000C5539" w:rsidRPr="000C5539">
            <w:rPr>
              <w:rFonts w:eastAsia="MS PGothic"/>
              <w:noProof/>
              <w:szCs w:val="24"/>
            </w:rPr>
            <w:t>(Haulman, 2002)</w:t>
          </w:r>
          <w:r w:rsidR="0054624B">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7" w:name="_Toc353558122"/>
      <w:r w:rsidRPr="00E26712">
        <w:t>A.</w:t>
      </w:r>
      <w:r w:rsidRPr="00E26712">
        <w:tab/>
        <w:t>BACKGROUND</w:t>
      </w:r>
      <w:bookmarkEnd w:id="17"/>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54624B">
            <w:rPr>
              <w:rFonts w:eastAsia="MS PGothic"/>
              <w:iCs/>
            </w:rPr>
            <w:fldChar w:fldCharType="begin"/>
          </w:r>
          <w:r w:rsidR="00D65587">
            <w:rPr>
              <w:rFonts w:eastAsia="MS PGothic"/>
              <w:noProof/>
            </w:rPr>
            <w:instrText xml:space="preserve"> CITATION Mai04 \l 1033 </w:instrText>
          </w:r>
          <w:r w:rsidR="0054624B">
            <w:rPr>
              <w:rFonts w:eastAsia="MS PGothic"/>
              <w:iCs/>
            </w:rPr>
            <w:fldChar w:fldCharType="separate"/>
          </w:r>
          <w:r w:rsidR="000C5539" w:rsidRPr="000C5539">
            <w:rPr>
              <w:rFonts w:eastAsia="MS PGothic"/>
              <w:noProof/>
            </w:rPr>
            <w:t>(Mait &amp; Kugler, 2004)</w:t>
          </w:r>
          <w:r w:rsidR="0054624B">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54624B">
            <w:rPr>
              <w:rFonts w:eastAsia="MS PGothic"/>
              <w:noProof/>
            </w:rPr>
            <w:fldChar w:fldCharType="begin"/>
          </w:r>
          <w:r w:rsidR="003D2CA3">
            <w:rPr>
              <w:rFonts w:eastAsia="MS PGothic"/>
              <w:noProof/>
            </w:rPr>
            <w:instrText xml:space="preserve">CITATION FM300 \l 1033 </w:instrText>
          </w:r>
          <w:r w:rsidR="0054624B">
            <w:rPr>
              <w:rFonts w:eastAsia="MS PGothic"/>
              <w:noProof/>
            </w:rPr>
            <w:fldChar w:fldCharType="separate"/>
          </w:r>
          <w:r w:rsidR="003D2CA3" w:rsidRPr="003D2CA3">
            <w:rPr>
              <w:rFonts w:eastAsia="MS PGothic"/>
              <w:noProof/>
            </w:rPr>
            <w:t>(FM 3-21.31 The Stryker Brigade Combat Team, 2003)</w:t>
          </w:r>
          <w:r w:rsidR="0054624B">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54624B">
            <w:rPr>
              <w:rFonts w:eastAsia="MS PGothic"/>
              <w:noProof/>
            </w:rPr>
            <w:fldChar w:fldCharType="begin"/>
          </w:r>
          <w:r w:rsidR="00D65587">
            <w:rPr>
              <w:rFonts w:eastAsia="MS PGothic"/>
              <w:noProof/>
            </w:rPr>
            <w:instrText xml:space="preserve"> CITATION Mol09 \l 1033 </w:instrText>
          </w:r>
          <w:r w:rsidR="0054624B">
            <w:rPr>
              <w:rFonts w:eastAsia="MS PGothic"/>
              <w:noProof/>
            </w:rPr>
            <w:fldChar w:fldCharType="separate"/>
          </w:r>
          <w:r w:rsidR="000C5539" w:rsidRPr="000C5539">
            <w:rPr>
              <w:rFonts w:eastAsia="MS PGothic"/>
              <w:noProof/>
            </w:rPr>
            <w:t>(Molitoris &amp; Hicks, 2009)</w:t>
          </w:r>
          <w:r w:rsidR="0054624B">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tailorable formations that are regionally </w:t>
      </w:r>
      <w:r w:rsidR="008026B2" w:rsidRPr="008026B2">
        <w:rPr>
          <w:rFonts w:eastAsia="MS PGothic"/>
          <w:iCs/>
        </w:rPr>
        <w:lastRenderedPageBreak/>
        <w:t>aligned and mission focused 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54624B">
            <w:rPr>
              <w:rFonts w:eastAsia="MS PGothic"/>
              <w:iCs/>
              <w:noProof/>
            </w:rPr>
            <w:fldChar w:fldCharType="begin"/>
          </w:r>
          <w:r w:rsidR="000C5539">
            <w:rPr>
              <w:rFonts w:eastAsia="MS PGothic"/>
              <w:iCs/>
              <w:noProof/>
            </w:rPr>
            <w:instrText xml:space="preserve">CITATION Dep13 \l 1033 </w:instrText>
          </w:r>
          <w:r w:rsidR="0054624B">
            <w:rPr>
              <w:rFonts w:eastAsia="MS PGothic"/>
              <w:iCs/>
              <w:noProof/>
            </w:rPr>
            <w:fldChar w:fldCharType="separate"/>
          </w:r>
          <w:r w:rsidR="000C5539" w:rsidRPr="000C5539">
            <w:rPr>
              <w:rFonts w:eastAsia="MS PGothic"/>
              <w:noProof/>
            </w:rPr>
            <w:t>(Army Equipment Modernization Strategy, 2013)</w:t>
          </w:r>
          <w:r w:rsidR="0054624B">
            <w:rPr>
              <w:rFonts w:eastAsia="MS PGothic"/>
              <w:iCs/>
              <w:noProof/>
            </w:rPr>
            <w:fldChar w:fldCharType="end"/>
          </w:r>
        </w:sdtContent>
      </w:sdt>
      <w:r w:rsidR="00120E45" w:rsidRPr="00120E45">
        <w:rPr>
          <w:sz w:val="23"/>
          <w:szCs w:val="23"/>
          <w:highlight w:val="yellow"/>
        </w:rPr>
        <w:t>[NEED Pg#]</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18" w:name="_Toc353558123"/>
      <w:r>
        <w:t>B</w:t>
      </w:r>
      <w:r w:rsidRPr="00913AE5">
        <w:t>.</w:t>
      </w:r>
      <w:r w:rsidRPr="00913AE5">
        <w:tab/>
      </w:r>
      <w:r>
        <w:t>PROBLEM STATEMENT</w:t>
      </w:r>
      <w:bookmarkEnd w:id="18"/>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19" w:name="_Toc519588790"/>
      <w:bookmarkStart w:id="20" w:name="_Toc330465425"/>
      <w:bookmarkStart w:id="21" w:name="_Toc353558124"/>
      <w:bookmarkEnd w:id="15"/>
      <w:bookmarkEnd w:id="16"/>
      <w:r>
        <w:t>C</w:t>
      </w:r>
      <w:r w:rsidR="00CC0EFC" w:rsidRPr="00913AE5">
        <w:t>.</w:t>
      </w:r>
      <w:r w:rsidR="00CC0EFC" w:rsidRPr="00913AE5">
        <w:tab/>
      </w:r>
      <w:bookmarkEnd w:id="19"/>
      <w:bookmarkEnd w:id="20"/>
      <w:r>
        <w:t xml:space="preserve">RESEARCH </w:t>
      </w:r>
      <w:r w:rsidR="00101B38">
        <w:t>QUESTIONS</w:t>
      </w:r>
      <w:bookmarkEnd w:id="21"/>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has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parameters on the statistical operational performance of the organization’s missions are</w:t>
      </w:r>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2"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3" w:name="_Toc353558125"/>
      <w:r>
        <w:lastRenderedPageBreak/>
        <w:t>D</w:t>
      </w:r>
      <w:r w:rsidR="001A4227">
        <w:t xml:space="preserve">.  </w:t>
      </w:r>
      <w:bookmarkEnd w:id="22"/>
      <w:r w:rsidR="006D6C57">
        <w:tab/>
      </w:r>
      <w:r>
        <w:t>Problem Space Boundaries</w:t>
      </w:r>
      <w:bookmarkEnd w:id="23"/>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with Ted Maciuba,</w:t>
      </w:r>
      <w:r w:rsidR="0022527F" w:rsidRPr="000B5715">
        <w:t xml:space="preserve"> 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r w:rsidR="00120E45" w:rsidRPr="00120E45">
        <w:rPr>
          <w:sz w:val="23"/>
          <w:szCs w:val="23"/>
          <w:highlight w:val="yellow"/>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4" w:name="OLE_LINK4"/>
      <w:bookmarkStart w:id="25" w:name="OLE_LINK5"/>
      <w:r>
        <w:t>combined arms unit</w:t>
      </w:r>
      <w:bookmarkEnd w:id="24"/>
      <w:bookmarkEnd w:id="25"/>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r>
        <w:t>Treml</w:t>
      </w:r>
      <w:r w:rsidR="00E66209">
        <w:t>’s doctoral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6" w:name="_Toc341180417"/>
      <w:bookmarkStart w:id="27" w:name="_Toc353558126"/>
      <w:bookmarkStart w:id="28" w:name="_Toc341180418"/>
      <w:r>
        <w:t xml:space="preserve">E. </w:t>
      </w:r>
      <w:r>
        <w:tab/>
        <w:t xml:space="preserve">MBSE </w:t>
      </w:r>
      <w:r w:rsidRPr="000B5715">
        <w:t>Methodology</w:t>
      </w:r>
      <w:bookmarkEnd w:id="26"/>
      <w:bookmarkEnd w:id="27"/>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 xml:space="preserve">“the formalized application of modeling to support system requirements, design, analysis, verification and validation activities beginning in the conceptual design phase and continuing throughout development and later life cycle phases.”  </w:t>
      </w:r>
      <w:r w:rsidRPr="003B39C5">
        <w:rPr>
          <w:highlight w:val="yellow"/>
        </w:rPr>
        <w:t>[NEED CITATION]</w:t>
      </w:r>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29" w:name="_Toc353558127"/>
      <w:r>
        <w:t>F.</w:t>
      </w:r>
      <w:bookmarkEnd w:id="28"/>
      <w:r>
        <w:t xml:space="preserve"> </w:t>
      </w:r>
      <w:r>
        <w:tab/>
        <w:t>Related Research</w:t>
      </w:r>
      <w:bookmarkEnd w:id="29"/>
    </w:p>
    <w:p w:rsidR="00101B38" w:rsidRDefault="00251C2F" w:rsidP="00101B38">
      <w:pPr>
        <w:pStyle w:val="2ndOrderPara"/>
        <w:rPr>
          <w:ins w:id="30" w:author="Steve Mazza" w:date="2013-04-15T07:53:00Z"/>
        </w:rPr>
      </w:pPr>
      <w:del w:id="31" w:author="Steve Mazza" w:date="2013-04-15T07:53:00Z">
        <w:r w:rsidDel="00C8298C">
          <w:delText>S</w:delText>
        </w:r>
        <w:r w:rsidR="00101B38" w:rsidRPr="000B5715" w:rsidDel="00C8298C">
          <w:delText xml:space="preserve">urvivability is the key element that the team will be evaluating all parameters </w:delText>
        </w:r>
      </w:del>
    </w:p>
    <w:p w:rsidR="00C8298C" w:rsidRDefault="001C0718" w:rsidP="00101B38">
      <w:pPr>
        <w:pStyle w:val="2ndOrderPara"/>
        <w:rPr>
          <w:ins w:id="32" w:author="Steve Mazza" w:date="2013-04-15T07:54:00Z"/>
        </w:rPr>
      </w:pPr>
      <w:ins w:id="33" w:author="Steve Mazza" w:date="2013-04-19T09:48:00Z">
        <w:r>
          <w:t xml:space="preserve">Systems most closely related to our work and which have supported and directed our research efforts include the System of Systems Analysis Toolset (SoSAT), </w:t>
        </w:r>
      </w:ins>
      <w:ins w:id="34" w:author="Steve Mazza" w:date="2013-04-19T09:49:00Z">
        <w:r>
          <w:t xml:space="preserve">Capability </w:t>
        </w:r>
        <w:r>
          <w:lastRenderedPageBreak/>
          <w:t xml:space="preserve">Portfolio Analysis Toolset (CPAT), Whole </w:t>
        </w:r>
      </w:ins>
      <w:ins w:id="35" w:author="Steve Mazza" w:date="2013-04-19T09:50:00Z">
        <w:r>
          <w:t xml:space="preserve">Systems Trade Analysis Tool (WSTAT), and </w:t>
        </w:r>
        <w:r>
          <w:t>the</w:t>
        </w:r>
        <w:r>
          <w:t xml:space="preserve"> Naval ship design dashboard developed at the Naval Postgraduate School.</w:t>
        </w:r>
      </w:ins>
      <w:ins w:id="36" w:author="Steve Mazza" w:date="2013-04-19T09:51:00Z">
        <w:r w:rsidR="00AC7E76">
          <w:t xml:space="preserve">  A review of the design and current use of related tools helped inform us not only to industry standards bu</w:t>
        </w:r>
      </w:ins>
      <w:ins w:id="37" w:author="Steve Mazza" w:date="2013-04-19T09:52:00Z">
        <w:r w:rsidR="00AC7E76">
          <w:t xml:space="preserve">t also to potential </w:t>
        </w:r>
      </w:ins>
      <w:ins w:id="38" w:author="Steve Mazza" w:date="2013-04-19T09:53:00Z">
        <w:r w:rsidR="00AC7E76">
          <w:t xml:space="preserve">opportunities, for example our focus on </w:t>
        </w:r>
      </w:ins>
      <w:ins w:id="39" w:author="Steve Mazza" w:date="2013-04-19T09:56:00Z">
        <w:r w:rsidR="00974AFD">
          <w:t>squad configuration as well as platform design.</w:t>
        </w:r>
      </w:ins>
    </w:p>
    <w:p w:rsidR="0054624B" w:rsidRDefault="00F57BB4" w:rsidP="0054624B">
      <w:pPr>
        <w:pStyle w:val="Heading2"/>
        <w:rPr>
          <w:ins w:id="40" w:author="Steve Mazza" w:date="2013-04-18T09:24:00Z"/>
        </w:rPr>
        <w:pPrChange w:id="41" w:author="Steve Mazza" w:date="2013-04-18T09:27:00Z">
          <w:pPr>
            <w:pStyle w:val="2ndOrderPara"/>
          </w:pPr>
        </w:pPrChange>
      </w:pPr>
      <w:ins w:id="42" w:author="Steve Mazza" w:date="2013-04-18T07:57:00Z">
        <w:r>
          <w:t>Systm of systems analysis toolset (</w:t>
        </w:r>
      </w:ins>
      <w:ins w:id="43" w:author="Steve Mazza" w:date="2013-04-15T07:55:00Z">
        <w:r w:rsidR="00C8298C">
          <w:t>SoSAT</w:t>
        </w:r>
      </w:ins>
      <w:ins w:id="44" w:author="Steve Mazza" w:date="2013-04-18T07:57:00Z">
        <w:r>
          <w:t>)</w:t>
        </w:r>
      </w:ins>
    </w:p>
    <w:p w:rsidR="0054624B" w:rsidRDefault="004677B5" w:rsidP="0054624B">
      <w:pPr>
        <w:pStyle w:val="2nd3rdOrderPara"/>
        <w:rPr>
          <w:ins w:id="45" w:author="Steve Mazza" w:date="2013-04-18T07:57:00Z"/>
        </w:rPr>
        <w:pPrChange w:id="46" w:author="Steve Mazza" w:date="2013-04-16T15:10:00Z">
          <w:pPr>
            <w:pStyle w:val="2ndOrderPara"/>
          </w:pPr>
        </w:pPrChange>
      </w:pPr>
      <w:ins w:id="47" w:author="Steve Mazza" w:date="2013-04-18T09:24:00Z">
        <w:r>
          <w:t xml:space="preserve">SoSAT suite is a collection of </w:t>
        </w:r>
      </w:ins>
      <w:ins w:id="48" w:author="Steve Mazza" w:date="2013-04-18T10:26:00Z">
        <w:r w:rsidR="00135B2C">
          <w:t xml:space="preserve">advanced </w:t>
        </w:r>
      </w:ins>
      <w:ins w:id="49" w:author="Steve Mazza" w:date="2013-04-18T09:24:00Z">
        <w:r>
          <w:t xml:space="preserve">modeling </w:t>
        </w:r>
      </w:ins>
      <w:ins w:id="50" w:author="Steve Mazza" w:date="2013-04-18T10:26:00Z">
        <w:r w:rsidR="00135B2C">
          <w:t xml:space="preserve">and simulation </w:t>
        </w:r>
      </w:ins>
      <w:ins w:id="51" w:author="Steve Mazza" w:date="2013-04-18T09:24:00Z">
        <w:r>
          <w:t xml:space="preserve">tools aimed at, </w:t>
        </w:r>
      </w:ins>
      <w:ins w:id="52" w:author="Steve Mazza" w:date="2013-04-18T09:26:00Z">
        <w:r>
          <w:t>“understanding characteristics of large-scale interdisciplinary problems that involve multiple distributed systems that are embedded in networks at multiple levels and domains.”</w:t>
        </w:r>
      </w:ins>
      <w:ins w:id="53" w:author="Steve Mazza" w:date="2013-04-18T09:27:00Z">
        <w:r w:rsidRPr="004677B5">
          <w:t xml:space="preserve"> </w:t>
        </w:r>
      </w:ins>
      <w:customXmlInsRangeStart w:id="54" w:author="Steve Mazza" w:date="2013-04-18T09:27:00Z"/>
      <w:sdt>
        <w:sdtPr>
          <w:id w:val="303041959"/>
          <w:citation/>
        </w:sdtPr>
        <w:sdtContent>
          <w:customXmlInsRangeEnd w:id="54"/>
          <w:ins w:id="55" w:author="Steve Mazza" w:date="2013-04-18T09:27:00Z">
            <w:r w:rsidR="0054624B">
              <w:fldChar w:fldCharType="begin"/>
            </w:r>
            <w:r>
              <w:instrText xml:space="preserve"> CITATION SoSAT \l 1033 </w:instrText>
            </w:r>
            <w:r w:rsidR="0054624B">
              <w:fldChar w:fldCharType="separate"/>
            </w:r>
            <w:r>
              <w:t>(Thompson)</w:t>
            </w:r>
            <w:r w:rsidR="0054624B">
              <w:fldChar w:fldCharType="end"/>
            </w:r>
          </w:ins>
          <w:customXmlInsRangeStart w:id="56" w:author="Steve Mazza" w:date="2013-04-18T09:27:00Z"/>
        </w:sdtContent>
      </w:sdt>
      <w:customXmlInsRangeEnd w:id="56"/>
      <w:ins w:id="57" w:author="Steve Mazza" w:date="2013-04-18T09:27:00Z">
        <w:r w:rsidR="00EE2BCC">
          <w:t xml:space="preserve">  The toolset places a specific emphasis on </w:t>
        </w:r>
      </w:ins>
      <w:ins w:id="58" w:author="Steve Mazza" w:date="2013-04-18T09:29:00Z">
        <w:r w:rsidR="00B37295">
          <w:t xml:space="preserve">repair and </w:t>
        </w:r>
      </w:ins>
      <w:ins w:id="59" w:author="Steve Mazza" w:date="2013-04-18T09:27:00Z">
        <w:r w:rsidR="00EE2BCC">
          <w:t xml:space="preserve">supply chain management and materiel availability in addition to other aspects of complex system of </w:t>
        </w:r>
      </w:ins>
      <w:ins w:id="60" w:author="Steve Mazza" w:date="2013-04-18T09:28:00Z">
        <w:r w:rsidR="00EE2BCC">
          <w:t>systems modeling</w:t>
        </w:r>
      </w:ins>
      <w:ins w:id="61" w:author="Steve Mazza" w:date="2013-04-18T09:39:00Z">
        <w:r w:rsidR="00135420">
          <w:t xml:space="preserve"> that are common to the other toolsets</w:t>
        </w:r>
      </w:ins>
      <w:ins w:id="62" w:author="Steve Mazza" w:date="2013-04-18T09:28:00Z">
        <w:r w:rsidR="00EE2BCC">
          <w:t>.</w:t>
        </w:r>
      </w:ins>
      <w:ins w:id="63" w:author="Steve Mazza" w:date="2013-04-18T09:30:00Z">
        <w:r w:rsidR="00B37295">
          <w:t xml:space="preserve">  It is also capable of taking into account and providing detailed cost analysis and reporting.</w:t>
        </w:r>
      </w:ins>
    </w:p>
    <w:p w:rsidR="0054624B" w:rsidRDefault="00892534" w:rsidP="0054624B">
      <w:pPr>
        <w:pStyle w:val="2nd3rdOrderPara"/>
        <w:rPr>
          <w:ins w:id="64" w:author="Steve Mazza" w:date="2013-04-18T10:26:00Z"/>
        </w:rPr>
        <w:pPrChange w:id="65" w:author="Steve Mazza" w:date="2013-04-16T15:10:00Z">
          <w:pPr>
            <w:pStyle w:val="2ndOrderPara"/>
          </w:pPr>
        </w:pPrChange>
      </w:pPr>
      <w:ins w:id="66" w:author="Steve Mazza" w:date="2013-04-18T08:02:00Z">
        <w:r>
          <w:t>A</w:t>
        </w:r>
      </w:ins>
      <w:ins w:id="67" w:author="Steve Mazza" w:date="2013-04-18T08:04:00Z">
        <w:r>
          <w:t>s a</w:t>
        </w:r>
      </w:ins>
      <w:ins w:id="68" w:author="Steve Mazza" w:date="2013-04-18T08:02:00Z">
        <w:r>
          <w:t>n example</w:t>
        </w:r>
      </w:ins>
      <w:ins w:id="69" w:author="Steve Mazza" w:date="2013-04-18T08:04:00Z">
        <w:r>
          <w:t xml:space="preserve">, </w:t>
        </w:r>
      </w:ins>
      <w:ins w:id="70" w:author="Steve Mazza" w:date="2013-04-18T08:02:00Z">
        <w:r>
          <w:t>SoSAT</w:t>
        </w:r>
      </w:ins>
      <w:ins w:id="71" w:author="Steve Mazza" w:date="2013-04-18T08:04:00Z">
        <w:r>
          <w:t xml:space="preserve"> would be well suited to support the</w:t>
        </w:r>
      </w:ins>
      <w:ins w:id="72" w:author="Steve Mazza" w:date="2013-04-18T08:05:00Z">
        <w:r>
          <w:t xml:space="preserve"> assessment and</w:t>
        </w:r>
      </w:ins>
      <w:ins w:id="73" w:author="Steve Mazza" w:date="2013-04-18T08:04:00Z">
        <w:r>
          <w:t xml:space="preserve"> analysis</w:t>
        </w:r>
      </w:ins>
      <w:ins w:id="74" w:author="Steve Mazza" w:date="2013-04-18T08:05:00Z">
        <w:r>
          <w:t xml:space="preserve"> of the impacts </w:t>
        </w:r>
      </w:ins>
      <w:ins w:id="75" w:author="Steve Mazza" w:date="2013-04-18T08:07:00Z">
        <w:r w:rsidR="002B65BE">
          <w:t>of</w:t>
        </w:r>
      </w:ins>
      <w:ins w:id="76" w:author="Steve Mazza" w:date="2013-04-18T08:05:00Z">
        <w:r>
          <w:t xml:space="preserve"> </w:t>
        </w:r>
      </w:ins>
      <w:ins w:id="77" w:author="Steve Mazza" w:date="2013-04-18T08:06:00Z">
        <w:r>
          <w:t xml:space="preserve">architectural </w:t>
        </w:r>
      </w:ins>
      <w:ins w:id="78" w:author="Steve Mazza" w:date="2013-04-18T08:05:00Z">
        <w:r>
          <w:t xml:space="preserve">changes </w:t>
        </w:r>
      </w:ins>
      <w:ins w:id="79" w:author="Steve Mazza" w:date="2013-04-18T08:07:00Z">
        <w:r w:rsidR="002B65BE">
          <w:t>to a large scale, network enabled, distribute</w:t>
        </w:r>
        <w:r w:rsidR="009C38E4">
          <w:t xml:space="preserve">d system providing insight into performance based logistics analysis and operational </w:t>
        </w:r>
      </w:ins>
      <w:ins w:id="80" w:author="Steve Mazza" w:date="2013-04-18T08:10:00Z">
        <w:r w:rsidR="009C38E4">
          <w:t>availability</w:t>
        </w:r>
      </w:ins>
      <w:ins w:id="81" w:author="Steve Mazza" w:date="2013-04-18T08:07:00Z">
        <w:r w:rsidR="009C38E4">
          <w:t xml:space="preserve"> arising from these changes.</w:t>
        </w:r>
      </w:ins>
      <w:ins w:id="82" w:author="Steve Mazza" w:date="2013-04-18T08:11:00Z">
        <w:r w:rsidR="0099542F">
          <w:t xml:space="preserve">  As with other analysis toolsets, SoSAT facilitates interactive interrogation, allowing engineers to </w:t>
        </w:r>
      </w:ins>
      <w:ins w:id="83" w:author="Steve Mazza" w:date="2013-04-18T08:12:00Z">
        <w:r w:rsidR="00A24C4E">
          <w:t xml:space="preserve">perform and measure trade-offs by constructing </w:t>
        </w:r>
      </w:ins>
      <w:ins w:id="84" w:author="Steve Mazza" w:date="2013-04-18T08:14:00Z">
        <w:r w:rsidR="00A24C4E">
          <w:t xml:space="preserve">and running </w:t>
        </w:r>
      </w:ins>
      <w:ins w:id="85" w:author="Steve Mazza" w:date="2013-04-18T08:12:00Z">
        <w:r w:rsidR="00A24C4E">
          <w:t>models.</w:t>
        </w:r>
      </w:ins>
      <w:ins w:id="86" w:author="Steve Mazza" w:date="2013-04-18T09:40:00Z">
        <w:r w:rsidR="000054CB">
          <w:t xml:space="preserve">  The specific insight that this toolset can provide might include the cost of sustainment activities.</w:t>
        </w:r>
      </w:ins>
    </w:p>
    <w:p w:rsidR="0054624B" w:rsidRDefault="002935D4" w:rsidP="0054624B">
      <w:pPr>
        <w:pStyle w:val="2nd3rdOrderPara"/>
        <w:rPr>
          <w:ins w:id="87" w:author="Steve Mazza" w:date="2013-04-15T07:55:00Z"/>
        </w:rPr>
        <w:pPrChange w:id="88" w:author="Steve Mazza" w:date="2013-04-16T15:10:00Z">
          <w:pPr>
            <w:pStyle w:val="2ndOrderPara"/>
          </w:pPr>
        </w:pPrChange>
      </w:pPr>
      <w:ins w:id="89" w:author="Steve Mazza" w:date="2013-04-18T10:26:00Z">
        <w:r>
          <w:t>In addition</w:t>
        </w:r>
      </w:ins>
      <w:ins w:id="90" w:author="Steve Mazza" w:date="2013-04-18T10:27:00Z">
        <w:r>
          <w:t xml:space="preserve"> to modeling and simulation</w:t>
        </w:r>
      </w:ins>
      <w:ins w:id="91" w:author="Steve Mazza" w:date="2013-04-18T10:26:00Z">
        <w:r>
          <w:t xml:space="preserve">, SoSAT offers </w:t>
        </w:r>
      </w:ins>
      <w:ins w:id="92" w:author="Steve Mazza" w:date="2013-04-18T10:27:00Z">
        <w:r>
          <w:t xml:space="preserve">sophisticated data visualization capabilities allowing its users access to detailed, real-time information at various levels during execution.  This type of detailed analysis facilitates the trade space analysis necessary without </w:t>
        </w:r>
      </w:ins>
      <w:ins w:id="93" w:author="Steve Mazza" w:date="2013-04-18T10:30:00Z">
        <w:r>
          <w:t xml:space="preserve">the need to </w:t>
        </w:r>
      </w:ins>
      <w:ins w:id="94" w:author="Steve Mazza" w:date="2013-04-18T10:27:00Z">
        <w:r>
          <w:t>go outside of the toolset.</w:t>
        </w:r>
      </w:ins>
    </w:p>
    <w:p w:rsidR="0054624B" w:rsidRDefault="00366B6B" w:rsidP="0054624B">
      <w:pPr>
        <w:pStyle w:val="Heading2"/>
        <w:rPr>
          <w:ins w:id="95" w:author="Steve Mazza" w:date="2013-04-18T11:19:00Z"/>
        </w:rPr>
        <w:pPrChange w:id="96" w:author="Steve Mazza" w:date="2013-04-18T14:13:00Z">
          <w:pPr>
            <w:pStyle w:val="2ndOrderPara"/>
          </w:pPr>
        </w:pPrChange>
      </w:pPr>
      <w:ins w:id="97" w:author="Steve Mazza" w:date="2013-04-18T11:18:00Z">
        <w:r>
          <w:t>Capability Portfolio Analysis Tool (</w:t>
        </w:r>
      </w:ins>
      <w:ins w:id="98" w:author="Steve Mazza" w:date="2013-04-15T07:55:00Z">
        <w:r w:rsidR="00C8298C">
          <w:t>CPAT</w:t>
        </w:r>
      </w:ins>
      <w:ins w:id="99" w:author="Steve Mazza" w:date="2013-04-18T11:18:00Z">
        <w:r>
          <w:t>)</w:t>
        </w:r>
      </w:ins>
    </w:p>
    <w:p w:rsidR="00570160" w:rsidRDefault="00366B6B">
      <w:pPr>
        <w:pStyle w:val="2nd3rdOrderPara"/>
        <w:rPr>
          <w:ins w:id="100" w:author="Steve Mazza" w:date="2013-04-18T14:40:00Z"/>
        </w:rPr>
        <w:pPrChange w:id="101" w:author="Steve Mazza" w:date="2013-04-16T15:07:00Z">
          <w:pPr>
            <w:pStyle w:val="2ndOrderPara"/>
          </w:pPr>
        </w:pPrChange>
      </w:pPr>
      <w:ins w:id="102" w:author="Steve Mazza" w:date="2013-04-18T11:19:00Z">
        <w:r>
          <w:t>CPAT</w:t>
        </w:r>
      </w:ins>
      <w:ins w:id="103" w:author="Steve Mazza" w:date="2013-04-18T12:07:00Z">
        <w:r w:rsidR="00FF1E16">
          <w:t>, developed under the direction of Program Executive (PEO) Ground Combat Systems (GCS)</w:t>
        </w:r>
      </w:ins>
      <w:ins w:id="104" w:author="Steve Mazza" w:date="2013-04-18T14:36:00Z">
        <w:r w:rsidR="0011196B">
          <w:t xml:space="preserve"> and in coordination with several other organizations including the Army Materiel Systems Analysis Activity (AMSAA), Sandia National Labs, Booz Allen, and the Maneuver Center of Excellence (MCoE)</w:t>
        </w:r>
      </w:ins>
      <w:ins w:id="105" w:author="Steve Mazza" w:date="2013-04-18T14:37:00Z">
        <w:r w:rsidR="002938AF">
          <w:t>,</w:t>
        </w:r>
      </w:ins>
      <w:ins w:id="106" w:author="Steve Mazza" w:date="2013-04-18T11:19:00Z">
        <w:r>
          <w:t xml:space="preserve"> is</w:t>
        </w:r>
        <w:r w:rsidR="00D95D00">
          <w:t xml:space="preserve"> specifically designed to </w:t>
        </w:r>
      </w:ins>
      <w:ins w:id="107" w:author="Steve Mazza" w:date="2013-04-18T11:20:00Z">
        <w:r w:rsidR="00D95D00">
          <w:lastRenderedPageBreak/>
          <w:t>facilitate the</w:t>
        </w:r>
      </w:ins>
      <w:ins w:id="108" w:author="Steve Mazza" w:date="2013-04-18T11:19:00Z">
        <w:r w:rsidR="00D95D00">
          <w:t xml:space="preserve"> acquisition</w:t>
        </w:r>
      </w:ins>
      <w:ins w:id="109" w:author="Steve Mazza" w:date="2013-04-18T11:20:00Z">
        <w:r w:rsidR="00D95D00">
          <w:t xml:space="preserve"> process by enabling trade-off and evaluation on the basis of cost, schedule, and performance.</w:t>
        </w:r>
      </w:ins>
      <w:ins w:id="110" w:author="Steve Mazza" w:date="2013-04-18T11:22:00Z">
        <w:r w:rsidR="00936B8C">
          <w:t xml:space="preserve">  It was originally designed for and consequently focuses on supporting</w:t>
        </w:r>
      </w:ins>
      <w:ins w:id="111" w:author="Steve Mazza" w:date="2013-04-18T11:23:00Z">
        <w:r w:rsidR="00936B8C">
          <w:t>,</w:t>
        </w:r>
      </w:ins>
      <w:ins w:id="112" w:author="Steve Mazza" w:date="2013-04-18T11:22:00Z">
        <w:r w:rsidR="00936B8C">
          <w:t xml:space="preserve"> </w:t>
        </w:r>
      </w:ins>
      <w:ins w:id="113" w:author="Steve Mazza" w:date="2013-04-18T11:24:00Z">
        <w:r w:rsidR="00936B8C">
          <w:t>“</w:t>
        </w:r>
      </w:ins>
      <w:ins w:id="114" w:author="Steve Mazza" w:date="2013-04-18T11:22:00Z">
        <w:r w:rsidR="00936B8C">
          <w:t>the formal Analysis of Alterna</w:t>
        </w:r>
        <w:r w:rsidR="00D251B4">
          <w:t>tives (AoA) process</w:t>
        </w:r>
      </w:ins>
      <w:ins w:id="115" w:author="Steve Mazza" w:date="2013-04-18T11:24:00Z">
        <w:r w:rsidR="00D251B4">
          <w:t>.</w:t>
        </w:r>
      </w:ins>
      <w:ins w:id="116" w:author="Steve Mazza" w:date="2013-04-18T11:23:00Z">
        <w:r w:rsidR="00936B8C">
          <w:t xml:space="preserve">” </w:t>
        </w:r>
      </w:ins>
      <w:customXmlInsRangeStart w:id="117" w:author="Steve Mazza" w:date="2013-04-18T11:23:00Z"/>
      <w:sdt>
        <w:sdtPr>
          <w:id w:val="303041960"/>
          <w:citation/>
        </w:sdtPr>
        <w:sdtContent>
          <w:customXmlInsRangeEnd w:id="117"/>
          <w:ins w:id="118" w:author="Steve Mazza" w:date="2013-04-18T11:23:00Z">
            <w:r w:rsidR="0054624B">
              <w:fldChar w:fldCharType="begin"/>
            </w:r>
            <w:r w:rsidR="00936B8C">
              <w:instrText xml:space="preserve"> CITATION CPAT \l 1033 </w:instrText>
            </w:r>
            <w:r w:rsidR="0054624B">
              <w:fldChar w:fldCharType="separate"/>
            </w:r>
            <w:r w:rsidR="00936B8C">
              <w:rPr>
                <w:noProof/>
              </w:rPr>
              <w:t>(Ewing, 2013)</w:t>
            </w:r>
            <w:r w:rsidR="0054624B">
              <w:fldChar w:fldCharType="end"/>
            </w:r>
          </w:ins>
          <w:customXmlInsRangeStart w:id="119" w:author="Steve Mazza" w:date="2013-04-18T11:23:00Z"/>
        </w:sdtContent>
      </w:sdt>
      <w:customXmlInsRangeEnd w:id="119"/>
      <w:ins w:id="120" w:author="Steve Mazza" w:date="2013-04-18T11:24:00Z">
        <w:r w:rsidR="007C3395">
          <w:t xml:space="preserve">  The model captures forty-nine attributes of forty-seven different vehicles.  The vehicles are divided into twenty roles including Infantry Fighting Vehicle, Command and Control, Main Battle Tank, Medic, and others.  </w:t>
        </w:r>
      </w:ins>
      <w:ins w:id="121" w:author="Steve Mazza" w:date="2013-04-18T14:38:00Z">
        <w:r w:rsidR="0055374E">
          <w:t>T</w:t>
        </w:r>
      </w:ins>
      <w:ins w:id="122" w:author="Steve Mazza" w:date="2013-04-18T11:24:00Z">
        <w:r w:rsidR="007C3395">
          <w:t>he</w:t>
        </w:r>
      </w:ins>
      <w:ins w:id="123" w:author="Steve Mazza" w:date="2013-04-18T14:38:00Z">
        <w:r w:rsidR="0055374E">
          <w:t xml:space="preserve"> roles are divided evenly between</w:t>
        </w:r>
      </w:ins>
      <w:ins w:id="124" w:author="Steve Mazza" w:date="2013-04-18T11:24:00Z">
        <w:r w:rsidR="007C3395">
          <w:t xml:space="preserve"> Heavy Brigade Combat Tea</w:t>
        </w:r>
        <w:r w:rsidR="0055374E">
          <w:t>m and</w:t>
        </w:r>
        <w:r w:rsidR="007C3395">
          <w:t xml:space="preserve"> Stryker Brigade Combat Team.</w:t>
        </w:r>
      </w:ins>
    </w:p>
    <w:p w:rsidR="00570160" w:rsidRDefault="008A2C49">
      <w:pPr>
        <w:pStyle w:val="2nd3rdOrderPara"/>
        <w:rPr>
          <w:ins w:id="125" w:author="Steve Mazza" w:date="2013-04-19T09:46:00Z"/>
        </w:rPr>
        <w:pPrChange w:id="126" w:author="Steve Mazza" w:date="2013-04-16T15:07:00Z">
          <w:pPr>
            <w:pStyle w:val="2ndOrderPara"/>
          </w:pPr>
        </w:pPrChange>
      </w:pPr>
      <w:ins w:id="127" w:author="Steve Mazza" w:date="2013-04-18T14:40:00Z">
        <w:r>
          <w:t>CPAT is currently in use by PEO GCS as a means to rapidly assess alternative configurations and determine where the PEO</w:t>
        </w:r>
      </w:ins>
      <w:ins w:id="128" w:author="Steve Mazza" w:date="2013-04-18T14:41:00Z">
        <w:r>
          <w:t>’s money provides the greatest return</w:t>
        </w:r>
      </w:ins>
      <w:ins w:id="129" w:author="Steve Mazza" w:date="2013-04-18T15:31:00Z">
        <w:r w:rsidR="006C31B4">
          <w:t xml:space="preserve"> (portfolio investment)</w:t>
        </w:r>
      </w:ins>
      <w:ins w:id="130" w:author="Steve Mazza" w:date="2013-04-18T14:41:00Z">
        <w:r>
          <w:t>.</w:t>
        </w:r>
      </w:ins>
      <w:ins w:id="131" w:author="Steve Mazza" w:date="2013-04-18T15:01:00Z">
        <w:r w:rsidR="0058762D">
          <w:t xml:space="preserve">  In doing so, several assumptions are made</w:t>
        </w:r>
      </w:ins>
      <w:ins w:id="132" w:author="Steve Mazza" w:date="2013-04-18T15:03:00Z">
        <w:r w:rsidR="0058762D">
          <w:t xml:space="preserve"> including timeframe, cost analysis, and stability of the configuration.</w:t>
        </w:r>
      </w:ins>
      <w:ins w:id="133" w:author="Steve Mazza" w:date="2013-04-18T15:05:00Z">
        <w:r w:rsidR="004954BA">
          <w:t xml:space="preserve">  The current modeling requirements are non-trivial and include over 620 individual attributes.  Furthermore, </w:t>
        </w:r>
      </w:ins>
      <w:ins w:id="134" w:author="Steve Mazza" w:date="2013-04-18T15:07:00Z">
        <w:r w:rsidR="004954BA">
          <w:t>the model must be run by trained analysts at Sandia National Labs.</w:t>
        </w:r>
      </w:ins>
    </w:p>
    <w:p w:rsidR="00A95DFC" w:rsidRDefault="00A95DFC" w:rsidP="00A95DFC">
      <w:pPr>
        <w:pStyle w:val="Heading2"/>
        <w:rPr>
          <w:ins w:id="135" w:author="Steve Mazza" w:date="2013-04-19T09:46:00Z"/>
        </w:rPr>
      </w:pPr>
      <w:ins w:id="136" w:author="Steve Mazza" w:date="2013-04-19T09:46:00Z">
        <w:r>
          <w:t>WSTAT</w:t>
        </w:r>
      </w:ins>
    </w:p>
    <w:p w:rsidR="00A95DFC" w:rsidRDefault="00A95DFC" w:rsidP="00A95DFC">
      <w:pPr>
        <w:pStyle w:val="2nd3rdOrderPara"/>
        <w:rPr>
          <w:ins w:id="137" w:author="Steve Mazza" w:date="2013-04-19T09:46:00Z"/>
        </w:rPr>
      </w:pPr>
      <w:ins w:id="138" w:author="Steve Mazza" w:date="2013-04-19T09:46:00Z">
        <w:r>
          <w:t xml:space="preserve">Recognizing the need for a holistic approach to managing its vehicle portfolio, Program Executive Office (PEO) Ground Combat Systems (GCS) developed the Capability Portfolio Analysis Tool (CPAT) to support the critical activity of Capability Portfolio Review (CPR). </w:t>
        </w:r>
      </w:ins>
      <w:customXmlInsRangeStart w:id="139" w:author="Steve Mazza" w:date="2013-04-19T09:46:00Z"/>
      <w:sdt>
        <w:sdtPr>
          <w:id w:val="630697"/>
          <w:citation/>
        </w:sdtPr>
        <w:sdtContent>
          <w:customXmlInsRangeEnd w:id="139"/>
          <w:ins w:id="140" w:author="Steve Mazza" w:date="2013-04-19T09:46:00Z">
            <w:r>
              <w:fldChar w:fldCharType="begin"/>
            </w:r>
            <w:r>
              <w:instrText xml:space="preserve"> CITATION Dav12 \l 1033 </w:instrText>
            </w:r>
            <w:r>
              <w:fldChar w:fldCharType="separate"/>
            </w:r>
            <w:r>
              <w:rPr>
                <w:noProof/>
              </w:rPr>
              <w:t>(Davis, 2012)</w:t>
            </w:r>
            <w:r>
              <w:fldChar w:fldCharType="end"/>
            </w:r>
          </w:ins>
          <w:customXmlInsRangeStart w:id="141" w:author="Steve Mazza" w:date="2013-04-19T09:46:00Z"/>
        </w:sdtContent>
      </w:sdt>
      <w:customXmlInsRangeEnd w:id="141"/>
    </w:p>
    <w:p w:rsidR="00A95DFC" w:rsidRDefault="00A95DFC" w:rsidP="00A95DFC">
      <w:pPr>
        <w:pStyle w:val="2nd3rdOrderPara"/>
        <w:rPr>
          <w:ins w:id="142" w:author="Steve Mazza" w:date="2013-04-19T09:46:00Z"/>
        </w:rPr>
      </w:pPr>
      <w:ins w:id="143" w:author="Steve Mazza" w:date="2013-04-19T09:46:00Z">
        <w:r>
          <w:t>While CPAT was well-suited to supporting the decisions facing portfolio management and acquisition, it fell short in terms of platform configuration management as a system of systems.  The Whole Systems Trades Analysis Tool (WSTAT) was developed in conjunction with the Bradley modernization by Program Manager Ground Combat Vehicles (PM GCV).</w:t>
        </w:r>
        <w:r w:rsidRPr="001C45F2">
          <w:t xml:space="preserve"> </w:t>
        </w:r>
      </w:ins>
      <w:customXmlInsRangeStart w:id="144" w:author="Steve Mazza" w:date="2013-04-19T09:46:00Z"/>
      <w:sdt>
        <w:sdtPr>
          <w:id w:val="303041958"/>
          <w:citation/>
        </w:sdtPr>
        <w:sdtContent>
          <w:customXmlInsRangeEnd w:id="144"/>
          <w:ins w:id="145" w:author="Steve Mazza" w:date="2013-04-19T09:46:00Z">
            <w:r>
              <w:fldChar w:fldCharType="begin"/>
            </w:r>
            <w:r>
              <w:instrText xml:space="preserve"> CITATION WSTAT \l 1033 </w:instrText>
            </w:r>
            <w:r>
              <w:fldChar w:fldCharType="separate"/>
            </w:r>
            <w:r>
              <w:t xml:space="preserve"> (PM-GCV)</w:t>
            </w:r>
            <w:r>
              <w:fldChar w:fldCharType="end"/>
            </w:r>
          </w:ins>
          <w:customXmlInsRangeStart w:id="146" w:author="Steve Mazza" w:date="2013-04-19T09:46:00Z"/>
        </w:sdtContent>
      </w:sdt>
      <w:customXmlInsRangeEnd w:id="146"/>
    </w:p>
    <w:p w:rsidR="00A95DFC" w:rsidRDefault="00A95DFC" w:rsidP="00A95DFC">
      <w:pPr>
        <w:pStyle w:val="2nd3rdOrderPara"/>
        <w:rPr>
          <w:ins w:id="147" w:author="Steve Mazza" w:date="2013-04-19T09:46:00Z"/>
        </w:rPr>
      </w:pPr>
      <w:ins w:id="148" w:author="Steve Mazza" w:date="2013-04-19T09:46:00Z">
        <w:r>
          <w:t>Addressing the needs of the PM to support engineering and configuration decisions, perform trade-off analysis, and track progress to program goals, the WSTAT provides access to information that addresses both technical engineering concerns and program requirements.</w:t>
        </w:r>
        <w:r>
          <w:t xml:space="preserve">  </w:t>
        </w:r>
      </w:ins>
      <w:ins w:id="149" w:author="Steve Mazza" w:date="2013-04-19T09:47:00Z">
        <w:r>
          <w:t>WSTAT t</w:t>
        </w:r>
      </w:ins>
      <w:ins w:id="150" w:author="Steve Mazza" w:date="2013-04-19T09:46:00Z">
        <w:r>
          <w:t>ak</w:t>
        </w:r>
      </w:ins>
      <w:ins w:id="151" w:author="Steve Mazza" w:date="2013-04-19T09:47:00Z">
        <w:r>
          <w:t>es</w:t>
        </w:r>
      </w:ins>
      <w:ins w:id="152" w:author="Steve Mazza" w:date="2013-04-19T09:46:00Z">
        <w:r>
          <w:t xml:space="preserve"> a detailed system o</w:t>
        </w:r>
        <w:r w:rsidR="007A2F29">
          <w:t>f systems approach and provid</w:t>
        </w:r>
      </w:ins>
      <w:ins w:id="153" w:author="Steve Mazza" w:date="2013-04-19T09:47:00Z">
        <w:r w:rsidR="007A2F29">
          <w:t>es</w:t>
        </w:r>
      </w:ins>
      <w:ins w:id="154" w:author="Steve Mazza" w:date="2013-04-19T09:46:00Z">
        <w:r>
          <w:t xml:space="preserve"> multi-layered views down into the subsystems </w:t>
        </w:r>
      </w:ins>
      <w:ins w:id="155" w:author="Steve Mazza" w:date="2013-04-19T09:47:00Z">
        <w:r w:rsidR="007A2F29">
          <w:t>in</w:t>
        </w:r>
        <w:r>
          <w:t xml:space="preserve"> </w:t>
        </w:r>
      </w:ins>
      <w:ins w:id="156" w:author="Steve Mazza" w:date="2013-04-19T09:46:00Z">
        <w:r w:rsidR="007A2F29">
          <w:t>support</w:t>
        </w:r>
      </w:ins>
      <w:ins w:id="157" w:author="Steve Mazza" w:date="2013-04-19T09:47:00Z">
        <w:r w:rsidR="007A2F29">
          <w:t xml:space="preserve"> of</w:t>
        </w:r>
      </w:ins>
      <w:ins w:id="158" w:author="Steve Mazza" w:date="2013-04-19T09:46:00Z">
        <w:r>
          <w:t xml:space="preserve"> evaluation on the basis of risk, performance, and cost.</w:t>
        </w:r>
      </w:ins>
    </w:p>
    <w:p w:rsidR="0054624B" w:rsidRDefault="00C8298C" w:rsidP="0054624B">
      <w:pPr>
        <w:pStyle w:val="Heading2"/>
        <w:rPr>
          <w:ins w:id="159" w:author="Steve Mazza" w:date="2013-04-19T09:56:00Z"/>
        </w:rPr>
        <w:pPrChange w:id="160" w:author="Steve Mazza" w:date="2013-04-15T07:55:00Z">
          <w:pPr>
            <w:pStyle w:val="2ndOrderPara"/>
          </w:pPr>
        </w:pPrChange>
      </w:pPr>
      <w:ins w:id="161" w:author="Steve Mazza" w:date="2013-04-15T07:55:00Z">
        <w:r>
          <w:lastRenderedPageBreak/>
          <w:t>Naval Ship Design Dashboard</w:t>
        </w:r>
      </w:ins>
    </w:p>
    <w:p w:rsidR="00D01D3E" w:rsidRPr="00D01D3E" w:rsidRDefault="00D01D3E" w:rsidP="00D01D3E">
      <w:pPr>
        <w:pStyle w:val="2nd3rdOrderPara"/>
        <w:pPrChange w:id="162" w:author="Steve Mazza" w:date="2013-04-19T09:56:00Z">
          <w:pPr>
            <w:pStyle w:val="2ndOrderPara"/>
          </w:pPr>
        </w:pPrChange>
      </w:pPr>
      <w:ins w:id="163" w:author="Steve Mazza" w:date="2013-04-19T09:56:00Z">
        <w:r>
          <w:t>TODO.</w:t>
        </w:r>
      </w:ins>
    </w:p>
    <w:p w:rsidR="00AC3234" w:rsidRDefault="00AC3234" w:rsidP="001867F3">
      <w:pPr>
        <w:pStyle w:val="2ndOrderPara"/>
      </w:pPr>
    </w:p>
    <w:p w:rsidR="00FF2B51" w:rsidRDefault="00101B38" w:rsidP="00101B38">
      <w:pPr>
        <w:pStyle w:val="Heading1"/>
      </w:pPr>
      <w:bookmarkStart w:id="164" w:name="_Toc353558128"/>
      <w:r>
        <w:lastRenderedPageBreak/>
        <w:t xml:space="preserve">II. </w:t>
      </w:r>
      <w:r w:rsidR="006D6C57">
        <w:tab/>
      </w:r>
      <w:r w:rsidR="00FF2B51">
        <w:t>Process Development</w:t>
      </w:r>
      <w:bookmarkEnd w:id="164"/>
    </w:p>
    <w:p w:rsidR="005C747E" w:rsidRDefault="00FF2B51" w:rsidP="003F7885">
      <w:pPr>
        <w:spacing w:line="360" w:lineRule="auto"/>
        <w:ind w:firstLine="720"/>
      </w:pPr>
      <w:r>
        <w:t>One of</w:t>
      </w:r>
      <w:r w:rsidRPr="000B5715">
        <w:t xml:space="preserve"> the key deliverables of this project </w:t>
      </w:r>
      <w:r>
        <w:t>is the process</w:t>
      </w:r>
      <w:r w:rsidR="005C747E">
        <w:t xml:space="preserve">. The objective is </w:t>
      </w:r>
      <w:r w:rsidR="00922D39">
        <w:t xml:space="preserve">the </w:t>
      </w:r>
      <w:r w:rsidR="005C747E">
        <w:t xml:space="preserve">development of a </w:t>
      </w:r>
      <w:r w:rsidRPr="000B5715">
        <w:t>repeatable process</w:t>
      </w:r>
      <w:r w:rsidR="005C747E">
        <w:t xml:space="preserve"> </w:t>
      </w:r>
      <w:r w:rsidR="00922D39">
        <w:t xml:space="preserve">that is </w:t>
      </w:r>
      <w:r w:rsidR="005C747E">
        <w:t xml:space="preserve">useful across </w:t>
      </w:r>
      <w:r w:rsidRPr="000B5715">
        <w:t xml:space="preserve">multiple scenarios </w:t>
      </w:r>
      <w:r>
        <w:t xml:space="preserve">and </w:t>
      </w:r>
      <w:r w:rsidRPr="000B5715">
        <w:t>models,</w:t>
      </w:r>
      <w:r>
        <w:t xml:space="preserve"> utilizing different systems and data that can be used to develop</w:t>
      </w:r>
      <w:r w:rsidRPr="000B5715">
        <w:t xml:space="preserve"> reports, simulation data,</w:t>
      </w:r>
      <w:r>
        <w:t xml:space="preserve"> and </w:t>
      </w:r>
      <w:r w:rsidRPr="000B5715">
        <w:t>recommendation</w:t>
      </w:r>
      <w:r>
        <w:t>s</w:t>
      </w:r>
      <w:r w:rsidR="003F7885">
        <w:t>.</w:t>
      </w:r>
      <w:r w:rsidRPr="000B5715">
        <w:t xml:space="preserve"> </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sdt>
        <w:sdtPr>
          <w:id w:val="-1489695448"/>
          <w:citation/>
        </w:sdtPr>
        <w:sdtContent>
          <w:r w:rsidR="0054624B" w:rsidRPr="003A09B6">
            <w:fldChar w:fldCharType="begin"/>
          </w:r>
          <w:r w:rsidR="000C5539">
            <w:instrText xml:space="preserve">CITATION Dir08 \l 1033 </w:instrText>
          </w:r>
          <w:r w:rsidR="0054624B" w:rsidRPr="003A09B6">
            <w:fldChar w:fldCharType="separate"/>
          </w:r>
          <w:r w:rsidR="000C5539">
            <w:rPr>
              <w:noProof/>
            </w:rPr>
            <w:t>(Systems Engineering Guide for Systems of Systems, 2008)</w:t>
          </w:r>
          <w:r w:rsidR="0054624B" w:rsidRPr="003A09B6">
            <w:fldChar w:fldCharType="end"/>
          </w:r>
        </w:sdtContent>
      </w:sdt>
      <w:r w:rsidR="00251C2F">
        <w:rPr>
          <w:sz w:val="23"/>
          <w:szCs w:val="23"/>
        </w:rPr>
        <w:t xml:space="preserve"> </w:t>
      </w:r>
      <w:r w:rsidRPr="003A09B6">
        <w:t>The</w:t>
      </w:r>
      <w:r>
        <w:t xml:space="preserve"> DoD process as seen in </w:t>
      </w:r>
      <w:r w:rsidRPr="004A1754">
        <w:rPr>
          <w:highlight w:val="yellow"/>
        </w:rPr>
        <w:t>Figure X</w:t>
      </w:r>
      <w:r>
        <w:t xml:space="preserve"> revolves around requirements, relationships, and architectures.</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00CD1874" w:rsidRPr="00CD1874">
        <w:t>(</w:t>
      </w:r>
      <w:r w:rsidRPr="003A09B6">
        <w:t xml:space="preserve">from </w:t>
      </w:r>
      <w:sdt>
        <w:sdtPr>
          <w:id w:val="2099048097"/>
          <w:citation/>
        </w:sdtPr>
        <w:sdtContent>
          <w:r w:rsidR="0054624B">
            <w:fldChar w:fldCharType="begin"/>
          </w:r>
          <w:r w:rsidR="000C5539">
            <w:instrText xml:space="preserve">CITATION Dir08 \p 30 \l 1033 </w:instrText>
          </w:r>
          <w:r w:rsidR="0054624B">
            <w:fldChar w:fldCharType="separate"/>
          </w:r>
          <w:r w:rsidR="000C5539">
            <w:rPr>
              <w:noProof/>
            </w:rPr>
            <w:t>(Systems Engineering Guide for Systems of Systems, 2008, p. 30)</w:t>
          </w:r>
          <w:r w:rsidR="0054624B">
            <w:fldChar w:fldCharType="end"/>
          </w:r>
        </w:sdtContent>
      </w:sdt>
    </w:p>
    <w:p w:rsidR="004A1754" w:rsidRDefault="004A1754" w:rsidP="003F7885">
      <w:pPr>
        <w:spacing w:line="360" w:lineRule="auto"/>
        <w:ind w:firstLine="720"/>
      </w:pPr>
    </w:p>
    <w:p w:rsidR="004A1754" w:rsidRDefault="004A1754" w:rsidP="003F7885">
      <w:pPr>
        <w:spacing w:line="360" w:lineRule="auto"/>
        <w:ind w:firstLine="720"/>
      </w:pPr>
      <w:r>
        <w:t>The process developed for this effort</w:t>
      </w:r>
      <w:r w:rsidR="00922D39">
        <w:t>,</w:t>
      </w:r>
      <w:r>
        <w:t xml:space="preserve"> while based</w:t>
      </w:r>
      <w:r w:rsidR="00922D39">
        <w:t xml:space="preserve"> on </w:t>
      </w:r>
      <w:r>
        <w:t>the DoD model provides for</w:t>
      </w:r>
      <w:r w:rsidR="00922D39">
        <w:t xml:space="preserve"> a</w:t>
      </w:r>
      <w:r>
        <w:t xml:space="preserve"> richer environment specific to the problem at hand. </w:t>
      </w:r>
    </w:p>
    <w:p w:rsidR="004A1754" w:rsidRDefault="004A1754" w:rsidP="003F7885">
      <w:pPr>
        <w:spacing w:line="360" w:lineRule="auto"/>
        <w:ind w:firstLine="720"/>
      </w:pPr>
    </w:p>
    <w:p w:rsidR="004A1754" w:rsidRDefault="004A1754" w:rsidP="003F7885">
      <w:pPr>
        <w:spacing w:line="360" w:lineRule="auto"/>
        <w:ind w:firstLine="720"/>
      </w:pPr>
      <w:r w:rsidRPr="004A1754">
        <w:rPr>
          <w:highlight w:val="yellow"/>
        </w:rPr>
        <w:t>[Need to delineate why our model deviates for the DOD model and specifically why it is better for this particular application]</w:t>
      </w:r>
    </w:p>
    <w:p w:rsidR="004A1754" w:rsidRDefault="004A1754" w:rsidP="003F7885">
      <w:pPr>
        <w:spacing w:line="360" w:lineRule="auto"/>
        <w:ind w:firstLine="720"/>
      </w:pPr>
    </w:p>
    <w:p w:rsidR="005C747E" w:rsidRDefault="005C747E" w:rsidP="003F7885">
      <w:pPr>
        <w:spacing w:line="360" w:lineRule="auto"/>
        <w:ind w:firstLine="720"/>
      </w:pPr>
      <w:r>
        <w:lastRenderedPageBreak/>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CD1874">
        <w:t>(</w:t>
      </w:r>
      <w:r w:rsidR="00D052A7" w:rsidRPr="00CD1874">
        <w:t xml:space="preserve">after </w:t>
      </w:r>
      <w:r w:rsidR="00CD1874">
        <w:rPr>
          <w:highlight w:val="yellow"/>
        </w:rPr>
        <w:t>[</w:t>
      </w:r>
      <w:r w:rsidR="00D052A7" w:rsidRPr="00D052A7">
        <w:rPr>
          <w:highlight w:val="yellow"/>
        </w:rPr>
        <w:t>NEED CITATION]</w:t>
      </w:r>
      <w:r w:rsidR="00CD1874">
        <w:t>)</w:t>
      </w:r>
    </w:p>
    <w:p w:rsidR="0010640F" w:rsidRDefault="0010640F" w:rsidP="003F7885">
      <w:pPr>
        <w:spacing w:line="360" w:lineRule="auto"/>
        <w:ind w:firstLine="720"/>
      </w:pPr>
    </w:p>
    <w:p w:rsidR="00FF2B51" w:rsidRPr="000B5715" w:rsidRDefault="00101B38" w:rsidP="00101B38">
      <w:pPr>
        <w:pStyle w:val="Heading1"/>
      </w:pPr>
      <w:bookmarkStart w:id="165" w:name="_Toc347323150"/>
      <w:bookmarkStart w:id="166" w:name="_Toc353558129"/>
      <w:r>
        <w:lastRenderedPageBreak/>
        <w:t>III</w:t>
      </w:r>
      <w:r w:rsidR="00033491">
        <w:t xml:space="preserve">. </w:t>
      </w:r>
      <w:r w:rsidR="006D6C57">
        <w:tab/>
      </w:r>
      <w:r w:rsidR="00FF2B51" w:rsidRPr="000B5715">
        <w:t>Operational Analysis</w:t>
      </w:r>
      <w:bookmarkEnd w:id="165"/>
      <w:bookmarkEnd w:id="166"/>
    </w:p>
    <w:p w:rsidR="00951410" w:rsidRDefault="00FF2B51" w:rsidP="003F7885">
      <w:pPr>
        <w:spacing w:line="360" w:lineRule="auto"/>
        <w:ind w:firstLine="720"/>
      </w:pPr>
      <w:r w:rsidRPr="007E6450">
        <w:rPr>
          <w:rFonts w:eastAsia="Calibri"/>
        </w:rPr>
        <w:t xml:space="preserve">Phase 1 </w:t>
      </w:r>
      <w:r w:rsidRPr="007E6450">
        <w:t xml:space="preserve">of this process is the </w:t>
      </w:r>
      <w:r w:rsidRPr="007E6450">
        <w:rPr>
          <w:rFonts w:eastAsia="Calibri"/>
        </w:rPr>
        <w:t>Operational Analysis</w:t>
      </w:r>
      <w:r w:rsidR="00951410">
        <w:rPr>
          <w:rFonts w:eastAsia="Calibri"/>
        </w:rPr>
        <w:t xml:space="preserve"> which is founded in the operational viewpoint of mission scenarios.</w:t>
      </w:r>
      <w:r w:rsidR="00951410">
        <w:t xml:space="preserve"> T</w:t>
      </w:r>
      <w:r w:rsidRPr="007E6450">
        <w:t>he require</w:t>
      </w:r>
      <w:r w:rsidRPr="007E6450">
        <w:rPr>
          <w:rFonts w:eastAsia="Calibri"/>
        </w:rPr>
        <w:t>ments analysis phase was</w:t>
      </w:r>
      <w:r w:rsidR="00951410">
        <w:rPr>
          <w:rFonts w:eastAsia="Calibri"/>
        </w:rPr>
        <w:t xml:space="preserve"> focused</w:t>
      </w:r>
      <w:r w:rsidR="00951410">
        <w:t xml:space="preserve"> on</w:t>
      </w:r>
      <w:r w:rsidR="00922D39">
        <w:t xml:space="preserve"> the identification of</w:t>
      </w:r>
      <w:r w:rsidR="00951410">
        <w:t xml:space="preserve"> a </w:t>
      </w:r>
      <w:r w:rsidRPr="007E6450">
        <w:t>specific mission</w:t>
      </w:r>
      <w:r w:rsidR="00922D39">
        <w:t xml:space="preserve"> </w:t>
      </w:r>
      <w:r w:rsidRPr="007E6450">
        <w:t>to be evaluated</w:t>
      </w:r>
      <w:r w:rsidR="00951410" w:rsidRPr="00951410">
        <w:t xml:space="preserve"> </w:t>
      </w:r>
      <w:r w:rsidR="00951410" w:rsidRPr="007E6450">
        <w:t>from the operational perspective</w:t>
      </w:r>
      <w:r w:rsidR="00951410">
        <w:t xml:space="preserve"> of </w:t>
      </w:r>
      <w:r w:rsidR="00951410" w:rsidRPr="007E6450">
        <w:t>overall survivability of a unit</w:t>
      </w:r>
      <w:r w:rsidRPr="007E6450">
        <w:t>.</w:t>
      </w:r>
      <w:r w:rsidR="00951410">
        <w:t xml:space="preserve"> </w:t>
      </w:r>
      <w:r w:rsidRPr="007E6450">
        <w:t>Intrinsic to this phase</w:t>
      </w:r>
      <w:r w:rsidR="00951410">
        <w:t xml:space="preserve"> was the </w:t>
      </w:r>
      <w:r w:rsidRPr="007E6450">
        <w:t>selection of the mission scenario which</w:t>
      </w:r>
      <w:r w:rsidR="00951410">
        <w:t xml:space="preserve"> acted</w:t>
      </w:r>
      <w:r w:rsidR="00922D39">
        <w:t xml:space="preserve"> as </w:t>
      </w:r>
      <w:r w:rsidR="00951410">
        <w:t xml:space="preserve">the basis </w:t>
      </w:r>
      <w:r w:rsidRPr="007E6450">
        <w:t xml:space="preserve">to achieve the capstone requirements.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Treml’s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54624B">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54624B">
            <w:rPr>
              <w:rFonts w:eastAsia="Times New Roman"/>
              <w:color w:val="auto"/>
              <w:lang w:eastAsia="en-US"/>
            </w:rPr>
            <w:fldChar w:fldCharType="separate"/>
          </w:r>
          <w:r w:rsidR="00251C2F" w:rsidRPr="00251C2F">
            <w:rPr>
              <w:rFonts w:eastAsia="Times New Roman"/>
              <w:noProof/>
              <w:color w:val="auto"/>
              <w:lang w:eastAsia="en-US"/>
            </w:rPr>
            <w:t>(ADRP 3-0 Unified Land Operations, 2012)</w:t>
          </w:r>
          <w:r w:rsidR="0054624B">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completed</w:t>
      </w:r>
      <w:r w:rsidR="00710C7F">
        <w:rPr>
          <w:rFonts w:ascii="Times New Roman" w:hAnsi="Times New Roman"/>
          <w:sz w:val="24"/>
          <w:szCs w:val="24"/>
        </w:rPr>
        <w:t>, and</w:t>
      </w:r>
      <w:r>
        <w:rPr>
          <w:rFonts w:ascii="Times New Roman" w:hAnsi="Times New Roman"/>
          <w:sz w:val="24"/>
          <w:szCs w:val="24"/>
        </w:rPr>
        <w:t xml:space="preserve">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w:t>
      </w:r>
      <w:r w:rsidR="00710C7F">
        <w:rPr>
          <w:rFonts w:ascii="Times New Roman" w:hAnsi="Times New Roman"/>
          <w:sz w:val="24"/>
          <w:szCs w:val="24"/>
        </w:rPr>
        <w:t xml:space="preserve">in an </w:t>
      </w:r>
      <w:r>
        <w:rPr>
          <w:rFonts w:ascii="Times New Roman" w:hAnsi="Times New Roman"/>
          <w:sz w:val="24"/>
          <w:szCs w:val="24"/>
        </w:rPr>
        <w:t>entirely repeatable fashion.</w:t>
      </w:r>
      <w:r w:rsidR="00FF2B51">
        <w:rPr>
          <w:rFonts w:ascii="Times New Roman" w:hAnsi="Times New Roman"/>
          <w:sz w:val="24"/>
          <w:szCs w:val="24"/>
        </w:rPr>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FF2B51" w:rsidRPr="00A33FF4" w:rsidRDefault="0089259A" w:rsidP="003F7885">
      <w:pPr>
        <w:rPr>
          <w:highlight w:val="yellow"/>
        </w:rPr>
      </w:pPr>
      <w:r w:rsidRPr="00BE754E">
        <w:rPr>
          <w:color w:val="FF0000"/>
          <w:highlight w:val="yellow"/>
        </w:rPr>
        <w:t>THESE PARAGRAPHS ARE CURRENLY UNFINISHED</w:t>
      </w:r>
    </w:p>
    <w:p w:rsidR="00FF2B51" w:rsidRPr="000B5715" w:rsidRDefault="00FF2B51" w:rsidP="003F7885">
      <w:r w:rsidRPr="00061717">
        <w:rPr>
          <w:highlight w:val="red"/>
        </w:rPr>
        <w:lastRenderedPageBreak/>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B0657E" w:rsidRDefault="00B0657E" w:rsidP="00B0657E">
      <w:pPr>
        <w:pStyle w:val="Heading2"/>
      </w:pPr>
      <w:bookmarkStart w:id="167" w:name="_Toc353558130"/>
      <w:bookmarkStart w:id="168" w:name="_Toc347323151"/>
      <w:r>
        <w:t xml:space="preserve">A. </w:t>
      </w:r>
      <w:r>
        <w:tab/>
        <w:t>Identification of Stakeholders</w:t>
      </w:r>
      <w:bookmarkEnd w:id="167"/>
    </w:p>
    <w:p w:rsidR="00B0657E" w:rsidRPr="00B0657E" w:rsidRDefault="00B0657E" w:rsidP="00B0657E">
      <w:pPr>
        <w:pStyle w:val="Heading3"/>
      </w:pPr>
      <w:bookmarkStart w:id="169" w:name="_Toc353558131"/>
      <w:r>
        <w:t xml:space="preserve">1. </w:t>
      </w:r>
      <w:r>
        <w:tab/>
        <w:t>Stakeholder Identification</w:t>
      </w:r>
      <w:bookmarkEnd w:id="169"/>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Pr="00BB4199">
        <w:rPr>
          <w:highlight w:val="yellow"/>
        </w:rPr>
        <w:t>Table X 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6D6CBA">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Expectation</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pPr>
            <w:r w:rsidRPr="00914AB8">
              <w:rPr>
                <w:rFonts w:eastAsia="Times New Roman"/>
              </w:rPr>
              <w:t> SPONSOR</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jc w:val="left"/>
            </w:pPr>
            <w:r w:rsidRPr="00914AB8">
              <w:t>USERS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MCoE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Ted Macuiba,</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6D6CBA">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Bobbe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r w:rsidR="00B0657E" w:rsidRPr="00914AB8" w:rsidTr="006D6CBA">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bl>
    <w:p w:rsidR="00B0657E" w:rsidRDefault="00B0657E" w:rsidP="00B0657E">
      <w:pPr>
        <w:pStyle w:val="2nd3rdOrderPara"/>
        <w:jc w:val="center"/>
      </w:pPr>
      <w:r>
        <w:t>Table X Stakeholders and users</w:t>
      </w:r>
    </w:p>
    <w:p w:rsidR="00B0657E" w:rsidRPr="00914AB8" w:rsidRDefault="00B0657E" w:rsidP="00B0657E">
      <w:pPr>
        <w:pStyle w:val="2nd3rdOrderPara"/>
      </w:pPr>
      <w:r w:rsidRPr="00914AB8">
        <w:lastRenderedPageBreak/>
        <w:t xml:space="preserve">In order to fully understand the needs of these stakeholders and the desired requirements, both primary and secondary research was performed.  Initially stakeholder documentation was gathered, reviewed and parsed for applicable information regarding survivability definitions and current shortfalls.  That information was used as the basis for the stakeholder </w:t>
      </w:r>
      <w:r>
        <w:t>discussions</w:t>
      </w:r>
      <w:r w:rsidRPr="00914AB8">
        <w:t xml:space="preserve"> to gather </w:t>
      </w:r>
      <w:r>
        <w:t>additional</w:t>
      </w:r>
      <w:r w:rsidRPr="00914AB8">
        <w:t xml:space="preserve"> relevant information and clarify questions that arose during the primary research </w:t>
      </w:r>
      <w:r>
        <w:t>effort</w:t>
      </w:r>
      <w:r w:rsidRPr="00914AB8">
        <w:t xml:space="preserve">.  These </w:t>
      </w:r>
      <w:r>
        <w:t>discussions</w:t>
      </w:r>
      <w:r w:rsidRPr="00914AB8">
        <w:t xml:space="preserve"> were held individually with the MCoE, the PEOs and the RDECOM community.  </w:t>
      </w:r>
      <w:r>
        <w:t>And the discussions</w:t>
      </w:r>
      <w:r w:rsidRPr="00914AB8">
        <w:t xml:space="preserve"> afforded each stakeholder the opportunity to voice their needs and requirements</w:t>
      </w:r>
      <w:r>
        <w:t>.</w:t>
      </w:r>
    </w:p>
    <w:p w:rsidR="00B0657E" w:rsidRPr="00914AB8" w:rsidRDefault="00B0657E" w:rsidP="00B0657E">
      <w:pPr>
        <w:pStyle w:val="Heading3"/>
      </w:pPr>
      <w:bookmarkStart w:id="170" w:name="_Toc353558132"/>
      <w:r>
        <w:t>2</w:t>
      </w:r>
      <w:r w:rsidRPr="00914AB8">
        <w:t>.</w:t>
      </w:r>
      <w:r w:rsidRPr="00914AB8">
        <w:tab/>
        <w:t>Stakeholder Analysis</w:t>
      </w:r>
      <w:bookmarkEnd w:id="170"/>
    </w:p>
    <w:p w:rsidR="00B0657E" w:rsidRPr="00914AB8" w:rsidRDefault="00B0657E" w:rsidP="00B0657E">
      <w:pPr>
        <w:spacing w:line="360" w:lineRule="auto"/>
        <w:ind w:firstLine="720"/>
        <w:rPr>
          <w:rFonts w:eastAsia="MS PGothic"/>
          <w:iCs/>
        </w:rPr>
      </w:pPr>
      <w:r w:rsidRPr="00914AB8">
        <w:t xml:space="preserve">The user community, specifically the Maneuver Center of Excellence (MCoE) is the main stakeholder for this project and is interested in an </w:t>
      </w:r>
      <w:r w:rsidRPr="00914AB8">
        <w:rPr>
          <w:rFonts w:eastAsia="MS PGothic"/>
          <w:iCs/>
        </w:rPr>
        <w:t>analytical process and methodology that tangibly measures the overall survivability of a system of systems, looking beyond the single vehicle enhancements to understand the implications to the overall unit.  Th</w:t>
      </w:r>
      <w:r>
        <w:rPr>
          <w:rFonts w:eastAsia="MS PGothic"/>
          <w:iCs/>
        </w:rPr>
        <w:t>e outlined</w:t>
      </w:r>
      <w:r w:rsidRPr="00914AB8">
        <w:rPr>
          <w:rFonts w:eastAsia="MS PGothic"/>
          <w:iCs/>
        </w:rPr>
        <w:t xml:space="preserve">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This process identifies the overall improvement to survivability in terms of FER, blue force kills, mission success and vehicle kills, taking into account not only the improvement to the given system, but the ramifications to other elements of the SoS. This will give the stakeholder a more justifiable explanation for capability decisions</w:t>
      </w:r>
      <w:r>
        <w:rPr>
          <w:rFonts w:eastAsia="MS PGothic"/>
          <w:iCs/>
        </w:rPr>
        <w:t xml:space="preserve"> which account for design trade-</w:t>
      </w:r>
      <w:r w:rsidRPr="00914AB8">
        <w:rPr>
          <w:rFonts w:eastAsia="MS PGothic"/>
          <w:iCs/>
        </w:rPr>
        <w:t xml:space="preserve">space implications.  </w:t>
      </w:r>
    </w:p>
    <w:p w:rsidR="00B0657E" w:rsidRPr="00914AB8" w:rsidRDefault="00B0657E" w:rsidP="00B0657E">
      <w:pPr>
        <w:spacing w:line="360" w:lineRule="auto"/>
        <w:ind w:firstLine="720"/>
      </w:pPr>
      <w:r w:rsidRPr="00914AB8">
        <w:rPr>
          <w:rFonts w:eastAsia="MS PGothic"/>
          <w:iCs/>
        </w:rPr>
        <w:t xml:space="preserve">The S&amp;T community wants to know the direction that the future systems are looking at 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technology community.  This will provide investment insight to what systems are going to provide the greatest return on investment (ROI) and what the secondary implications </w:t>
      </w:r>
      <w:r w:rsidRPr="00914AB8">
        <w:rPr>
          <w:rFonts w:eastAsia="MS PGothic"/>
          <w:iCs/>
        </w:rPr>
        <w:lastRenderedPageBreak/>
        <w:t>may be in terms of the trade space and design.  Therefore, the RDECOM community is a stakeholder in the outputs of this process and toolset.</w:t>
      </w:r>
    </w:p>
    <w:p w:rsidR="00B0657E" w:rsidRPr="00B00DE1" w:rsidRDefault="00B0657E" w:rsidP="00B0657E">
      <w:pPr>
        <w:pStyle w:val="3rdOrderPara"/>
      </w:pPr>
      <w:r w:rsidRPr="00914AB8">
        <w:t>The third stakeholder of interest is the Acquisition community, specifically the system of systems interactions and the impacts of the desired capabilities on those existing systems.  This stakeholder is key because it is necessary to have the acquisition community buy-in in order to employ system upgrades.</w:t>
      </w:r>
    </w:p>
    <w:p w:rsidR="00B0657E" w:rsidRPr="000B5715" w:rsidRDefault="00B0657E" w:rsidP="00B0657E">
      <w:pPr>
        <w:pStyle w:val="Heading2"/>
      </w:pPr>
      <w:bookmarkStart w:id="171" w:name="_Toc353558133"/>
      <w:r>
        <w:t>B.</w:t>
      </w:r>
      <w:r>
        <w:tab/>
        <w:t>Capability needs statement</w:t>
      </w:r>
      <w:bookmarkEnd w:id="171"/>
      <w:r>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Default="00B0657E" w:rsidP="00B0657E">
      <w:pPr>
        <w:pStyle w:val="2ndOrderPara"/>
      </w:pPr>
    </w:p>
    <w:p w:rsidR="00B0657E" w:rsidRPr="000B5715" w:rsidRDefault="00B0657E" w:rsidP="00B0657E">
      <w:pPr>
        <w:pStyle w:val="Heading2"/>
      </w:pPr>
      <w:bookmarkStart w:id="172" w:name="_Toc353558134"/>
      <w:r>
        <w:t>C.</w:t>
      </w:r>
      <w:r>
        <w:tab/>
        <w:t>Top level system functions and Requirements</w:t>
      </w:r>
      <w:bookmarkEnd w:id="172"/>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  </w:t>
      </w:r>
      <w:sdt>
        <w:sdtPr>
          <w:id w:val="1511097380"/>
          <w:citation/>
        </w:sdtPr>
        <w:sdtContent>
          <w:r w:rsidR="0054624B">
            <w:fldChar w:fldCharType="begin"/>
          </w:r>
          <w:r>
            <w:instrText xml:space="preserve"> CITATION Bla11 \l 1033 </w:instrText>
          </w:r>
          <w:r w:rsidR="0054624B">
            <w:fldChar w:fldCharType="separate"/>
          </w:r>
          <w:r>
            <w:rPr>
              <w:noProof/>
            </w:rPr>
            <w:t>(Blanchard &amp; Fabrycky, 2011)</w:t>
          </w:r>
          <w:r w:rsidR="0054624B">
            <w:fldChar w:fldCharType="end"/>
          </w:r>
        </w:sdtContent>
      </w:sdt>
      <w:r w:rsidRPr="00120E45">
        <w:rPr>
          <w:sz w:val="23"/>
          <w:szCs w:val="23"/>
          <w:highlight w:val="yellow"/>
        </w:rPr>
        <w:t>[NEED Pg#]</w:t>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 xml:space="preserve">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w:t>
      </w:r>
      <w:r>
        <w:rPr>
          <w:lang w:eastAsia="en-US"/>
        </w:rPr>
        <w:lastRenderedPageBreak/>
        <w:t>apply combat power through the warfighting functions using leadership and information.</w:t>
      </w:r>
    </w:p>
    <w:p w:rsidR="00B0657E" w:rsidRPr="00BC0AA0" w:rsidRDefault="0054624B"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B0657E">
            <w:rPr>
              <w:noProof/>
              <w:lang w:eastAsia="en-US"/>
            </w:rPr>
            <w:t>(ADRP 3-0 Unified Land Operations, 2012)</w:t>
          </w:r>
          <w:r>
            <w:rPr>
              <w:lang w:eastAsia="en-US"/>
            </w:rPr>
            <w:fldChar w:fldCharType="end"/>
          </w:r>
        </w:sdtContent>
      </w:sdt>
      <w:r w:rsidR="00B0657E" w:rsidRPr="00120E45">
        <w:rPr>
          <w:sz w:val="23"/>
          <w:szCs w:val="23"/>
          <w:highlight w:val="yellow"/>
        </w:rPr>
        <w:t>[NEED Pg#]</w:t>
      </w:r>
    </w:p>
    <w:p w:rsidR="00B0657E" w:rsidRDefault="00B0657E" w:rsidP="00B0657E">
      <w:pPr>
        <w:pStyle w:val="2ndOrderPara"/>
      </w:pPr>
      <w:r>
        <w:t>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 as to be described in the next section.  Some of the movement and maneuver tasks associated with achieving the goal 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B0657E" w:rsidRDefault="00B0657E" w:rsidP="00B0657E">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B0657E" w:rsidRDefault="00B0657E" w:rsidP="00B0657E">
      <w:pPr>
        <w:pStyle w:val="2ndOrderPara"/>
      </w:pPr>
    </w:p>
    <w:p w:rsidR="00B0657E" w:rsidRPr="00F03F1C" w:rsidRDefault="00B0657E" w:rsidP="00B0657E">
      <w:pPr>
        <w:pStyle w:val="Heading2"/>
      </w:pPr>
      <w:bookmarkStart w:id="173" w:name="_Toc353558135"/>
      <w:r>
        <w:t>C.</w:t>
      </w:r>
      <w:r>
        <w:tab/>
        <w:t>Operational Concept and Scenario</w:t>
      </w:r>
      <w:bookmarkEnd w:id="173"/>
    </w:p>
    <w:p w:rsidR="00B0657E" w:rsidRPr="00E73CEF" w:rsidRDefault="00B0657E" w:rsidP="00B0657E">
      <w:pPr>
        <w:pStyle w:val="2nd3rdOrderPara"/>
        <w:rPr>
          <w:lang w:eastAsia="en-US"/>
        </w:rPr>
      </w:pPr>
      <w:r>
        <w:rPr>
          <w:lang w:eastAsia="en-US"/>
        </w:rPr>
        <w:t xml:space="preserve">Development of an operational concept and scenario was a critical component in developing the model. The basic concept of operations is contained in the TRADOC Analysis Center’s (TRAC) Multilevel Scenario 2 (MLS2) </w:t>
      </w:r>
      <w:r w:rsidRPr="000F21E3">
        <w:rPr>
          <w:highlight w:val="yellow"/>
          <w:lang w:eastAsia="en-US"/>
        </w:rPr>
        <w:t>[NEED CITATION].</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w:t>
      </w:r>
      <w:r>
        <w:rPr>
          <w:lang w:eastAsia="en-US"/>
        </w:rPr>
        <w:lastRenderedPageBreak/>
        <w:t>Treml’s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"Alternative approach for the development of future Ground Combat System specification"</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sdt>
        <w:sdtPr>
          <w:rPr>
            <w:lang w:eastAsia="en-US"/>
          </w:rPr>
          <w:id w:val="-1671013939"/>
          <w:citation/>
        </w:sdtPr>
        <w:sdtContent>
          <w:r w:rsidR="0054624B">
            <w:rPr>
              <w:lang w:eastAsia="en-US"/>
            </w:rPr>
            <w:fldChar w:fldCharType="begin"/>
          </w:r>
          <w:r>
            <w:rPr>
              <w:lang w:eastAsia="en-US"/>
            </w:rPr>
            <w:instrText xml:space="preserve"> CITATION Tre \l 1033 </w:instrText>
          </w:r>
          <w:r w:rsidR="0054624B">
            <w:rPr>
              <w:lang w:eastAsia="en-US"/>
            </w:rPr>
            <w:fldChar w:fldCharType="separate"/>
          </w:r>
          <w:r>
            <w:rPr>
              <w:noProof/>
              <w:lang w:eastAsia="en-US"/>
            </w:rPr>
            <w:t xml:space="preserve"> (Treml)</w:t>
          </w:r>
          <w:r w:rsidR="0054624B">
            <w:rPr>
              <w:lang w:eastAsia="en-US"/>
            </w:rPr>
            <w:fldChar w:fldCharType="end"/>
          </w:r>
        </w:sdtContent>
      </w:sdt>
      <w:r w:rsidRPr="00E73CEF">
        <w:rPr>
          <w:lang w:eastAsia="en-US"/>
        </w:rPr>
        <w:t xml:space="preserve"> </w:t>
      </w:r>
      <w:r>
        <w:rPr>
          <w:lang w:eastAsia="en-US"/>
        </w:rPr>
        <w:t xml:space="preserve">There were several key reasons for the utilization of Major </w:t>
      </w:r>
      <w:r w:rsidRPr="00E73CEF">
        <w:rPr>
          <w:lang w:eastAsia="en-US"/>
        </w:rPr>
        <w:t>Treml’s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 xml:space="preserve">. </w:t>
      </w:r>
    </w:p>
    <w:p w:rsidR="00B0657E" w:rsidRPr="00E73CEF" w:rsidRDefault="00B0657E" w:rsidP="00B0657E">
      <w:pPr>
        <w:pStyle w:val="2nd3rdOrderPara"/>
        <w:rPr>
          <w:lang w:eastAsia="en-US"/>
        </w:rPr>
      </w:pPr>
      <w:r w:rsidRPr="00E73CEF">
        <w:rPr>
          <w:lang w:eastAsia="en-US"/>
        </w:rPr>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174" w:name="_Toc353558136"/>
      <w:r>
        <w:t>1.</w:t>
      </w:r>
      <w:r>
        <w:tab/>
        <w:t>Baseline Mission Scenario</w:t>
      </w:r>
      <w:bookmarkEnd w:id="174"/>
    </w:p>
    <w:p w:rsidR="00B0657E" w:rsidRPr="007F6847" w:rsidRDefault="00B0657E" w:rsidP="00B0657E">
      <w:pPr>
        <w:pStyle w:val="2nd3rdOrderPara"/>
        <w:tabs>
          <w:tab w:val="left" w:pos="0"/>
        </w:tabs>
        <w:rPr>
          <w:lang w:eastAsia="en-US"/>
        </w:rPr>
      </w:pPr>
      <w:r>
        <w:rPr>
          <w:lang w:eastAsia="en-US"/>
        </w:rPr>
        <w:t>The baseline scenario for the area MANA simulation has been provided by MAJ. Tobias Treml, FRG Army.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defenders are dug in and have emplaced IEDs and Minefields to slow the aggressors and allow engagement.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B0657E">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Pr>
          <w:lang w:eastAsia="en-US"/>
        </w:rPr>
        <w:t xml:space="preserve">their </w:t>
      </w:r>
      <w:r w:rsidRPr="00BC0AA0">
        <w:rPr>
          <w:lang w:eastAsia="en-US"/>
        </w:rPr>
        <w:t xml:space="preserve">own positions to Objective HAWK.  </w:t>
      </w:r>
    </w:p>
    <w:p w:rsidR="00B0657E" w:rsidRPr="00BC0AA0" w:rsidRDefault="0054624B"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B0657E">
            <w:rPr>
              <w:noProof/>
              <w:lang w:eastAsia="en-US"/>
            </w:rPr>
            <w:t>(Treml)</w:t>
          </w:r>
          <w:r>
            <w:rPr>
              <w:lang w:eastAsia="en-US"/>
            </w:rPr>
            <w:fldChar w:fldCharType="end"/>
          </w:r>
        </w:sdtContent>
      </w:sdt>
      <w:r w:rsidR="00B0657E" w:rsidRPr="00120E45">
        <w:rPr>
          <w:sz w:val="23"/>
          <w:szCs w:val="23"/>
          <w:highlight w:val="yellow"/>
        </w:rPr>
        <w:t>[NEED Pg#]</w:t>
      </w:r>
      <w:r w:rsidR="00B0657E">
        <w:rPr>
          <w:sz w:val="23"/>
          <w:szCs w:val="23"/>
        </w:rPr>
        <w:t xml:space="preserve"> </w:t>
      </w:r>
      <w:r w:rsidR="00B0657E">
        <w:rPr>
          <w:lang w:eastAsia="en-US"/>
        </w:rPr>
        <w:t xml:space="preserve"> </w:t>
      </w:r>
    </w:p>
    <w:p w:rsidR="00B0657E" w:rsidRDefault="00B0657E" w:rsidP="00B0657E">
      <w:pPr>
        <w:pStyle w:val="Heading3"/>
      </w:pPr>
      <w:bookmarkStart w:id="175" w:name="_Toc353558137"/>
      <w:r>
        <w:lastRenderedPageBreak/>
        <w:t>2.</w:t>
      </w:r>
      <w:r>
        <w:tab/>
        <w:t>Initial Order of Battle</w:t>
      </w:r>
      <w:bookmarkEnd w:id="175"/>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Pr="00257C87">
        <w:rPr>
          <w:highlight w:val="yellow"/>
          <w:lang w:eastAsia="en-US"/>
        </w:rPr>
        <w:t>Figure X.</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B0657E" w:rsidRDefault="00B0657E" w:rsidP="00B0657E">
      <w:pPr>
        <w:pStyle w:val="2nd3rdOrderPara"/>
        <w:tabs>
          <w:tab w:val="left" w:pos="0"/>
        </w:tabs>
        <w:rPr>
          <w:lang w:eastAsia="en-US"/>
        </w:rPr>
      </w:pPr>
    </w:p>
    <w:p w:rsidR="00B0657E" w:rsidRDefault="00B0657E" w:rsidP="00B0657E">
      <w:pPr>
        <w:pStyle w:val="2nd3rdOrderPara"/>
        <w:keepNext/>
        <w:tabs>
          <w:tab w:val="left" w:pos="0"/>
        </w:tabs>
        <w:ind w:firstLine="0"/>
        <w:jc w:val="center"/>
      </w:pPr>
    </w:p>
    <w:p w:rsidR="00B0657E" w:rsidRDefault="00B0657E" w:rsidP="00B0657E">
      <w:pPr>
        <w:pStyle w:val="2nd3rdOrderPara"/>
        <w:keepNext/>
        <w:tabs>
          <w:tab w:val="left" w:pos="0"/>
        </w:tabs>
        <w:ind w:firstLine="0"/>
        <w:jc w:val="center"/>
      </w:pPr>
      <w:r>
        <w:rPr>
          <w:noProof/>
          <w:lang w:eastAsia="en-US"/>
        </w:rPr>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9073" cy="3413760"/>
                    </a:xfrm>
                    <a:prstGeom prst="rect">
                      <a:avLst/>
                    </a:prstGeom>
                    <a:noFill/>
                  </pic:spPr>
                </pic:pic>
              </a:graphicData>
            </a:graphic>
          </wp:inline>
        </w:drawing>
      </w:r>
    </w:p>
    <w:p w:rsidR="00B0657E" w:rsidRDefault="00B0657E" w:rsidP="00B0657E">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B0657E" w:rsidRDefault="00B0657E" w:rsidP="00B0657E">
      <w:pPr>
        <w:pStyle w:val="Heading3"/>
      </w:pPr>
      <w:bookmarkStart w:id="176" w:name="_Toc353558138"/>
      <w:r>
        <w:t>3.</w:t>
      </w:r>
      <w:r>
        <w:tab/>
        <w:t>Initial Force Disposition</w:t>
      </w:r>
      <w:bookmarkEnd w:id="176"/>
    </w:p>
    <w:p w:rsidR="00B0657E" w:rsidRPr="00E34519" w:rsidRDefault="00B0657E" w:rsidP="00B0657E">
      <w:pPr>
        <w:pStyle w:val="2nd3rdOrderPara"/>
        <w:tabs>
          <w:tab w:val="left" w:pos="0"/>
        </w:tabs>
        <w:rPr>
          <w:lang w:eastAsia="en-US"/>
        </w:rPr>
      </w:pPr>
      <w:r>
        <w:rPr>
          <w:lang w:eastAsia="en-US"/>
        </w:rPr>
        <w:t xml:space="preserve">The OV-1 </w:t>
      </w:r>
      <w:r w:rsidRPr="00BE754E">
        <w:rPr>
          <w:highlight w:val="yellow"/>
          <w:lang w:eastAsia="en-US"/>
        </w:rPr>
        <w:t>(Figure X)</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B0657E" w:rsidRDefault="00B0657E" w:rsidP="00B0657E">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a:stretch/>
                  </pic:blipFill>
                  <pic:spPr bwMode="auto">
                    <a:xfrm>
                      <a:off x="0" y="0"/>
                      <a:ext cx="5273233" cy="446267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0657E" w:rsidRDefault="00B0657E" w:rsidP="00B0657E">
      <w:pPr>
        <w:pStyle w:val="2nd3rdOrderPara"/>
        <w:keepNext/>
        <w:tabs>
          <w:tab w:val="left" w:pos="0"/>
        </w:tabs>
        <w:ind w:firstLine="0"/>
        <w:jc w:val="center"/>
      </w:pPr>
      <w:r w:rsidRPr="0010640F">
        <w:t>OV-1 Initial force disposition (after Treml)</w:t>
      </w:r>
    </w:p>
    <w:p w:rsidR="00B0657E" w:rsidRDefault="00B0657E" w:rsidP="00B0657E">
      <w:pPr>
        <w:pStyle w:val="Heading3"/>
      </w:pPr>
      <w:bookmarkStart w:id="177" w:name="_Toc353558139"/>
      <w:r>
        <w:t>4.</w:t>
      </w:r>
      <w:r>
        <w:tab/>
        <w:t>Terrain and Red Force Composition and Disposition</w:t>
      </w:r>
      <w:bookmarkEnd w:id="177"/>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75353A">
        <w:rPr>
          <w:highlight w:val="yellow"/>
          <w:lang w:eastAsia="en-US"/>
        </w:rPr>
        <w:t>[NEED CITATION]</w:t>
      </w:r>
      <w:r w:rsidRPr="00E34519">
        <w:rPr>
          <w:lang w:eastAsia="en-US"/>
        </w:rPr>
        <w:t xml:space="preserve"> 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r w:rsidRPr="00E34519">
        <w:rPr>
          <w:lang w:eastAsia="en-US"/>
        </w:rPr>
        <w:t>MANPADS,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width and 40</w:t>
      </w:r>
      <w:r>
        <w:rPr>
          <w:lang w:eastAsia="en-US"/>
        </w:rPr>
        <w:t xml:space="preserve"> kilometers </w:t>
      </w:r>
      <w:r w:rsidRPr="00E34519">
        <w:rPr>
          <w:lang w:eastAsia="en-US"/>
        </w:rPr>
        <w:t>depth</w:t>
      </w:r>
      <w:r>
        <w:rPr>
          <w:lang w:eastAsia="en-US"/>
        </w:rPr>
        <w:t xml:space="preserve">. It is </w:t>
      </w:r>
      <w:r w:rsidRPr="00E34519">
        <w:rPr>
          <w:lang w:eastAsia="en-US"/>
        </w:rPr>
        <w:t>challenging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r>
        <w:rPr>
          <w:lang w:eastAsia="en-US"/>
        </w:rPr>
        <w:t xml:space="preserve"> and</w:t>
      </w:r>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 xml:space="preserve">provides mechanized forces the ability to move at high speed from north to </w:t>
      </w:r>
      <w:r w:rsidRPr="00E34519">
        <w:rPr>
          <w:lang w:eastAsia="en-US"/>
        </w:rPr>
        <w:lastRenderedPageBreak/>
        <w:t>south</w:t>
      </w:r>
      <w:r>
        <w:rPr>
          <w:lang w:eastAsia="en-US"/>
        </w:rPr>
        <w:t xml:space="preserve"> from generally open fields and rolling terrain to </w:t>
      </w:r>
      <w:r w:rsidRPr="00E34519">
        <w:rPr>
          <w:lang w:eastAsia="en-US"/>
        </w:rPr>
        <w:t>forests in the south</w:t>
      </w:r>
      <w:r>
        <w:rPr>
          <w:lang w:eastAsia="en-US"/>
        </w:rPr>
        <w:t>. The southern extent of the operation area is</w:t>
      </w:r>
      <w:r w:rsidRPr="00E34519">
        <w:rPr>
          <w:lang w:eastAsia="en-US"/>
        </w:rPr>
        <w:t xml:space="preserve"> modeled as dense vegetation with high </w:t>
      </w:r>
      <w:r>
        <w:rPr>
          <w:lang w:eastAsia="en-US"/>
        </w:rPr>
        <w:t xml:space="preserve">a </w:t>
      </w:r>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r>
        <w:rPr>
          <w:lang w:eastAsia="en-US"/>
        </w:rPr>
        <w:t>,</w:t>
      </w:r>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force defensive positions are shown in </w:t>
      </w:r>
      <w:r w:rsidRPr="00BE754E">
        <w:rPr>
          <w:highlight w:val="yellow"/>
          <w:lang w:eastAsia="en-US"/>
        </w:rPr>
        <w:t>Figure X</w:t>
      </w:r>
      <w:r>
        <w:rPr>
          <w:lang w:eastAsia="en-US"/>
        </w:rPr>
        <w:t>. Red forces using surprise, attack the Blue</w:t>
      </w:r>
      <w:r w:rsidRPr="00630DA9">
        <w:rPr>
          <w:lang w:eastAsia="en-US"/>
        </w:rPr>
        <w:t xml:space="preserve"> forces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force and stop or slow the Blue force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 xml:space="preserve">A detachment of Red infantry (infantry group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group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Pr>
          <w:lang w:eastAsia="en-US"/>
        </w:rPr>
        <w:t>.</w:t>
      </w:r>
      <w:r>
        <w:rPr>
          <w:noProof/>
          <w:lang w:eastAsia="en-US"/>
        </w:rPr>
        <w:t xml:space="preserve"> (Treml)</w:t>
      </w:r>
      <w:bookmarkStart w:id="178" w:name="_GoBack"/>
      <w:bookmarkEnd w:id="178"/>
      <w:r>
        <w:rPr>
          <w:lang w:eastAsia="en-US"/>
        </w:rPr>
        <w:t xml:space="preserve"> </w:t>
      </w:r>
    </w:p>
    <w:p w:rsidR="00B0657E" w:rsidRDefault="00B0657E" w:rsidP="00B0657E">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B0657E" w:rsidP="00B0657E">
      <w:pPr>
        <w:pStyle w:val="2nd3rdOrderPara"/>
        <w:tabs>
          <w:tab w:val="left" w:pos="0"/>
        </w:tabs>
        <w:jc w:val="center"/>
      </w:pPr>
      <w:r>
        <w:t xml:space="preserve">Red force defensive positions (from </w:t>
      </w:r>
      <w:sdt>
        <w:sdtPr>
          <w:id w:val="440576498"/>
          <w:citation/>
        </w:sdtPr>
        <w:sdtContent>
          <w:r w:rsidR="0054624B">
            <w:fldChar w:fldCharType="begin"/>
          </w:r>
          <w:r>
            <w:instrText xml:space="preserve"> CITATION Tre \l 1033 </w:instrText>
          </w:r>
          <w:r w:rsidR="0054624B">
            <w:fldChar w:fldCharType="separate"/>
          </w:r>
          <w:r>
            <w:rPr>
              <w:noProof/>
            </w:rPr>
            <w:t>(Treml)</w:t>
          </w:r>
          <w:r w:rsidR="0054624B">
            <w:fldChar w:fldCharType="end"/>
          </w:r>
        </w:sdtContent>
      </w:sdt>
      <w:r>
        <w:t>)</w:t>
      </w:r>
    </w:p>
    <w:p w:rsidR="00B0657E" w:rsidRDefault="00B0657E" w:rsidP="00B0657E">
      <w:pPr>
        <w:pStyle w:val="2nd3rdOrderPara"/>
        <w:tabs>
          <w:tab w:val="left" w:pos="0"/>
        </w:tabs>
        <w:rPr>
          <w:lang w:eastAsia="en-US"/>
        </w:rPr>
      </w:pPr>
      <w:r>
        <w:rPr>
          <w:lang w:eastAsia="en-US"/>
        </w:rPr>
        <w:t xml:space="preserve">Red force equipment, capabilities and disposition generally follow the U.S. Army  OPFOR Guide  </w:t>
      </w:r>
      <w:sdt>
        <w:sdtPr>
          <w:rPr>
            <w:lang w:eastAsia="en-US"/>
          </w:rPr>
          <w:id w:val="1978332976"/>
          <w:citation/>
        </w:sdtPr>
        <w:sdtContent>
          <w:r w:rsidR="0054624B" w:rsidRPr="0075353A">
            <w:rPr>
              <w:lang w:eastAsia="en-US"/>
            </w:rPr>
            <w:fldChar w:fldCharType="begin"/>
          </w:r>
          <w:r w:rsidRPr="0075353A">
            <w:rPr>
              <w:lang w:eastAsia="en-US"/>
            </w:rPr>
            <w:instrText xml:space="preserve"> CITATION FM707 \l 1033 </w:instrText>
          </w:r>
          <w:r w:rsidR="0054624B" w:rsidRPr="0075353A">
            <w:rPr>
              <w:lang w:eastAsia="en-US"/>
            </w:rPr>
            <w:fldChar w:fldCharType="separate"/>
          </w:r>
          <w:r w:rsidRPr="0075353A">
            <w:rPr>
              <w:noProof/>
              <w:lang w:eastAsia="en-US"/>
            </w:rPr>
            <w:t>(FM 7– 100.4 OPFOR Opposing Force Organization Guide, 2007)</w:t>
          </w:r>
          <w:r w:rsidR="0054624B" w:rsidRPr="0075353A">
            <w:rPr>
              <w:lang w:eastAsia="en-US"/>
            </w:rPr>
            <w:fldChar w:fldCharType="end"/>
          </w:r>
        </w:sdtContent>
      </w:sdt>
    </w:p>
    <w:p w:rsidR="00B0657E" w:rsidRDefault="00B0657E" w:rsidP="00B0657E">
      <w:pPr>
        <w:pStyle w:val="2nd3rdOrderPara"/>
        <w:tabs>
          <w:tab w:val="left" w:pos="0"/>
        </w:tabs>
        <w:rPr>
          <w:lang w:eastAsia="en-US"/>
        </w:rPr>
      </w:pPr>
    </w:p>
    <w:p w:rsidR="00B0657E" w:rsidRDefault="00B0657E" w:rsidP="00B0657E">
      <w:pPr>
        <w:pStyle w:val="Heading2"/>
      </w:pPr>
      <w:bookmarkStart w:id="179" w:name="_Toc353558140"/>
      <w:r>
        <w:t>D.</w:t>
      </w:r>
      <w:r>
        <w:tab/>
        <w:t>Measures of Effectiveness and Measures of suitability</w:t>
      </w:r>
      <w:bookmarkEnd w:id="179"/>
    </w:p>
    <w:p w:rsidR="00B0657E" w:rsidRDefault="00B0657E" w:rsidP="00B0657E">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w:t>
      </w:r>
      <w:r w:rsidRPr="0075353A">
        <w:rPr>
          <w:highlight w:val="yellow"/>
          <w:lang w:eastAsia="en-US"/>
        </w:rPr>
        <w:t>(International Council on Systems Engineering, 2011)</w:t>
      </w:r>
      <w:r w:rsidRPr="00120E45">
        <w:rPr>
          <w:sz w:val="23"/>
          <w:szCs w:val="23"/>
          <w:highlight w:val="yellow"/>
        </w:rPr>
        <w:t xml:space="preserve"> [NEED Pg#]</w:t>
      </w:r>
      <w:r>
        <w:rPr>
          <w:sz w:val="23"/>
          <w:szCs w:val="23"/>
        </w:rPr>
        <w:t xml:space="preserve"> </w:t>
      </w:r>
      <w:r>
        <w:rPr>
          <w:lang w:eastAsia="en-US"/>
        </w:rPr>
        <w:t xml:space="preserve">  Noting that the model and simulations are representations of the system of interest combined arms maneuver company with air support, the following have been established as Measures of Effectiveness; 1) Mission Completion/Success which is defined as at least one main battle tank reaching objective 1 in (O) 100% of the simulation trial runs, 2) </w:t>
      </w:r>
      <w:r>
        <w:rPr>
          <w:lang w:eastAsia="en-US"/>
        </w:rPr>
        <w:lastRenderedPageBreak/>
        <w:t xml:space="preserve">Number of Vehicles dead lined (rendered non-mission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the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B0657E" w:rsidRPr="000B78B1" w:rsidRDefault="00B0657E" w:rsidP="00B0657E">
      <w:pPr>
        <w:pStyle w:val="2nd3rdOrderPara"/>
        <w:rPr>
          <w:lang w:eastAsia="en-US"/>
        </w:rPr>
      </w:pPr>
    </w:p>
    <w:p w:rsidR="00B0657E" w:rsidRPr="000B78B1" w:rsidRDefault="00B0657E" w:rsidP="00B0657E">
      <w:pPr>
        <w:pStyle w:val="2nd3rdOrderPara"/>
        <w:rPr>
          <w:lang w:eastAsia="en-US"/>
        </w:rPr>
      </w:pPr>
    </w:p>
    <w:p w:rsidR="00B0657E" w:rsidRDefault="00B0657E" w:rsidP="00B0657E">
      <w:pPr>
        <w:pStyle w:val="2ndOrderPara"/>
      </w:pPr>
    </w:p>
    <w:p w:rsidR="00FF2B51" w:rsidRPr="000B5715" w:rsidRDefault="00101B38" w:rsidP="00101B38">
      <w:pPr>
        <w:pStyle w:val="Heading1"/>
      </w:pPr>
      <w:bookmarkStart w:id="180" w:name="_Toc353558141"/>
      <w:r>
        <w:lastRenderedPageBreak/>
        <w:t>IV</w:t>
      </w:r>
      <w:r w:rsidR="00033491">
        <w:t>.</w:t>
      </w:r>
      <w:r w:rsidR="006D6C57">
        <w:tab/>
      </w:r>
      <w:r w:rsidR="00033491">
        <w:t xml:space="preserve"> </w:t>
      </w:r>
      <w:r w:rsidR="00FF2B51" w:rsidRPr="000B5715">
        <w:t>Systems Architecture</w:t>
      </w:r>
      <w:bookmarkEnd w:id="168"/>
      <w:bookmarkEnd w:id="180"/>
    </w:p>
    <w:p w:rsidR="00FF2B51" w:rsidRPr="000B5715" w:rsidRDefault="007039D0" w:rsidP="003F7885">
      <w:pPr>
        <w:spacing w:line="360" w:lineRule="auto"/>
        <w:ind w:firstLine="720"/>
      </w:pPr>
      <w:r>
        <w:t xml:space="preserve">Phase 2 of the process required the development of a system of systems (SoS) architecture. A system of systems is viewed within the Office of the Secretary of Defense (OSD) </w:t>
      </w:r>
      <w:r w:rsidR="00FF2B51" w:rsidRPr="000B5715">
        <w:t>as</w:t>
      </w:r>
      <w:r>
        <w:t xml:space="preserve"> a</w:t>
      </w:r>
      <w:r w:rsidR="00FF2B51" w:rsidRPr="000B5715">
        <w:t xml:space="preserve"> “set or arrangement of systems that results when independent and useful systems are integrated into a larger system that delivers unique </w:t>
      </w:r>
      <w:r w:rsidR="00FF2B51">
        <w:t xml:space="preserve">capabilities.”  </w:t>
      </w:r>
      <w:sdt>
        <w:sdtPr>
          <w:id w:val="-711189456"/>
          <w:citation/>
        </w:sdtPr>
        <w:sdtContent>
          <w:r w:rsidR="0054624B">
            <w:fldChar w:fldCharType="begin"/>
          </w:r>
          <w:r w:rsidR="000C5539">
            <w:instrText xml:space="preserve">CITATION Dir08 \l 1033 </w:instrText>
          </w:r>
          <w:r w:rsidR="0054624B">
            <w:fldChar w:fldCharType="separate"/>
          </w:r>
          <w:r w:rsidR="000C5539">
            <w:rPr>
              <w:noProof/>
            </w:rPr>
            <w:t>(Systems Engineering Guide for Systems of Systems, 2008)</w:t>
          </w:r>
          <w:r w:rsidR="0054624B">
            <w:fldChar w:fldCharType="end"/>
          </w:r>
        </w:sdtContent>
      </w:sdt>
      <w:r w:rsidR="000C5539">
        <w:t xml:space="preserve"> </w:t>
      </w:r>
      <w:r w:rsidR="00120E45" w:rsidRPr="00120E45">
        <w:rPr>
          <w:sz w:val="23"/>
          <w:szCs w:val="23"/>
          <w:highlight w:val="yellow"/>
        </w:rPr>
        <w:t>[NEED Pg#]</w:t>
      </w:r>
      <w:r w:rsidR="00120E45">
        <w:rPr>
          <w:sz w:val="23"/>
          <w:szCs w:val="23"/>
        </w:rPr>
        <w:t xml:space="preserve"> </w:t>
      </w:r>
      <w:r w:rsidR="00FF2B51" w:rsidRPr="000B5715">
        <w:t xml:space="preserve">With the vast </w:t>
      </w:r>
      <w:r w:rsidR="00FF2B51">
        <w:t xml:space="preserve">number of </w:t>
      </w:r>
      <w:r w:rsidR="00FF2B51" w:rsidRPr="000B5715">
        <w:t>definition</w:t>
      </w:r>
      <w:r w:rsidR="00FF2B51">
        <w:t>s of</w:t>
      </w:r>
      <w:r w:rsidR="00FF2B51" w:rsidRPr="000B5715">
        <w:t xml:space="preserve"> system of systems and the scope to identify all the</w:t>
      </w:r>
      <w:r w:rsidR="00FF2B51">
        <w:t xml:space="preserve"> integration elements, the</w:t>
      </w:r>
      <w:r>
        <w:t xml:space="preserve"> choices made to limit the scope to </w:t>
      </w:r>
      <w:r w:rsidR="00FF2B51" w:rsidRPr="000B5715">
        <w:t>the interdependencies and relationships</w:t>
      </w:r>
      <w:r>
        <w:t xml:space="preserve"> that are </w:t>
      </w:r>
      <w:r w:rsidR="00FF2B51" w:rsidRPr="000B5715">
        <w:t>directly impacted by the identified parameters.  Therefore, secondary and tertiary effects of the interdependencies</w:t>
      </w:r>
      <w:r w:rsidR="00FF2B51">
        <w:t xml:space="preserve"> such as fuel economy, </w:t>
      </w:r>
      <w:r w:rsidR="00FF2B51" w:rsidRPr="000B5715">
        <w:t>reliability</w:t>
      </w:r>
      <w:r w:rsidR="00FF2B51">
        <w:t xml:space="preserve"> or sustainment</w:t>
      </w:r>
      <w:r>
        <w:t xml:space="preserve"> were not investigated</w:t>
      </w:r>
      <w:r w:rsidR="00FF2B51" w:rsidRPr="000B5715">
        <w:t>.</w:t>
      </w:r>
      <w:r w:rsidR="00AD6F94">
        <w:t xml:space="preserve"> Process as defined however includes </w:t>
      </w:r>
      <w:r w:rsidR="00FF2B51">
        <w:t>many of those elements are identified</w:t>
      </w:r>
      <w:r w:rsidR="00AD6F94">
        <w:t xml:space="preserve">. </w:t>
      </w:r>
      <w:r w:rsidR="008634DD">
        <w:t xml:space="preserve">This </w:t>
      </w:r>
      <w:r w:rsidR="00FF2B51">
        <w:t>broader scope of functions</w:t>
      </w:r>
      <w:r w:rsidR="008634DD">
        <w:t xml:space="preserve"> is</w:t>
      </w:r>
      <w:r w:rsidR="00FF2B51">
        <w:t xml:space="preserve"> </w:t>
      </w:r>
      <w:r w:rsidR="00AD6F94">
        <w:t xml:space="preserve">included </w:t>
      </w:r>
      <w:r w:rsidR="00FF2B51">
        <w:t>in the process</w:t>
      </w:r>
      <w:r w:rsidR="00AD6F94">
        <w:t xml:space="preserve"> </w:t>
      </w:r>
      <w:r w:rsidR="008634DD">
        <w:t xml:space="preserve">to </w:t>
      </w:r>
      <w:r w:rsidR="00AD6F94">
        <w:t xml:space="preserve">facilitate </w:t>
      </w:r>
      <w:r w:rsidR="00FF2B51">
        <w:t>follow on work</w:t>
      </w:r>
      <w:r w:rsidR="00AD6F94">
        <w:t xml:space="preserve"> which could </w:t>
      </w:r>
      <w:r w:rsidR="00FF2B51">
        <w:t xml:space="preserve">incorporate those factors.  </w:t>
      </w:r>
    </w:p>
    <w:p w:rsidR="00FF2B51" w:rsidRDefault="00FF2B51" w:rsidP="00E369C2">
      <w:pPr>
        <w:spacing w:line="360" w:lineRule="auto"/>
        <w:ind w:firstLine="720"/>
      </w:pPr>
      <w:r w:rsidRPr="000B5715">
        <w:t>During Phase 2, the System Architecture Phase,</w:t>
      </w:r>
      <w:r w:rsidR="00AD6F94">
        <w:t xml:space="preserve"> appropriate system functionality was identified and mapped </w:t>
      </w:r>
      <w:r w:rsidRPr="000B5715">
        <w:t>to the operational activities and performers</w:t>
      </w:r>
      <w:r w:rsidR="00AD6F94">
        <w:t>. Whe</w:t>
      </w:r>
      <w:r w:rsidR="008634DD">
        <w:t>n</w:t>
      </w:r>
      <w:r w:rsidR="00AD6F94">
        <w:t xml:space="preserve"> system functions were then delete </w:t>
      </w:r>
      <w:r>
        <w:t xml:space="preserve">linked directly back to the operational scenario and unit being </w:t>
      </w:r>
      <w:r w:rsidR="00AD6F94">
        <w:t>studied</w:t>
      </w:r>
      <w:r w:rsidRPr="000B5715">
        <w:t>.</w:t>
      </w:r>
      <w:r w:rsidR="00AD6F94">
        <w:t xml:space="preserve"> The </w:t>
      </w:r>
      <w:r>
        <w:t>architecture is based upon a functional architecture developed by the Tank Automotive Research Development and Engineering Center (TARDEC) Systems Engineering Group (SEG) and being leveraged by current ground system program managers</w:t>
      </w:r>
      <w:r w:rsidR="00AD6F94">
        <w:t xml:space="preserve"> </w:t>
      </w:r>
      <w:r w:rsidR="00AD6F94" w:rsidRPr="00AD6F94">
        <w:rPr>
          <w:highlight w:val="yellow"/>
        </w:rPr>
        <w:t>[NEED CITATION].</w:t>
      </w:r>
      <w:r w:rsidR="00AD6F94">
        <w:t xml:space="preserve"> </w:t>
      </w:r>
      <w:r>
        <w:t>The</w:t>
      </w:r>
      <w:r w:rsidR="00AD6F94">
        <w:t xml:space="preserve"> original function set spanned </w:t>
      </w:r>
      <w:r>
        <w:t>178 system functions</w:t>
      </w:r>
      <w:r w:rsidR="00E24C2B">
        <w:t>.</w:t>
      </w:r>
      <w:r w:rsidR="00AD6F94">
        <w:t xml:space="preserve"> Many of the elements however </w:t>
      </w:r>
      <w:r>
        <w:t>were deemed to be outside the scope of this project.  In order to scope down the functions list the systems critical to the four main capabilities of interest, mobility, lethality, situational awareness and protection</w:t>
      </w:r>
      <w:r w:rsidR="00AD6F94">
        <w:t xml:space="preserve"> were identified</w:t>
      </w:r>
      <w:r>
        <w:t xml:space="preserve">.  </w:t>
      </w:r>
      <w:r w:rsidR="00AD6F94">
        <w:t>T</w:t>
      </w:r>
      <w:r>
        <w:t xml:space="preserve">he level of fidelity for analysis was </w:t>
      </w:r>
      <w:r w:rsidR="00AD6F94">
        <w:t xml:space="preserve">then </w:t>
      </w:r>
      <w:r>
        <w:t>determined and functions that were at too low of a level</w:t>
      </w:r>
      <w:r w:rsidR="00AD6F94">
        <w:t xml:space="preserve"> were eliminated</w:t>
      </w:r>
      <w:r>
        <w:t xml:space="preserve">.   </w:t>
      </w:r>
      <w:r w:rsidR="00E369C2">
        <w:t>O</w:t>
      </w:r>
      <w:r>
        <w:t>ne of the functions</w:t>
      </w:r>
      <w:r w:rsidR="00E369C2">
        <w:t>,</w:t>
      </w:r>
      <w:r>
        <w:t xml:space="preserve"> </w:t>
      </w:r>
      <w:r w:rsidR="00E369C2">
        <w:t xml:space="preserve">for example, </w:t>
      </w:r>
      <w:r>
        <w:t xml:space="preserve">that </w:t>
      </w:r>
      <w:r w:rsidR="00120E45">
        <w:t>was deemed to be relevant was “manage s</w:t>
      </w:r>
      <w:r>
        <w:t>ignatures</w:t>
      </w:r>
      <w:r w:rsidR="00E369C2">
        <w:t>.</w:t>
      </w:r>
      <w:r>
        <w:t xml:space="preserve">” </w:t>
      </w:r>
      <w:r w:rsidR="00E24C2B">
        <w:t xml:space="preserve">However, </w:t>
      </w:r>
      <w:r>
        <w:t>specific signatures such as thermal, infrared and visual were removed</w:t>
      </w:r>
      <w:r w:rsidR="00E369C2">
        <w:t xml:space="preserve"> as being too low to be relevant in this study</w:t>
      </w:r>
      <w:r>
        <w:t>.</w:t>
      </w:r>
      <w:r w:rsidR="00E369C2">
        <w:t xml:space="preserve"> This effort narrowed </w:t>
      </w:r>
      <w:r>
        <w:t>the list to 67 functions</w:t>
      </w:r>
      <w:r w:rsidR="00E369C2">
        <w:t xml:space="preserve"> deemed</w:t>
      </w:r>
      <w:r w:rsidR="00A051E8">
        <w:t xml:space="preserve"> to be relevant </w:t>
      </w:r>
      <w:r w:rsidR="00E369C2">
        <w:t>to the question at hand</w:t>
      </w:r>
      <w:r>
        <w:t>.</w:t>
      </w:r>
    </w:p>
    <w:p w:rsidR="00FF2B51" w:rsidRDefault="00A051E8" w:rsidP="0008286F">
      <w:pPr>
        <w:pStyle w:val="Default"/>
        <w:spacing w:line="360" w:lineRule="auto"/>
        <w:ind w:firstLine="720"/>
        <w:jc w:val="both"/>
        <w:rPr>
          <w:noProof/>
        </w:rPr>
      </w:pPr>
      <w:r>
        <w:lastRenderedPageBreak/>
        <w:t xml:space="preserve">The final specific </w:t>
      </w:r>
      <w:r w:rsidR="00FF2B51">
        <w:t>areas of interest that have the greatest impact and differentiation on the combat system</w:t>
      </w:r>
      <w:r>
        <w:t xml:space="preserve"> were identified by leveraging </w:t>
      </w:r>
      <w:r w:rsidR="00FF2B51">
        <w:t>a report developed by the Program Manager (PM) Ground Combat Vehicle (GCV)</w:t>
      </w:r>
      <w:r>
        <w:t xml:space="preserve">. PM-GCV developed </w:t>
      </w:r>
      <w:r w:rsidR="00FF2B51">
        <w:t>the Whole Systems Trades Analysis Toolset (WSTAT).  WSTAT is a “</w:t>
      </w:r>
      <w:r w:rsidR="00FF2B51" w:rsidRPr="00B661DF">
        <w:t>decision support tool that integrates otherwise separate subsystem models into a holistic system view mapping critical design choices to consequ</w:t>
      </w:r>
      <w:r w:rsidR="00FF2B51">
        <w:t xml:space="preserve">ences relevant to stakeholders.” </w:t>
      </w:r>
      <w:r w:rsidR="00FF2B51">
        <w:rPr>
          <w:noProof/>
        </w:rPr>
        <w:t xml:space="preserve"> (Davis, 2012) </w:t>
      </w:r>
      <w:r w:rsidR="00120E45" w:rsidRPr="00120E45">
        <w:rPr>
          <w:sz w:val="23"/>
          <w:szCs w:val="23"/>
          <w:highlight w:val="yellow"/>
        </w:rPr>
        <w:t>[NEED Pg#]</w:t>
      </w:r>
      <w:r w:rsidR="00120E45">
        <w:rPr>
          <w:sz w:val="23"/>
          <w:szCs w:val="23"/>
        </w:rPr>
        <w:t xml:space="preserve"> </w:t>
      </w:r>
      <w:r w:rsidR="00FF2B51">
        <w:rPr>
          <w:noProof/>
        </w:rPr>
        <w:t xml:space="preserve"> This report provided a summary of system functions and </w:t>
      </w:r>
      <w:r w:rsidR="0008286F">
        <w:rPr>
          <w:noProof/>
        </w:rPr>
        <w:t xml:space="preserve">specifically </w:t>
      </w:r>
      <w:r w:rsidR="00FF2B51">
        <w:rPr>
          <w:noProof/>
        </w:rPr>
        <w:t xml:space="preserve">those that provided the most differentiation in performance between solution options.  </w:t>
      </w:r>
      <w:r w:rsidR="00FF2B51" w:rsidRPr="00BE754E">
        <w:rPr>
          <w:noProof/>
          <w:highlight w:val="yellow"/>
        </w:rPr>
        <w:t>Figure X</w:t>
      </w:r>
      <w:r w:rsidR="00FF2B51">
        <w:rPr>
          <w:noProof/>
        </w:rPr>
        <w:t xml:space="preserve"> depicts the final set of 19 functions that the team focused on.  </w:t>
      </w:r>
      <w:r w:rsidR="00FF2B51" w:rsidRPr="003C2615">
        <w:rPr>
          <w:noProof/>
          <w:highlight w:val="yellow"/>
        </w:rPr>
        <w:t>INPUT PROCESS FROM WSTAT REPORT ONCE OPSEC’d</w:t>
      </w:r>
    </w:p>
    <w:p w:rsidR="00FF2B51" w:rsidRDefault="00FF2B51" w:rsidP="00D65587">
      <w:pPr>
        <w:pStyle w:val="Default"/>
        <w:spacing w:line="360" w:lineRule="auto"/>
        <w:ind w:firstLine="720"/>
        <w:rPr>
          <w:noProof/>
        </w:rPr>
      </w:pPr>
    </w:p>
    <w:p w:rsidR="00FF2B51" w:rsidRDefault="00FF2B51" w:rsidP="00D65587">
      <w:pPr>
        <w:pStyle w:val="Default"/>
        <w:spacing w:line="360" w:lineRule="auto"/>
        <w:ind w:firstLine="720"/>
        <w:rPr>
          <w:noProof/>
        </w:rPr>
      </w:pPr>
      <w:r w:rsidRPr="00B661DF">
        <w:rPr>
          <w:noProof/>
          <w:highlight w:val="yellow"/>
        </w:rPr>
        <w:t>PLACEHOLDER, MUST OPSEC FIRST</w:t>
      </w:r>
    </w:p>
    <w:p w:rsidR="003F7885" w:rsidRDefault="003F7885" w:rsidP="00D65587">
      <w:pPr>
        <w:pStyle w:val="Default"/>
        <w:spacing w:line="360" w:lineRule="auto"/>
        <w:rPr>
          <w:noProof/>
        </w:rPr>
      </w:pPr>
    </w:p>
    <w:p w:rsidR="00FF2B51" w:rsidRDefault="00FF2B51" w:rsidP="00D65587">
      <w:pPr>
        <w:pStyle w:val="Default"/>
        <w:spacing w:line="360" w:lineRule="auto"/>
        <w:rPr>
          <w:noProof/>
        </w:rPr>
      </w:pPr>
      <w:r>
        <w:rPr>
          <w:noProof/>
        </w:rPr>
        <w:tab/>
      </w:r>
      <w:r w:rsidR="0008286F">
        <w:rPr>
          <w:noProof/>
        </w:rPr>
        <w:t xml:space="preserve">The final </w:t>
      </w:r>
      <w:r>
        <w:rPr>
          <w:noProof/>
        </w:rPr>
        <w:t xml:space="preserve">19 functions </w:t>
      </w:r>
      <w:r w:rsidR="0008286F">
        <w:rPr>
          <w:noProof/>
        </w:rPr>
        <w:t xml:space="preserve">were used </w:t>
      </w:r>
      <w:r>
        <w:rPr>
          <w:noProof/>
        </w:rPr>
        <w:t>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sdt>
        <w:sdtPr>
          <w:rPr>
            <w:sz w:val="23"/>
            <w:szCs w:val="23"/>
          </w:rPr>
          <w:id w:val="-1544274832"/>
          <w:citation/>
        </w:sdtPr>
        <w:sdtContent>
          <w:r w:rsidR="0054624B">
            <w:rPr>
              <w:sz w:val="23"/>
              <w:szCs w:val="23"/>
            </w:rPr>
            <w:fldChar w:fldCharType="begin"/>
          </w:r>
          <w:r w:rsidR="00120E45">
            <w:rPr>
              <w:noProof/>
              <w:sz w:val="23"/>
              <w:szCs w:val="23"/>
            </w:rPr>
            <w:instrText xml:space="preserve"> CITATION Dir08 \l 1033 </w:instrText>
          </w:r>
          <w:r w:rsidR="0054624B">
            <w:rPr>
              <w:sz w:val="23"/>
              <w:szCs w:val="23"/>
            </w:rPr>
            <w:fldChar w:fldCharType="separate"/>
          </w:r>
          <w:r w:rsidR="00120E45" w:rsidRPr="00120E45">
            <w:rPr>
              <w:noProof/>
              <w:sz w:val="23"/>
              <w:szCs w:val="23"/>
            </w:rPr>
            <w:t>(Systems Engineering Guide for Systems of Systems, 2008)</w:t>
          </w:r>
          <w:r w:rsidR="0054624B">
            <w:rPr>
              <w:sz w:val="23"/>
              <w:szCs w:val="23"/>
            </w:rPr>
            <w:fldChar w:fldCharType="end"/>
          </w:r>
        </w:sdtContent>
      </w:sdt>
      <w:r w:rsidR="00120E45">
        <w:rPr>
          <w:sz w:val="23"/>
          <w:szCs w:val="23"/>
        </w:rPr>
        <w:t xml:space="preserve">  </w:t>
      </w:r>
      <w:r w:rsidR="00120E45" w:rsidRPr="00120E45">
        <w:rPr>
          <w:sz w:val="23"/>
          <w:szCs w:val="23"/>
          <w:highlight w:val="yellow"/>
        </w:rPr>
        <w:t>[NEED Pg#]</w:t>
      </w:r>
      <w:r w:rsidR="00120E45">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FF2B51" w:rsidRDefault="00FF2B51" w:rsidP="00D65587">
      <w:pPr>
        <w:pStyle w:val="Default"/>
        <w:keepNext/>
        <w:spacing w:line="360" w:lineRule="auto"/>
        <w:jc w:val="center"/>
      </w:pPr>
      <w:r>
        <w:rPr>
          <w:noProof/>
        </w:rPr>
        <w:lastRenderedPageBreak/>
        <w:drawing>
          <wp:inline distT="0" distB="0" distL="0" distR="0">
            <wp:extent cx="4800136" cy="4369981"/>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1862" cy="4389760"/>
                    </a:xfrm>
                    <a:prstGeom prst="rect">
                      <a:avLst/>
                    </a:prstGeom>
                    <a:noFill/>
                    <a:ln>
                      <a:noFill/>
                    </a:ln>
                  </pic:spPr>
                </pic:pic>
              </a:graphicData>
            </a:graphic>
          </wp:inline>
        </w:drawing>
      </w:r>
    </w:p>
    <w:p w:rsidR="0010640F" w:rsidRDefault="0010640F" w:rsidP="00D65587">
      <w:pPr>
        <w:pStyle w:val="Default"/>
        <w:keepNext/>
        <w:spacing w:line="360" w:lineRule="auto"/>
        <w:jc w:val="center"/>
      </w:pPr>
      <w:r w:rsidRPr="0010640F">
        <w:t>Function to function relationship matrix</w:t>
      </w:r>
      <w:r w:rsidR="00D3747E">
        <w:t xml:space="preserve"> </w:t>
      </w:r>
      <w:r w:rsidR="00D3747E" w:rsidRPr="00D3747E">
        <w:rPr>
          <w:highlight w:val="yellow"/>
        </w:rPr>
        <w:t>[from NEED CITATION]</w:t>
      </w:r>
    </w:p>
    <w:p w:rsidR="0010640F" w:rsidRDefault="0010640F" w:rsidP="00D65587">
      <w:pPr>
        <w:pStyle w:val="Default"/>
        <w:keepNext/>
        <w:spacing w:line="360" w:lineRule="auto"/>
        <w:jc w:val="center"/>
      </w:pPr>
    </w:p>
    <w:p w:rsidR="00FF2B51" w:rsidRDefault="00FF2B51" w:rsidP="003F7885">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FF2B51" w:rsidRDefault="00FF2B51" w:rsidP="00B8755F">
      <w:pPr>
        <w:spacing w:line="360" w:lineRule="auto"/>
        <w:ind w:left="36" w:hanging="36"/>
      </w:pPr>
      <w:r>
        <w:t xml:space="preserve">Once the logical architecture had been laid out, the team was able to identify the key physical components of the SoS.  The physical hierarchy was developed from a SoS perspective, the team leveraged the required capabilities, system functions and mission scenario to derive the top level components.  Once the hierarchy was in place a relationship matrix was created.  As shown in </w:t>
      </w:r>
      <w:r w:rsidRPr="000836D6">
        <w:rPr>
          <w:highlight w:val="yellow"/>
        </w:rPr>
        <w:t>Figure X</w:t>
      </w:r>
      <w:r>
        <w:t xml:space="preserve">, the matrix identified which </w:t>
      </w:r>
      <w:r>
        <w:lastRenderedPageBreak/>
        <w:t>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FF2B51" w:rsidRDefault="00FF2B51" w:rsidP="00B8755F">
      <w:pPr>
        <w:keepNext/>
        <w:spacing w:line="360" w:lineRule="auto"/>
        <w:ind w:left="36" w:hanging="36"/>
        <w:jc w:val="center"/>
      </w:pPr>
      <w:r>
        <w:rPr>
          <w:noProof/>
          <w:lang w:eastAsia="en-US"/>
        </w:rPr>
        <w:drawing>
          <wp:inline distT="0" distB="0" distL="0" distR="0">
            <wp:extent cx="4635795" cy="3294501"/>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5817" cy="3308730"/>
                    </a:xfrm>
                    <a:prstGeom prst="rect">
                      <a:avLst/>
                    </a:prstGeom>
                    <a:noFill/>
                    <a:ln>
                      <a:noFill/>
                    </a:ln>
                  </pic:spPr>
                </pic:pic>
              </a:graphicData>
            </a:graphic>
          </wp:inline>
        </w:drawing>
      </w:r>
    </w:p>
    <w:p w:rsidR="0010640F" w:rsidRDefault="0010640F" w:rsidP="00D65587">
      <w:pPr>
        <w:keepNext/>
        <w:spacing w:line="360" w:lineRule="auto"/>
        <w:ind w:left="36" w:firstLine="684"/>
        <w:jc w:val="center"/>
      </w:pPr>
      <w:r w:rsidRPr="0010640F">
        <w:t>Function to physical relati</w:t>
      </w:r>
      <w:r w:rsidR="00D3747E">
        <w:t xml:space="preserve">onship matrix </w:t>
      </w:r>
      <w:r w:rsidR="00D3747E" w:rsidRPr="00D3747E">
        <w:rPr>
          <w:highlight w:val="yellow"/>
        </w:rPr>
        <w:t>[from NEED CITATION]</w:t>
      </w:r>
    </w:p>
    <w:p w:rsidR="0089259A" w:rsidRDefault="00FF2B51" w:rsidP="003F7885">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w:t>
      </w:r>
    </w:p>
    <w:p w:rsidR="0089259A" w:rsidRPr="00BE754E" w:rsidRDefault="0089259A" w:rsidP="0089259A">
      <w:pPr>
        <w:rPr>
          <w:color w:val="FF0000"/>
          <w:highlight w:val="yellow"/>
        </w:rPr>
      </w:pPr>
      <w:r w:rsidRPr="00BE754E">
        <w:rPr>
          <w:color w:val="FF0000"/>
          <w:highlight w:val="yellow"/>
        </w:rPr>
        <w:t>THESE PARAGRAPHS ARE CURRENLY UNFINISHED</w:t>
      </w:r>
    </w:p>
    <w:p w:rsidR="00FF2B51" w:rsidRPr="000B5715" w:rsidRDefault="00FF2B51" w:rsidP="003F7885">
      <w:pPr>
        <w:spacing w:line="360" w:lineRule="auto"/>
        <w:ind w:left="36" w:firstLine="684"/>
      </w:pPr>
    </w:p>
    <w:p w:rsidR="00B0657E" w:rsidRPr="000B5715" w:rsidRDefault="00B0657E" w:rsidP="00B0657E">
      <w:pPr>
        <w:pStyle w:val="Heading2"/>
      </w:pPr>
      <w:bookmarkStart w:id="181" w:name="_Toc353558142"/>
      <w:bookmarkStart w:id="182" w:name="_Toc347323152"/>
      <w:r>
        <w:t>A.</w:t>
      </w:r>
      <w:r>
        <w:tab/>
        <w:t>Functional decomposition</w:t>
      </w:r>
      <w:bookmarkEnd w:id="181"/>
    </w:p>
    <w:p w:rsidR="00B0657E" w:rsidRDefault="00B0657E" w:rsidP="00B0657E">
      <w:pPr>
        <w:pStyle w:val="2ndOrderPara"/>
      </w:pPr>
    </w:p>
    <w:p w:rsidR="00B0657E" w:rsidRDefault="00B0657E" w:rsidP="00B0657E">
      <w:pPr>
        <w:pStyle w:val="2ndOrderPara"/>
      </w:pPr>
    </w:p>
    <w:p w:rsidR="00B0657E" w:rsidRDefault="00B0657E" w:rsidP="00B0657E">
      <w:pPr>
        <w:pStyle w:val="2ndOrderPara"/>
      </w:pPr>
    </w:p>
    <w:p w:rsidR="00B0657E" w:rsidRPr="000B5715" w:rsidRDefault="00B0657E" w:rsidP="00B0657E">
      <w:pPr>
        <w:pStyle w:val="Heading2"/>
      </w:pPr>
      <w:bookmarkStart w:id="183" w:name="_Toc353558143"/>
      <w:r>
        <w:t>B.</w:t>
      </w:r>
      <w:r>
        <w:tab/>
        <w:t>physical decomposition</w:t>
      </w:r>
      <w:bookmarkEnd w:id="183"/>
    </w:p>
    <w:p w:rsidR="00B0657E" w:rsidRDefault="00B0657E" w:rsidP="00B0657E">
      <w:pPr>
        <w:pStyle w:val="2ndOrderPara"/>
      </w:pPr>
    </w:p>
    <w:p w:rsidR="00B0657E" w:rsidRDefault="00B0657E" w:rsidP="00B0657E">
      <w:pPr>
        <w:pStyle w:val="2ndOrderPara"/>
      </w:pPr>
    </w:p>
    <w:p w:rsidR="00FF2B51" w:rsidRPr="00697D05" w:rsidRDefault="00101B38" w:rsidP="00101B38">
      <w:pPr>
        <w:pStyle w:val="Heading1"/>
        <w:rPr>
          <w:highlight w:val="red"/>
        </w:rPr>
      </w:pPr>
      <w:bookmarkStart w:id="184" w:name="_Toc353558144"/>
      <w:r>
        <w:rPr>
          <w:highlight w:val="red"/>
        </w:rPr>
        <w:lastRenderedPageBreak/>
        <w:t>V</w:t>
      </w:r>
      <w:r w:rsidR="00033491">
        <w:rPr>
          <w:highlight w:val="red"/>
        </w:rPr>
        <w:t>.</w:t>
      </w:r>
      <w:r w:rsidR="006D6C57">
        <w:rPr>
          <w:highlight w:val="red"/>
        </w:rPr>
        <w:tab/>
      </w:r>
      <w:r w:rsidR="00033491">
        <w:rPr>
          <w:highlight w:val="red"/>
        </w:rPr>
        <w:t xml:space="preserve"> </w:t>
      </w:r>
      <w:r w:rsidR="00FF2B51" w:rsidRPr="00697D05">
        <w:rPr>
          <w:highlight w:val="red"/>
        </w:rPr>
        <w:t>Systems Analysis</w:t>
      </w:r>
      <w:bookmarkEnd w:id="182"/>
      <w:bookmarkEnd w:id="184"/>
    </w:p>
    <w:p w:rsidR="00FF2B51" w:rsidRPr="00697D05" w:rsidRDefault="00FF2B51" w:rsidP="00FF2B51">
      <w:pPr>
        <w:rPr>
          <w:highlight w:val="red"/>
        </w:rPr>
      </w:pPr>
      <w:r w:rsidRPr="00697D05">
        <w:rPr>
          <w:highlight w:val="red"/>
        </w:rPr>
        <w:t>The third phase, or the System Analysis Phase, will provide the meat of the system analysis work to be done.  During this phase the team will gather the necessary data based on the specified systems and MOPs from the previous stages, to layout a design of experiments like approach to identify the top few (likely between two and five) characteristics are that play a role in the variation of operational survivability within the context of the example missions chosen for modeling and the operational tasks associated with those missions.  This will narrow down the evaluation from a large number of factors by weeding out those elements, based on the system and mission, which have very little impact on the overall MOEs.  This analysis contributes to the notion of designating Key Technical Performance Measures (KTPMs) that permit high level designers to span large portions of the trade space by adjusting relatively few of the ground systems integrated elements or their performance parameters.  For the purposes of this report, some of the factors will be omitted from consideration due to the restriction of only considering unclassified data as possible architectural and simulation model inputs.  Where phases one and two define the decisions to be made in the development of the methodology and example architectures, phase three results will provide insight into the variability in and range of operational effectiveness that can be expected.  Different specific instantiated solutions that satisfy the functional and performance requirements to varying degrees and with different trade off considerations are substituted into and out of the models to stress the scenario’s baseline architecture.  Once those areas have been identified the team will work to gather data and identify additional alternate configurations, both materiel and non materiel, which would further exercise those elements.</w:t>
      </w:r>
    </w:p>
    <w:p w:rsidR="00FF2B51" w:rsidRPr="00697D05" w:rsidRDefault="00101B38" w:rsidP="00101B38">
      <w:pPr>
        <w:pStyle w:val="Heading1"/>
        <w:rPr>
          <w:highlight w:val="red"/>
        </w:rPr>
      </w:pPr>
      <w:bookmarkStart w:id="185" w:name="_Toc347323153"/>
      <w:bookmarkStart w:id="186" w:name="_Toc353558145"/>
      <w:r>
        <w:rPr>
          <w:highlight w:val="red"/>
        </w:rPr>
        <w:lastRenderedPageBreak/>
        <w:t>VI.</w:t>
      </w:r>
      <w:r w:rsidR="00FF2B51" w:rsidRPr="00697D05">
        <w:rPr>
          <w:highlight w:val="red"/>
        </w:rPr>
        <w:t xml:space="preserve"> </w:t>
      </w:r>
      <w:r w:rsidR="006D6C57">
        <w:rPr>
          <w:highlight w:val="red"/>
        </w:rPr>
        <w:tab/>
      </w:r>
      <w:r w:rsidR="00FF2B51" w:rsidRPr="00697D05">
        <w:rPr>
          <w:highlight w:val="red"/>
        </w:rPr>
        <w:t>Model Development</w:t>
      </w:r>
      <w:bookmarkEnd w:id="185"/>
      <w:bookmarkEnd w:id="186"/>
    </w:p>
    <w:p w:rsidR="00FF2B51" w:rsidRPr="00697D05" w:rsidRDefault="00FF2B51" w:rsidP="00FF2B51">
      <w:pPr>
        <w:rPr>
          <w:highlight w:val="red"/>
        </w:rPr>
      </w:pPr>
      <w:r w:rsidRPr="00697D05">
        <w:rPr>
          <w:highlight w:val="red"/>
        </w:rPr>
        <w:t>During this phase of the process a culmination of the information and data determined from the initial phases will be used to structure and build the models. The models will utilize the capabilities, systems, relationships, and variables of both enemy and friendly forces. The model(s) to be executed will analyze a single company against enemy forces in the terrain (environment, climate, obstacles, routes, climate, etc.) that is defined by the operational scenario. Both a Combined Arms Maneuver (CAM) scenario and a Wide Area Security (WAS) scenario will be evaluated. A CAM’s objective is to compel the enemy to respond to friendly action while a WAS’s objective is to retain the initiative by improving civil conditions and applying combat power to prevent the situation from deteriorating. These underlying objectives will help to shape the models, ultimately providing pertinent survivability data from opposite ends of the spectrum and fostering effective decision making. Other items that will be employed to define the models are TRADOC standard operational scenarios and stakeholder(s) input. TRADOC operational scenarios will immensely help in defining variables such as; mission(s), the enemy, terrain, and the troops/unit. As stated earlier, stakeholder(s) input will help to shape the entities relevant to the operational scenario, from which the model will be derived.  A key element of this modeling process will be to identify the interactions and relative relationships between and within systems, because the data itself will not be completely accurate due to security reasons.  However, the ability to take a model and identify which relationships need to be measured and evaluated and the type of system data that is required to make an accurate model, will allow follow on efforts, For Official Use Only (FOUO) or Classified, to alter the model to meet those standards, without the need to reinvent the wheel.</w:t>
      </w:r>
    </w:p>
    <w:p w:rsidR="00FF2B51" w:rsidRPr="00697D05" w:rsidRDefault="00101B38" w:rsidP="00101B38">
      <w:pPr>
        <w:pStyle w:val="Heading1"/>
        <w:rPr>
          <w:highlight w:val="red"/>
        </w:rPr>
      </w:pPr>
      <w:bookmarkStart w:id="187" w:name="_Toc347323154"/>
      <w:bookmarkStart w:id="188" w:name="_Toc353558146"/>
      <w:r>
        <w:rPr>
          <w:highlight w:val="red"/>
        </w:rPr>
        <w:lastRenderedPageBreak/>
        <w:t>VII.</w:t>
      </w:r>
      <w:r w:rsidR="00FF2B51" w:rsidRPr="00697D05">
        <w:rPr>
          <w:highlight w:val="red"/>
        </w:rPr>
        <w:t xml:space="preserve"> </w:t>
      </w:r>
      <w:r w:rsidR="006D6C57">
        <w:rPr>
          <w:highlight w:val="red"/>
        </w:rPr>
        <w:tab/>
      </w:r>
      <w:r w:rsidR="00FF2B51" w:rsidRPr="00697D05">
        <w:rPr>
          <w:highlight w:val="red"/>
        </w:rPr>
        <w:t>Model Execution</w:t>
      </w:r>
      <w:bookmarkEnd w:id="187"/>
      <w:bookmarkEnd w:id="188"/>
    </w:p>
    <w:p w:rsidR="00FF2B51" w:rsidRPr="00697D05" w:rsidRDefault="00FF2B51" w:rsidP="00FF2B51">
      <w:pPr>
        <w:rPr>
          <w:highlight w:val="red"/>
        </w:rPr>
      </w:pPr>
      <w:r w:rsidRPr="00697D05">
        <w:rPr>
          <w:highlight w:val="red"/>
        </w:rPr>
        <w:t>Finally, phase five of this initial effort will be Model Execution.  This phase includes the actual running of the model, identification of the a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B0657E" w:rsidP="00B0657E">
      <w:pPr>
        <w:pStyle w:val="Heading2"/>
      </w:pPr>
      <w:bookmarkStart w:id="189" w:name="_Toc353558147"/>
      <w:r>
        <w:t>A</w:t>
      </w:r>
      <w:r w:rsidR="00E00A02" w:rsidRPr="00E00A02">
        <w:t>.</w:t>
      </w:r>
      <w:r w:rsidR="00E00A02" w:rsidRPr="00E00A02">
        <w:tab/>
      </w:r>
      <w:r w:rsidR="001A4227" w:rsidRPr="00E00A02">
        <w:t>Analysis</w:t>
      </w:r>
      <w:r w:rsidR="00CE6287">
        <w:t xml:space="preserve"> Tools</w:t>
      </w:r>
      <w:bookmarkEnd w:id="189"/>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54624B">
            <w:fldChar w:fldCharType="begin"/>
          </w:r>
          <w:r w:rsidR="00D352E1">
            <w:instrText xml:space="preserve"> CITATION Her08 \l 1033 </w:instrText>
          </w:r>
          <w:r w:rsidR="0054624B">
            <w:fldChar w:fldCharType="separate"/>
          </w:r>
          <w:r w:rsidR="000C5539">
            <w:rPr>
              <w:noProof/>
            </w:rPr>
            <w:t>(Hernandez, 2008)</w:t>
          </w:r>
          <w:r w:rsidR="0054624B">
            <w:fldChar w:fldCharType="end"/>
          </w:r>
        </w:sdtContent>
      </w:sdt>
      <w:r w:rsidR="00120E45" w:rsidRPr="00120E45">
        <w:rPr>
          <w:sz w:val="23"/>
          <w:szCs w:val="23"/>
          <w:highlight w:val="yellow"/>
        </w:rPr>
        <w:t>[NEED Pg#]</w:t>
      </w:r>
    </w:p>
    <w:p w:rsidR="00AC5119" w:rsidRDefault="00B6574E" w:rsidP="00D65587">
      <w:pPr>
        <w:pStyle w:val="2nd3rdOrderPara"/>
        <w:spacing w:before="0"/>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 xml:space="preserve">corporate website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54624B">
            <w:fldChar w:fldCharType="begin"/>
          </w:r>
          <w:r w:rsidR="00D352E1">
            <w:instrText xml:space="preserve"> CITATION SAS13 \l 1033 </w:instrText>
          </w:r>
          <w:r w:rsidR="0054624B">
            <w:fldChar w:fldCharType="separate"/>
          </w:r>
          <w:r w:rsidR="000C5539">
            <w:rPr>
              <w:noProof/>
            </w:rPr>
            <w:t>(SAS Institute Inc, 2013)</w:t>
          </w:r>
          <w:r w:rsidR="0054624B">
            <w:fldChar w:fldCharType="end"/>
          </w:r>
        </w:sdtContent>
      </w:sdt>
      <w:r w:rsidR="00120E45" w:rsidRPr="00120E45">
        <w:rPr>
          <w:sz w:val="23"/>
          <w:szCs w:val="23"/>
          <w:highlight w:val="yellow"/>
        </w:rPr>
        <w:t>[NEED Pg#]</w:t>
      </w:r>
      <w:r w:rsidR="00120E45">
        <w:rPr>
          <w:sz w:val="23"/>
          <w:szCs w:val="23"/>
        </w:rPr>
        <w:t xml:space="preserve"> </w:t>
      </w:r>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54624B" w:rsidRPr="00AF2D8F">
            <w:fldChar w:fldCharType="begin"/>
          </w:r>
          <w:r w:rsidR="00AF2D8F" w:rsidRPr="00AF2D8F">
            <w:instrText xml:space="preserve"> CITATION SAS131 \l 1033 </w:instrText>
          </w:r>
          <w:r w:rsidR="0054624B" w:rsidRPr="00AF2D8F">
            <w:fldChar w:fldCharType="separate"/>
          </w:r>
          <w:r w:rsidR="000C5539">
            <w:rPr>
              <w:noProof/>
            </w:rPr>
            <w:t>(SAS Institute Inc., 2013)</w:t>
          </w:r>
          <w:r w:rsidR="0054624B" w:rsidRPr="00AF2D8F">
            <w:fldChar w:fldCharType="end"/>
          </w:r>
        </w:sdtContent>
      </w:sdt>
    </w:p>
    <w:p w:rsidR="00AC5119" w:rsidRDefault="005A73B9" w:rsidP="00AC5119">
      <w:pPr>
        <w:pStyle w:val="2nd3rdOrderPara"/>
      </w:pPr>
      <w:r>
        <w:t>B</w:t>
      </w:r>
      <w:r w:rsidR="00B342FB">
        <w:t>ack of the envelope (BoE) calculations</w:t>
      </w:r>
      <w:r>
        <w:t xml:space="preserve"> utilized</w:t>
      </w:r>
      <w:r w:rsidR="00B342FB">
        <w:t xml:space="preserve"> </w:t>
      </w:r>
      <w:r w:rsidR="00AC5119">
        <w:t>Microsoft</w:t>
      </w:r>
      <w:r w:rsidR="00B342FB">
        <w:t>’s</w:t>
      </w:r>
      <w:r w:rsidR="00AC5119">
        <w:t xml:space="preserve"> Excel for 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54624B">
            <w:fldChar w:fldCharType="begin"/>
          </w:r>
          <w:r w:rsidR="005A73B9">
            <w:instrText xml:space="preserve"> CITATION McI07 \l 1033 </w:instrText>
          </w:r>
          <w:r w:rsidR="0054624B">
            <w:fldChar w:fldCharType="separate"/>
          </w:r>
          <w:r w:rsidR="000C5539">
            <w:rPr>
              <w:noProof/>
            </w:rPr>
            <w:t>(McIntosh, Galligan, Anderson, &amp; Lauren, 2007)</w:t>
          </w:r>
          <w:r w:rsidR="0054624B">
            <w:fldChar w:fldCharType="end"/>
          </w:r>
        </w:sdtContent>
      </w:sdt>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54624B">
            <w:fldChar w:fldCharType="begin"/>
          </w:r>
          <w:r w:rsidR="008E0494">
            <w:instrText xml:space="preserve"> CITATION McI07 \l 1033 </w:instrText>
          </w:r>
          <w:r w:rsidR="0054624B">
            <w:fldChar w:fldCharType="separate"/>
          </w:r>
          <w:r w:rsidR="000C5539">
            <w:rPr>
              <w:noProof/>
            </w:rPr>
            <w:t>(McIntosh, Galligan, Anderson, &amp; Lauren, 2007)</w:t>
          </w:r>
          <w:r w:rsidR="0054624B">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r>
        <w:t>all of the constituent model pieces,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w:t>
      </w:r>
      <w:r>
        <w:lastRenderedPageBreak/>
        <w:t>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1A4227" w:rsidRPr="000B5715" w:rsidRDefault="00AC5119" w:rsidP="00AC5119">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p>
    <w:p w:rsidR="00C94135" w:rsidRDefault="00B0657E" w:rsidP="00B0657E">
      <w:pPr>
        <w:pStyle w:val="Heading2"/>
      </w:pPr>
      <w:bookmarkStart w:id="190" w:name="_Toc353558148"/>
      <w:r>
        <w:t>A</w:t>
      </w:r>
      <w:r w:rsidR="00C94135">
        <w:t>.</w:t>
      </w:r>
      <w:r w:rsidR="00C94135">
        <w:tab/>
        <w:t>Modeling and Simulation</w:t>
      </w:r>
      <w:bookmarkEnd w:id="190"/>
      <w:r w:rsidR="00C94135">
        <w:t xml:space="preserve">  </w:t>
      </w:r>
    </w:p>
    <w:p w:rsidR="00C94135" w:rsidRDefault="00B0657E" w:rsidP="00B0657E">
      <w:pPr>
        <w:pStyle w:val="Heading3"/>
      </w:pPr>
      <w:bookmarkStart w:id="191" w:name="_Toc353558149"/>
      <w:r>
        <w:t>1</w:t>
      </w:r>
      <w:r w:rsidR="00C94135">
        <w:t>.</w:t>
      </w:r>
      <w:r w:rsidR="00C94135">
        <w:tab/>
        <w:t xml:space="preserve"> Design of Experiments Planning</w:t>
      </w:r>
      <w:bookmarkEnd w:id="191"/>
    </w:p>
    <w:p w:rsidR="00C94135" w:rsidRDefault="00B0657E" w:rsidP="00B0657E">
      <w:pPr>
        <w:pStyle w:val="Heading4"/>
      </w:pPr>
      <w:bookmarkStart w:id="192" w:name="_Toc353558150"/>
      <w:r>
        <w:t>a</w:t>
      </w:r>
      <w:r w:rsidR="00C94135">
        <w:t>.</w:t>
      </w:r>
      <w:r w:rsidR="00C94135">
        <w:tab/>
        <w:t>Model Data References and Definitions</w:t>
      </w:r>
      <w:bookmarkEnd w:id="192"/>
    </w:p>
    <w:p w:rsidR="00C94135" w:rsidRPr="00C94135" w:rsidRDefault="00C94135" w:rsidP="00C94135">
      <w:pPr>
        <w:pStyle w:val="3rdOrderPara"/>
        <w:rPr>
          <w:lang w:eastAsia="en-US"/>
        </w:rPr>
      </w:pPr>
    </w:p>
    <w:p w:rsidR="00C94135" w:rsidRDefault="00B0657E" w:rsidP="00B0657E">
      <w:pPr>
        <w:pStyle w:val="Heading4"/>
      </w:pPr>
      <w:bookmarkStart w:id="193" w:name="_Toc353558151"/>
      <w:r>
        <w:t>b</w:t>
      </w:r>
      <w:r w:rsidR="00C94135">
        <w:t>.</w:t>
      </w:r>
      <w:r w:rsidR="00C94135">
        <w:tab/>
        <w:t>Factor Levels and Probability Distributions</w:t>
      </w:r>
      <w:bookmarkEnd w:id="193"/>
    </w:p>
    <w:p w:rsidR="00C94135" w:rsidRDefault="00C94135" w:rsidP="00C94135">
      <w:pPr>
        <w:pStyle w:val="2ndOrderPara"/>
      </w:pPr>
    </w:p>
    <w:p w:rsidR="00C94135" w:rsidRDefault="00B0657E" w:rsidP="00B0657E">
      <w:pPr>
        <w:pStyle w:val="Heading4"/>
      </w:pPr>
      <w:bookmarkStart w:id="194" w:name="_Toc353558152"/>
      <w:r>
        <w:t>c</w:t>
      </w:r>
      <w:r w:rsidR="00C94135">
        <w:t>.</w:t>
      </w:r>
      <w:r w:rsidR="00C94135">
        <w:tab/>
        <w:t>Probability Model</w:t>
      </w:r>
      <w:bookmarkEnd w:id="194"/>
    </w:p>
    <w:p w:rsidR="00C94135" w:rsidRDefault="00C94135" w:rsidP="00B0657E">
      <w:pPr>
        <w:pStyle w:val="2ndOrderPara"/>
        <w:ind w:firstLine="0"/>
      </w:pPr>
    </w:p>
    <w:p w:rsidR="00C94135" w:rsidRDefault="00B0657E" w:rsidP="00B0657E">
      <w:pPr>
        <w:pStyle w:val="Heading4"/>
      </w:pPr>
      <w:bookmarkStart w:id="195" w:name="_Toc353558153"/>
      <w:r>
        <w:t>d</w:t>
      </w:r>
      <w:r w:rsidR="00C94135">
        <w:t>.</w:t>
      </w:r>
      <w:r w:rsidR="00C94135">
        <w:tab/>
        <w:t>Factorial Design</w:t>
      </w:r>
      <w:bookmarkEnd w:id="195"/>
    </w:p>
    <w:p w:rsidR="00C94135" w:rsidRDefault="00C94135" w:rsidP="00512107">
      <w:pPr>
        <w:pStyle w:val="2ndOrderPara"/>
        <w:ind w:firstLine="0"/>
      </w:pPr>
    </w:p>
    <w:p w:rsidR="00C94135" w:rsidRDefault="00B0657E" w:rsidP="00B0657E">
      <w:pPr>
        <w:pStyle w:val="Heading4"/>
      </w:pPr>
      <w:bookmarkStart w:id="196" w:name="_Toc353558154"/>
      <w:r>
        <w:t>e</w:t>
      </w:r>
      <w:r w:rsidR="00C94135">
        <w:t>.</w:t>
      </w:r>
      <w:r w:rsidR="00C94135">
        <w:tab/>
        <w:t>OMOE for Cost As Independent Variable</w:t>
      </w:r>
      <w:bookmarkEnd w:id="196"/>
    </w:p>
    <w:p w:rsidR="00C94135" w:rsidRDefault="00C94135" w:rsidP="00C94135">
      <w:pPr>
        <w:pStyle w:val="2ndOrderPara"/>
      </w:pPr>
    </w:p>
    <w:p w:rsidR="00C94135" w:rsidRDefault="008D6D3C" w:rsidP="00C94135">
      <w:pPr>
        <w:pStyle w:val="Heading2"/>
      </w:pPr>
      <w:bookmarkStart w:id="197" w:name="_Toc353558155"/>
      <w:r>
        <w:t>B</w:t>
      </w:r>
      <w:r w:rsidR="00C94135">
        <w:t>.</w:t>
      </w:r>
      <w:r w:rsidR="00C94135">
        <w:tab/>
        <w:t>Simulations</w:t>
      </w:r>
      <w:bookmarkEnd w:id="197"/>
      <w:r w:rsidR="00C94135">
        <w:t xml:space="preserve"> </w:t>
      </w:r>
    </w:p>
    <w:p w:rsidR="00C94135" w:rsidRDefault="00C94135" w:rsidP="00C94135">
      <w:pPr>
        <w:pStyle w:val="2ndOrderPara"/>
      </w:pPr>
    </w:p>
    <w:p w:rsidR="00C94135" w:rsidRDefault="00C94135" w:rsidP="00C94135">
      <w:pPr>
        <w:pStyle w:val="Heading3"/>
      </w:pPr>
      <w:bookmarkStart w:id="198" w:name="_Toc353558156"/>
      <w:r>
        <w:lastRenderedPageBreak/>
        <w:t>1.</w:t>
      </w:r>
      <w:r>
        <w:tab/>
        <w:t>Approach and Process</w:t>
      </w:r>
      <w:bookmarkEnd w:id="198"/>
    </w:p>
    <w:p w:rsidR="00C94135" w:rsidRDefault="00C94135" w:rsidP="00C94135">
      <w:pPr>
        <w:pStyle w:val="Heading4"/>
      </w:pPr>
      <w:bookmarkStart w:id="199" w:name="_Toc353558157"/>
      <w:r>
        <w:t>a.</w:t>
      </w:r>
      <w:r>
        <w:tab/>
        <w:t>Back of the Envelope Informal Approaches</w:t>
      </w:r>
      <w:bookmarkEnd w:id="199"/>
      <w:r>
        <w:t xml:space="preserve"> </w:t>
      </w:r>
    </w:p>
    <w:p w:rsidR="00C94135" w:rsidRDefault="00C94135" w:rsidP="00C94135">
      <w:pPr>
        <w:pStyle w:val="Heading4"/>
      </w:pPr>
      <w:bookmarkStart w:id="200" w:name="_Toc353558158"/>
      <w:r>
        <w:t>b.</w:t>
      </w:r>
      <w:r>
        <w:tab/>
        <w:t>Formal Model Approaches</w:t>
      </w:r>
      <w:bookmarkEnd w:id="200"/>
    </w:p>
    <w:p w:rsidR="00C94135" w:rsidRDefault="00C94135" w:rsidP="00C94135">
      <w:pPr>
        <w:pStyle w:val="Heading4"/>
      </w:pPr>
      <w:bookmarkStart w:id="201" w:name="_Toc353558159"/>
      <w:r>
        <w:t>c.</w:t>
      </w:r>
      <w:r>
        <w:tab/>
        <w:t>Process</w:t>
      </w:r>
      <w:bookmarkEnd w:id="201"/>
    </w:p>
    <w:p w:rsidR="00C94135" w:rsidRDefault="00C94135" w:rsidP="00C94135">
      <w:pPr>
        <w:pStyle w:val="Heading4"/>
      </w:pPr>
      <w:bookmarkStart w:id="202" w:name="_Toc353558160"/>
      <w:r>
        <w:t>d.</w:t>
      </w:r>
      <w:r>
        <w:tab/>
        <w:t>Resources</w:t>
      </w:r>
      <w:bookmarkEnd w:id="202"/>
    </w:p>
    <w:p w:rsidR="00C94135" w:rsidRDefault="00C94135" w:rsidP="00C94135">
      <w:pPr>
        <w:pStyle w:val="Heading3"/>
      </w:pPr>
      <w:bookmarkStart w:id="203" w:name="_Toc353558161"/>
      <w:r>
        <w:t xml:space="preserve">2. </w:t>
      </w:r>
      <w:r>
        <w:tab/>
        <w:t>Variables and Factors.</w:t>
      </w:r>
      <w:bookmarkEnd w:id="203"/>
      <w:r>
        <w:tab/>
      </w:r>
    </w:p>
    <w:p w:rsidR="00C94135" w:rsidRDefault="00C94135" w:rsidP="00512107">
      <w:pPr>
        <w:pStyle w:val="Heading4"/>
      </w:pPr>
      <w:bookmarkStart w:id="204" w:name="_Toc353558162"/>
      <w:r>
        <w:t>a.</w:t>
      </w:r>
      <w:r>
        <w:tab/>
        <w:t>Variables of Interest</w:t>
      </w:r>
      <w:bookmarkEnd w:id="204"/>
    </w:p>
    <w:p w:rsidR="00C94135" w:rsidRDefault="00C94135" w:rsidP="00512107">
      <w:pPr>
        <w:pStyle w:val="Heading4"/>
      </w:pPr>
      <w:bookmarkStart w:id="205" w:name="_Toc353558163"/>
      <w:r>
        <w:t>b.</w:t>
      </w:r>
      <w:r>
        <w:tab/>
        <w:t>Inputs and Outputs</w:t>
      </w:r>
      <w:bookmarkEnd w:id="205"/>
    </w:p>
    <w:p w:rsidR="00C94135" w:rsidRDefault="00C94135" w:rsidP="00512107">
      <w:pPr>
        <w:pStyle w:val="Heading4"/>
      </w:pPr>
      <w:bookmarkStart w:id="206" w:name="_Toc353558164"/>
      <w:r>
        <w:t>c.</w:t>
      </w:r>
      <w:r>
        <w:tab/>
        <w:t>Noise Factors</w:t>
      </w:r>
      <w:bookmarkEnd w:id="206"/>
    </w:p>
    <w:p w:rsidR="00EB3643" w:rsidRDefault="00EB3643" w:rsidP="00EB3643">
      <w:pPr>
        <w:pStyle w:val="Heading3"/>
      </w:pPr>
      <w:bookmarkStart w:id="207" w:name="_Toc353558165"/>
      <w:r>
        <w:t xml:space="preserve">3. </w:t>
      </w:r>
      <w:r>
        <w:tab/>
        <w:t>Factors not considered</w:t>
      </w:r>
      <w:bookmarkEnd w:id="207"/>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B0657E" w:rsidP="00B0657E">
      <w:pPr>
        <w:pStyle w:val="Heading1"/>
      </w:pPr>
      <w:bookmarkStart w:id="208" w:name="_Toc353558166"/>
      <w:r>
        <w:lastRenderedPageBreak/>
        <w:t>VIII</w:t>
      </w:r>
      <w:r w:rsidR="00C94135">
        <w:t>.</w:t>
      </w:r>
      <w:r w:rsidR="00C94135">
        <w:tab/>
        <w:t>Results</w:t>
      </w:r>
      <w:bookmarkEnd w:id="208"/>
    </w:p>
    <w:p w:rsidR="00C94135" w:rsidRDefault="00C94135" w:rsidP="00512107">
      <w:pPr>
        <w:pStyle w:val="Heading3"/>
      </w:pPr>
      <w:bookmarkStart w:id="209" w:name="_Toc353558167"/>
      <w:r>
        <w:t>1.</w:t>
      </w:r>
      <w:r>
        <w:tab/>
        <w:t>Regression Analysis and CAIV Results</w:t>
      </w:r>
      <w:bookmarkEnd w:id="209"/>
    </w:p>
    <w:p w:rsidR="00C94135" w:rsidRDefault="00C94135" w:rsidP="00512107">
      <w:pPr>
        <w:pStyle w:val="Heading3"/>
      </w:pPr>
      <w:bookmarkStart w:id="210" w:name="_Toc353558168"/>
      <w:r>
        <w:t>2.</w:t>
      </w:r>
      <w:r>
        <w:tab/>
        <w:t>Baseline Analysis</w:t>
      </w:r>
      <w:bookmarkEnd w:id="210"/>
    </w:p>
    <w:p w:rsidR="00C94135" w:rsidRDefault="00C94135" w:rsidP="00512107">
      <w:pPr>
        <w:pStyle w:val="Heading3"/>
      </w:pPr>
      <w:bookmarkStart w:id="211" w:name="_Toc353558169"/>
      <w:r>
        <w:t>3.</w:t>
      </w:r>
      <w:r>
        <w:tab/>
        <w:t>Alternative Configuration Analysis</w:t>
      </w:r>
      <w:bookmarkEnd w:id="211"/>
    </w:p>
    <w:p w:rsidR="00C94135" w:rsidRDefault="00AE3AF3" w:rsidP="00512107">
      <w:pPr>
        <w:pStyle w:val="Heading1"/>
      </w:pPr>
      <w:bookmarkStart w:id="212" w:name="_Toc353558170"/>
      <w:r>
        <w:lastRenderedPageBreak/>
        <w:t>XI</w:t>
      </w:r>
      <w:r w:rsidR="00C94135">
        <w:t>.</w:t>
      </w:r>
      <w:r w:rsidR="00C94135">
        <w:tab/>
        <w:t>Summary and Recommendations</w:t>
      </w:r>
      <w:bookmarkEnd w:id="212"/>
    </w:p>
    <w:p w:rsidR="00C94135" w:rsidRDefault="008D6D3C" w:rsidP="00512107">
      <w:pPr>
        <w:pStyle w:val="Heading2"/>
      </w:pPr>
      <w:bookmarkStart w:id="213" w:name="_Toc353558171"/>
      <w:r>
        <w:t>A</w:t>
      </w:r>
      <w:r w:rsidR="00C94135">
        <w:t>.</w:t>
      </w:r>
      <w:r w:rsidR="00C94135">
        <w:tab/>
        <w:t>Challenges</w:t>
      </w:r>
      <w:bookmarkEnd w:id="213"/>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214" w:name="_Toc353558172"/>
      <w:r>
        <w:t>B</w:t>
      </w:r>
      <w:r w:rsidR="00C94135">
        <w:t>.</w:t>
      </w:r>
      <w:r w:rsidR="00C94135">
        <w:tab/>
        <w:t>Follow-on Work</w:t>
      </w:r>
      <w:bookmarkEnd w:id="214"/>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215" w:name="_Toc353558173"/>
      <w:r>
        <w:t>C</w:t>
      </w:r>
      <w:r w:rsidR="00C94135">
        <w:t>.</w:t>
      </w:r>
      <w:r w:rsidR="00C94135">
        <w:tab/>
        <w:t>Recommendations</w:t>
      </w:r>
      <w:bookmarkEnd w:id="215"/>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216" w:name="_Toc353558174"/>
      <w:r>
        <w:lastRenderedPageBreak/>
        <w:t xml:space="preserve">Appendix </w:t>
      </w:r>
      <w:r w:rsidR="008D6D3C">
        <w:t>A</w:t>
      </w:r>
      <w:r w:rsidR="006D6C57">
        <w:t xml:space="preserve">: </w:t>
      </w:r>
      <w:r w:rsidR="00C94135">
        <w:t>Reference Models for Simulations</w:t>
      </w:r>
      <w:bookmarkEnd w:id="216"/>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217" w:name="_Toc353558175"/>
      <w:r>
        <w:lastRenderedPageBreak/>
        <w:t xml:space="preserve">Appendix </w:t>
      </w:r>
      <w:r w:rsidR="008D6D3C">
        <w:t>B</w:t>
      </w:r>
      <w:r w:rsidR="006D6C57">
        <w:t xml:space="preserve">: </w:t>
      </w:r>
      <w:r w:rsidR="00C94135">
        <w:t>Simulation Output Data</w:t>
      </w:r>
      <w:bookmarkEnd w:id="217"/>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218" w:name="_Toc353558176"/>
      <w:r>
        <w:lastRenderedPageBreak/>
        <w:t>LIST OF REFERENCES</w:t>
      </w:r>
      <w:bookmarkEnd w:id="12"/>
      <w:bookmarkEnd w:id="13"/>
      <w:bookmarkEnd w:id="218"/>
    </w:p>
    <w:p w:rsidR="003D2CA3" w:rsidRDefault="0054624B" w:rsidP="003D2CA3">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3D2CA3">
        <w:rPr>
          <w:i/>
          <w:iCs/>
          <w:noProof/>
        </w:rPr>
        <w:t>FM 3-21.31 The Stryker Brigade Combat Team.</w:t>
      </w:r>
      <w:r w:rsidR="003D2CA3">
        <w:rPr>
          <w:noProof/>
        </w:rPr>
        <w:t xml:space="preserve"> (2003). Washington DC, USA: US Army Infantry School, Department of the Army.</w:t>
      </w:r>
    </w:p>
    <w:p w:rsidR="003D2CA3" w:rsidRDefault="003D2CA3" w:rsidP="003D2CA3">
      <w:pPr>
        <w:pStyle w:val="Bibliography"/>
        <w:ind w:left="720" w:hanging="720"/>
        <w:rPr>
          <w:noProof/>
        </w:rPr>
      </w:pPr>
      <w:r>
        <w:rPr>
          <w:noProof/>
        </w:rPr>
        <w:t xml:space="preserve">(2008). </w:t>
      </w:r>
      <w:r>
        <w:rPr>
          <w:i/>
          <w:iCs/>
          <w:noProof/>
        </w:rPr>
        <w:t>Systems Engineering Guide for Systems of Systems.</w:t>
      </w:r>
      <w:r>
        <w:rPr>
          <w:noProof/>
        </w:rPr>
        <w:t xml:space="preserve"> Office of the Under Secretary of Defense, Office of the Under Secretary of Defense (Acquisition and Technology). Washington DC: Director, Systems and Software Engineering, Office of the Secretary of Defense.</w:t>
      </w:r>
    </w:p>
    <w:p w:rsidR="003D2CA3" w:rsidRDefault="003D2CA3" w:rsidP="003D2CA3">
      <w:pPr>
        <w:pStyle w:val="Bibliography"/>
        <w:ind w:left="720" w:hanging="720"/>
        <w:rPr>
          <w:noProof/>
        </w:rPr>
      </w:pPr>
      <w:r>
        <w:rPr>
          <w:noProof/>
        </w:rPr>
        <w:t xml:space="preserve">(2010). </w:t>
      </w:r>
      <w:r>
        <w:rPr>
          <w:i/>
          <w:iCs/>
          <w:noProof/>
        </w:rPr>
        <w:t>TRADOC Pam 525-3-1 THE ARMY OPERATING CONCEPT.</w:t>
      </w:r>
      <w:r>
        <w:rPr>
          <w:noProof/>
        </w:rPr>
        <w:t xml:space="preserve"> United States Army Training adn Doctrine Command. Fort Monroe VA: U. S. Army Training and Doctrine Command, Department of the Army.</w:t>
      </w:r>
    </w:p>
    <w:p w:rsidR="003D2CA3" w:rsidRDefault="003D2CA3" w:rsidP="003D2CA3">
      <w:pPr>
        <w:pStyle w:val="Bibliography"/>
        <w:ind w:left="720" w:hanging="720"/>
        <w:rPr>
          <w:noProof/>
        </w:rPr>
      </w:pPr>
      <w:r>
        <w:rPr>
          <w:noProof/>
        </w:rPr>
        <w:t xml:space="preserve">(2012). </w:t>
      </w:r>
      <w:r>
        <w:rPr>
          <w:i/>
          <w:iCs/>
          <w:noProof/>
        </w:rPr>
        <w:t>ADRP 3-0 Unified Land Operations.</w:t>
      </w:r>
      <w:r>
        <w:rPr>
          <w:noProof/>
        </w:rPr>
        <w:t xml:space="preserve"> Washington DC: Headquarters, Department of the Army. Retrieved January 11, 2013</w:t>
      </w:r>
    </w:p>
    <w:p w:rsidR="003D2CA3" w:rsidRDefault="003D2CA3" w:rsidP="003D2CA3">
      <w:pPr>
        <w:pStyle w:val="Bibliography"/>
        <w:ind w:left="720" w:hanging="720"/>
        <w:rPr>
          <w:noProof/>
        </w:rPr>
      </w:pPr>
      <w:r>
        <w:rPr>
          <w:noProof/>
        </w:rPr>
        <w:t xml:space="preserve">(2013). </w:t>
      </w:r>
      <w:r>
        <w:rPr>
          <w:i/>
          <w:iCs/>
          <w:noProof/>
        </w:rPr>
        <w:t>Army Equipment Modernization Strategy.</w:t>
      </w:r>
      <w:r>
        <w:rPr>
          <w:noProof/>
        </w:rPr>
        <w:t xml:space="preserve"> Future Force Division (FDF). Washington DC: Department of the Army Office of the Deputy Chief of Staff, G-8 Future Force Division (FDF).</w:t>
      </w:r>
    </w:p>
    <w:p w:rsidR="003D2CA3" w:rsidRDefault="003D2CA3" w:rsidP="003D2CA3">
      <w:pPr>
        <w:pStyle w:val="Bibliography"/>
        <w:ind w:left="720" w:hanging="720"/>
        <w:rPr>
          <w:noProof/>
        </w:rPr>
      </w:pPr>
      <w:r>
        <w:rPr>
          <w:noProof/>
        </w:rPr>
        <w:t xml:space="preserve">Blanchard, B., &amp; Fabrycky, W. (2011). </w:t>
      </w:r>
      <w:r>
        <w:rPr>
          <w:i/>
          <w:iCs/>
          <w:noProof/>
        </w:rPr>
        <w:t>Systems Engineering and Analysis</w:t>
      </w:r>
      <w:r>
        <w:rPr>
          <w:noProof/>
        </w:rPr>
        <w:t xml:space="preserve"> (5th ed.). Upper Saddle River, New Jersey, USA: Prentice-Hall. Retrieved 2012</w:t>
      </w:r>
    </w:p>
    <w:p w:rsidR="003D2CA3" w:rsidRDefault="003D2CA3" w:rsidP="003D2CA3">
      <w:pPr>
        <w:pStyle w:val="Bibliography"/>
        <w:ind w:left="720" w:hanging="720"/>
        <w:rPr>
          <w:noProof/>
        </w:rPr>
      </w:pPr>
      <w:r>
        <w:rPr>
          <w:noProof/>
        </w:rPr>
        <w:t xml:space="preserve">Cairnes, W. E. (Ed.). (2004). </w:t>
      </w:r>
      <w:r>
        <w:rPr>
          <w:i/>
          <w:iCs/>
          <w:noProof/>
        </w:rPr>
        <w:t>Napoleon's Military Maxims</w:t>
      </w:r>
      <w:r>
        <w:rPr>
          <w:noProof/>
        </w:rPr>
        <w:t xml:space="preserve"> (Vol. 1). (G. C. D'Aguulier, Trans.) Mineola, NY, USA: Dover Publishing.</w:t>
      </w:r>
    </w:p>
    <w:p w:rsidR="003D2CA3" w:rsidRDefault="003D2CA3" w:rsidP="003D2CA3">
      <w:pPr>
        <w:pStyle w:val="Bibliography"/>
        <w:ind w:left="720" w:hanging="720"/>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3D2CA3" w:rsidRDefault="003D2CA3" w:rsidP="003D2CA3">
      <w:pPr>
        <w:pStyle w:val="Bibliography"/>
        <w:ind w:left="720" w:hanging="720"/>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3D2CA3" w:rsidRDefault="003D2CA3" w:rsidP="003D2CA3">
      <w:pPr>
        <w:pStyle w:val="Bibliography"/>
        <w:ind w:left="720" w:hanging="720"/>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3D2CA3" w:rsidRDefault="003D2CA3" w:rsidP="003D2CA3">
      <w:pPr>
        <w:pStyle w:val="Bibliography"/>
        <w:ind w:left="720" w:hanging="720"/>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3D2CA3" w:rsidRDefault="003D2CA3" w:rsidP="003D2CA3">
      <w:pPr>
        <w:pStyle w:val="Bibliography"/>
        <w:ind w:left="720" w:hanging="720"/>
        <w:rPr>
          <w:noProof/>
        </w:rPr>
      </w:pPr>
      <w:r>
        <w:rPr>
          <w:noProof/>
        </w:rPr>
        <w:t xml:space="preserve">Mait, J. N., &amp; Kugler, R. L. (2004, July). Alternative Approaches to Army Transformation. </w:t>
      </w:r>
      <w:r>
        <w:rPr>
          <w:i/>
          <w:iCs/>
          <w:noProof/>
        </w:rPr>
        <w:t>Defense Horizons</w:t>
      </w:r>
      <w:r>
        <w:rPr>
          <w:noProof/>
        </w:rPr>
        <w:t>, p. 9.</w:t>
      </w:r>
    </w:p>
    <w:p w:rsidR="003D2CA3" w:rsidRDefault="003D2CA3" w:rsidP="003D2CA3">
      <w:pPr>
        <w:pStyle w:val="Bibliography"/>
        <w:ind w:left="720" w:hanging="720"/>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3D2CA3" w:rsidRDefault="003D2CA3" w:rsidP="003D2CA3">
      <w:pPr>
        <w:pStyle w:val="Bibliography"/>
        <w:ind w:left="720" w:hanging="720"/>
        <w:rPr>
          <w:noProof/>
        </w:rPr>
      </w:pPr>
      <w:r>
        <w:rPr>
          <w:noProof/>
        </w:rPr>
        <w:t>Molitoris, H., &amp; Hicks, D. (2009, August). System Engineering approach to assessing Integrated Survivability. Warren, MI, USA: US Army RDECOM-TARDEC.</w:t>
      </w:r>
    </w:p>
    <w:p w:rsidR="003D2CA3" w:rsidRDefault="003D2CA3" w:rsidP="003D2CA3">
      <w:pPr>
        <w:pStyle w:val="Bibliography"/>
        <w:ind w:left="720" w:hanging="720"/>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3D2CA3" w:rsidRDefault="003D2CA3" w:rsidP="003D2CA3">
      <w:pPr>
        <w:pStyle w:val="Bibliography"/>
        <w:ind w:left="720" w:hanging="720"/>
        <w:rPr>
          <w:noProof/>
        </w:rPr>
      </w:pPr>
      <w:r>
        <w:rPr>
          <w:noProof/>
        </w:rPr>
        <w:t xml:space="preserve">SAS Institute Inc. (2013, April 1). </w:t>
      </w:r>
      <w:r>
        <w:rPr>
          <w:i/>
          <w:iCs/>
          <w:noProof/>
        </w:rPr>
        <w:t>JMP</w:t>
      </w:r>
      <w:r>
        <w:rPr>
          <w:noProof/>
        </w:rPr>
        <w:t>. Retrieved April 1, 2013, from JMP statistical discovery from SAS: http://www.jmp.com/</w:t>
      </w:r>
    </w:p>
    <w:p w:rsidR="003D2CA3" w:rsidRDefault="003D2CA3" w:rsidP="003D2CA3">
      <w:pPr>
        <w:pStyle w:val="Bibliography"/>
        <w:ind w:left="720" w:hanging="720"/>
        <w:rPr>
          <w:noProof/>
        </w:rPr>
      </w:pPr>
      <w:r>
        <w:rPr>
          <w:noProof/>
        </w:rPr>
        <w:lastRenderedPageBreak/>
        <w:t xml:space="preserve">SAS Institute Inc. (2013, April 1). </w:t>
      </w:r>
      <w:r>
        <w:rPr>
          <w:i/>
          <w:iCs/>
          <w:noProof/>
        </w:rPr>
        <w:t>capabilities index-principal components</w:t>
      </w:r>
      <w:r>
        <w:rPr>
          <w:noProof/>
        </w:rPr>
        <w:t>. Retrieved April 1, 2013, from JMP: http://www.jmp.com/capabilities/Principal_Components.shtml</w:t>
      </w:r>
    </w:p>
    <w:p w:rsidR="003D2CA3" w:rsidRDefault="003D2CA3" w:rsidP="003D2CA3">
      <w:pPr>
        <w:pStyle w:val="Bibliography"/>
        <w:ind w:left="720" w:hanging="720"/>
        <w:rPr>
          <w:noProof/>
        </w:rPr>
      </w:pPr>
      <w:r>
        <w:rPr>
          <w:noProof/>
        </w:rPr>
        <w:t>Treml, T. (n.d.). New Approach for the Development of Specifications for a Future Ground Combat Vehicle. Monterey, CA, USA: Naval Postgraduate School.</w:t>
      </w:r>
    </w:p>
    <w:p w:rsidR="00D3747E" w:rsidRDefault="0054624B" w:rsidP="003D2CA3">
      <w:pPr>
        <w:pStyle w:val="Bibliography"/>
        <w:ind w:left="720" w:hanging="720"/>
        <w:rPr>
          <w:noProof/>
        </w:rPr>
      </w:pPr>
      <w:r>
        <w:rPr>
          <w:noProof/>
        </w:rPr>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219" w:name="_Toc158527413"/>
      <w:bookmarkStart w:id="220" w:name="_Toc158527851"/>
      <w:bookmarkStart w:id="221" w:name="_Toc353558177"/>
      <w:r>
        <w:lastRenderedPageBreak/>
        <w:t>INITIAL DISTRIBUTION LIST</w:t>
      </w:r>
      <w:bookmarkEnd w:id="219"/>
      <w:bookmarkEnd w:id="220"/>
      <w:bookmarkEnd w:id="221"/>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D2A" w:rsidRPr="001E28F3" w:rsidRDefault="00071D2A" w:rsidP="001E28F3">
      <w:pPr>
        <w:pStyle w:val="Footer"/>
      </w:pPr>
    </w:p>
  </w:endnote>
  <w:endnote w:type="continuationSeparator" w:id="0">
    <w:p w:rsidR="00071D2A" w:rsidRPr="001E28F3" w:rsidRDefault="00071D2A"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160" w:rsidRDefault="005701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570160" w:rsidRDefault="0057016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160" w:rsidRDefault="00570160">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160" w:rsidRDefault="005701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570160" w:rsidRDefault="00570160">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160" w:rsidRDefault="005701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4AFD">
      <w:rPr>
        <w:rStyle w:val="PageNumber"/>
        <w:noProof/>
      </w:rPr>
      <w:t>xxiii</w:t>
    </w:r>
    <w:r>
      <w:rPr>
        <w:rStyle w:val="PageNumber"/>
      </w:rPr>
      <w:fldChar w:fldCharType="end"/>
    </w:r>
  </w:p>
  <w:p w:rsidR="00570160" w:rsidRDefault="00570160"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160" w:rsidRDefault="005701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1D3E">
      <w:rPr>
        <w:rStyle w:val="PageNumber"/>
        <w:noProof/>
      </w:rPr>
      <w:t>10</w:t>
    </w:r>
    <w:r>
      <w:rPr>
        <w:rStyle w:val="PageNumber"/>
      </w:rPr>
      <w:fldChar w:fldCharType="end"/>
    </w:r>
  </w:p>
  <w:p w:rsidR="00570160" w:rsidRDefault="005701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D2A" w:rsidRDefault="00071D2A">
      <w:r>
        <w:separator/>
      </w:r>
    </w:p>
  </w:footnote>
  <w:footnote w:type="continuationSeparator" w:id="0">
    <w:p w:rsidR="00071D2A" w:rsidRDefault="00071D2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5C04"/>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4356"/>
    <w:rsid w:val="000054CB"/>
    <w:rsid w:val="00013873"/>
    <w:rsid w:val="00017A27"/>
    <w:rsid w:val="000226AD"/>
    <w:rsid w:val="00023489"/>
    <w:rsid w:val="00025FD2"/>
    <w:rsid w:val="000325E9"/>
    <w:rsid w:val="00033491"/>
    <w:rsid w:val="00044955"/>
    <w:rsid w:val="000452ED"/>
    <w:rsid w:val="00070581"/>
    <w:rsid w:val="00071D2A"/>
    <w:rsid w:val="00074542"/>
    <w:rsid w:val="000749FA"/>
    <w:rsid w:val="00075473"/>
    <w:rsid w:val="00075696"/>
    <w:rsid w:val="0008286F"/>
    <w:rsid w:val="000863EC"/>
    <w:rsid w:val="0009077B"/>
    <w:rsid w:val="00091962"/>
    <w:rsid w:val="00094683"/>
    <w:rsid w:val="000B2263"/>
    <w:rsid w:val="000B78B1"/>
    <w:rsid w:val="000C5539"/>
    <w:rsid w:val="000D0068"/>
    <w:rsid w:val="000D729A"/>
    <w:rsid w:val="000F21E3"/>
    <w:rsid w:val="000F3097"/>
    <w:rsid w:val="00101B38"/>
    <w:rsid w:val="0010640F"/>
    <w:rsid w:val="00110789"/>
    <w:rsid w:val="0011196B"/>
    <w:rsid w:val="00115964"/>
    <w:rsid w:val="00120E45"/>
    <w:rsid w:val="0012461B"/>
    <w:rsid w:val="00125911"/>
    <w:rsid w:val="001309A9"/>
    <w:rsid w:val="00135420"/>
    <w:rsid w:val="00135B2C"/>
    <w:rsid w:val="001422F6"/>
    <w:rsid w:val="0014477A"/>
    <w:rsid w:val="00151DCF"/>
    <w:rsid w:val="001574CB"/>
    <w:rsid w:val="00173488"/>
    <w:rsid w:val="00176B1F"/>
    <w:rsid w:val="00181AB5"/>
    <w:rsid w:val="001867F3"/>
    <w:rsid w:val="00190D87"/>
    <w:rsid w:val="001919F7"/>
    <w:rsid w:val="00192A61"/>
    <w:rsid w:val="0019476D"/>
    <w:rsid w:val="001A00C9"/>
    <w:rsid w:val="001A4227"/>
    <w:rsid w:val="001B4A93"/>
    <w:rsid w:val="001B5055"/>
    <w:rsid w:val="001C0718"/>
    <w:rsid w:val="001C0FE0"/>
    <w:rsid w:val="001C3F53"/>
    <w:rsid w:val="001C45F2"/>
    <w:rsid w:val="001D021E"/>
    <w:rsid w:val="001D031B"/>
    <w:rsid w:val="001D2C4D"/>
    <w:rsid w:val="001D4377"/>
    <w:rsid w:val="001D5889"/>
    <w:rsid w:val="001D6A5D"/>
    <w:rsid w:val="001E28F3"/>
    <w:rsid w:val="001E4B00"/>
    <w:rsid w:val="001F2786"/>
    <w:rsid w:val="001F537E"/>
    <w:rsid w:val="0020019A"/>
    <w:rsid w:val="00204DFC"/>
    <w:rsid w:val="0021081F"/>
    <w:rsid w:val="002147ED"/>
    <w:rsid w:val="00220D4E"/>
    <w:rsid w:val="00224403"/>
    <w:rsid w:val="0022527F"/>
    <w:rsid w:val="00230F4D"/>
    <w:rsid w:val="0023485C"/>
    <w:rsid w:val="0024079C"/>
    <w:rsid w:val="002420BA"/>
    <w:rsid w:val="00251C2F"/>
    <w:rsid w:val="00257C87"/>
    <w:rsid w:val="00261152"/>
    <w:rsid w:val="00293326"/>
    <w:rsid w:val="002935D4"/>
    <w:rsid w:val="002938AF"/>
    <w:rsid w:val="00295FCA"/>
    <w:rsid w:val="002A0F85"/>
    <w:rsid w:val="002A53D8"/>
    <w:rsid w:val="002B301F"/>
    <w:rsid w:val="002B65BE"/>
    <w:rsid w:val="002C204F"/>
    <w:rsid w:val="002C55E6"/>
    <w:rsid w:val="002D3355"/>
    <w:rsid w:val="002E0F65"/>
    <w:rsid w:val="002E60FA"/>
    <w:rsid w:val="002E6A8F"/>
    <w:rsid w:val="002F021C"/>
    <w:rsid w:val="002F11DE"/>
    <w:rsid w:val="002F6A1B"/>
    <w:rsid w:val="002F76C4"/>
    <w:rsid w:val="0030709D"/>
    <w:rsid w:val="00313949"/>
    <w:rsid w:val="00313FF8"/>
    <w:rsid w:val="00315293"/>
    <w:rsid w:val="00322D0D"/>
    <w:rsid w:val="00366B6B"/>
    <w:rsid w:val="003772CE"/>
    <w:rsid w:val="00381DDC"/>
    <w:rsid w:val="00393C86"/>
    <w:rsid w:val="00394D46"/>
    <w:rsid w:val="003A09B6"/>
    <w:rsid w:val="003A2AA2"/>
    <w:rsid w:val="003A71BC"/>
    <w:rsid w:val="003B39C5"/>
    <w:rsid w:val="003B7EDE"/>
    <w:rsid w:val="003D2CA3"/>
    <w:rsid w:val="003E0833"/>
    <w:rsid w:val="003F0E8A"/>
    <w:rsid w:val="003F1398"/>
    <w:rsid w:val="003F3E5C"/>
    <w:rsid w:val="003F5752"/>
    <w:rsid w:val="003F7885"/>
    <w:rsid w:val="0041011D"/>
    <w:rsid w:val="00417ADE"/>
    <w:rsid w:val="004240BD"/>
    <w:rsid w:val="004448A4"/>
    <w:rsid w:val="00446D03"/>
    <w:rsid w:val="00451930"/>
    <w:rsid w:val="00453F1B"/>
    <w:rsid w:val="0045515C"/>
    <w:rsid w:val="00463760"/>
    <w:rsid w:val="004637C5"/>
    <w:rsid w:val="00465EAE"/>
    <w:rsid w:val="004677B5"/>
    <w:rsid w:val="00487DEC"/>
    <w:rsid w:val="0049469C"/>
    <w:rsid w:val="004954BA"/>
    <w:rsid w:val="0049685F"/>
    <w:rsid w:val="00496DE1"/>
    <w:rsid w:val="004A1754"/>
    <w:rsid w:val="004A29BF"/>
    <w:rsid w:val="004A56D2"/>
    <w:rsid w:val="004B4FDB"/>
    <w:rsid w:val="004B7453"/>
    <w:rsid w:val="004B7DA8"/>
    <w:rsid w:val="004C71FF"/>
    <w:rsid w:val="004E3CD0"/>
    <w:rsid w:val="004F16CA"/>
    <w:rsid w:val="005019DF"/>
    <w:rsid w:val="00503365"/>
    <w:rsid w:val="00506135"/>
    <w:rsid w:val="00512107"/>
    <w:rsid w:val="005200FF"/>
    <w:rsid w:val="005331A9"/>
    <w:rsid w:val="0054022B"/>
    <w:rsid w:val="00541F59"/>
    <w:rsid w:val="00544DCE"/>
    <w:rsid w:val="0054624B"/>
    <w:rsid w:val="0055374E"/>
    <w:rsid w:val="005564A1"/>
    <w:rsid w:val="00570160"/>
    <w:rsid w:val="005707AB"/>
    <w:rsid w:val="00586A7D"/>
    <w:rsid w:val="0058762D"/>
    <w:rsid w:val="005903F9"/>
    <w:rsid w:val="00591AEA"/>
    <w:rsid w:val="0059584D"/>
    <w:rsid w:val="00595D32"/>
    <w:rsid w:val="005A154B"/>
    <w:rsid w:val="005A5A49"/>
    <w:rsid w:val="005A7284"/>
    <w:rsid w:val="005A73B9"/>
    <w:rsid w:val="005B00DF"/>
    <w:rsid w:val="005B2B6A"/>
    <w:rsid w:val="005B3932"/>
    <w:rsid w:val="005C2CCC"/>
    <w:rsid w:val="005C3925"/>
    <w:rsid w:val="005C4C07"/>
    <w:rsid w:val="005C747E"/>
    <w:rsid w:val="005D1AD6"/>
    <w:rsid w:val="005E0475"/>
    <w:rsid w:val="005E0F7B"/>
    <w:rsid w:val="005E6639"/>
    <w:rsid w:val="005F223C"/>
    <w:rsid w:val="005F64AA"/>
    <w:rsid w:val="006011C7"/>
    <w:rsid w:val="0060328B"/>
    <w:rsid w:val="00605D0E"/>
    <w:rsid w:val="0062664F"/>
    <w:rsid w:val="00630DA9"/>
    <w:rsid w:val="00632961"/>
    <w:rsid w:val="00636690"/>
    <w:rsid w:val="00642B83"/>
    <w:rsid w:val="00652EE3"/>
    <w:rsid w:val="0065364C"/>
    <w:rsid w:val="00654BCB"/>
    <w:rsid w:val="00654DD9"/>
    <w:rsid w:val="006553D8"/>
    <w:rsid w:val="00657F6E"/>
    <w:rsid w:val="00660DA8"/>
    <w:rsid w:val="0066479C"/>
    <w:rsid w:val="006724A9"/>
    <w:rsid w:val="00687F5F"/>
    <w:rsid w:val="006A2370"/>
    <w:rsid w:val="006A3DA9"/>
    <w:rsid w:val="006C0B9F"/>
    <w:rsid w:val="006C31B4"/>
    <w:rsid w:val="006D29FF"/>
    <w:rsid w:val="006D6C57"/>
    <w:rsid w:val="006D6CBA"/>
    <w:rsid w:val="006E2E1A"/>
    <w:rsid w:val="006E5F2A"/>
    <w:rsid w:val="006F0C79"/>
    <w:rsid w:val="00702FBA"/>
    <w:rsid w:val="0070300C"/>
    <w:rsid w:val="007039D0"/>
    <w:rsid w:val="00710B78"/>
    <w:rsid w:val="00710C7F"/>
    <w:rsid w:val="007123D8"/>
    <w:rsid w:val="00722530"/>
    <w:rsid w:val="00737A7A"/>
    <w:rsid w:val="00746AE0"/>
    <w:rsid w:val="00747B29"/>
    <w:rsid w:val="0075353A"/>
    <w:rsid w:val="0076520D"/>
    <w:rsid w:val="00771E8B"/>
    <w:rsid w:val="00792229"/>
    <w:rsid w:val="00795413"/>
    <w:rsid w:val="007963D9"/>
    <w:rsid w:val="007A2F29"/>
    <w:rsid w:val="007B0414"/>
    <w:rsid w:val="007C2168"/>
    <w:rsid w:val="007C3395"/>
    <w:rsid w:val="007C48DE"/>
    <w:rsid w:val="007D3F3D"/>
    <w:rsid w:val="007E7C77"/>
    <w:rsid w:val="007F6847"/>
    <w:rsid w:val="00802099"/>
    <w:rsid w:val="008026B2"/>
    <w:rsid w:val="0081492F"/>
    <w:rsid w:val="008234A2"/>
    <w:rsid w:val="00823B75"/>
    <w:rsid w:val="008357C1"/>
    <w:rsid w:val="008402A4"/>
    <w:rsid w:val="008447B5"/>
    <w:rsid w:val="00850B32"/>
    <w:rsid w:val="00853FC8"/>
    <w:rsid w:val="008619CF"/>
    <w:rsid w:val="008634DD"/>
    <w:rsid w:val="008706F6"/>
    <w:rsid w:val="008747B0"/>
    <w:rsid w:val="00877799"/>
    <w:rsid w:val="00877DF9"/>
    <w:rsid w:val="008846D8"/>
    <w:rsid w:val="00892534"/>
    <w:rsid w:val="0089259A"/>
    <w:rsid w:val="00897A40"/>
    <w:rsid w:val="008A0482"/>
    <w:rsid w:val="008A1FE8"/>
    <w:rsid w:val="008A201F"/>
    <w:rsid w:val="008A2166"/>
    <w:rsid w:val="008A2C49"/>
    <w:rsid w:val="008A6E51"/>
    <w:rsid w:val="008B163E"/>
    <w:rsid w:val="008B629D"/>
    <w:rsid w:val="008C309A"/>
    <w:rsid w:val="008C4972"/>
    <w:rsid w:val="008C6A36"/>
    <w:rsid w:val="008C7401"/>
    <w:rsid w:val="008C7F06"/>
    <w:rsid w:val="008D33FD"/>
    <w:rsid w:val="008D38BB"/>
    <w:rsid w:val="008D422F"/>
    <w:rsid w:val="008D5A6A"/>
    <w:rsid w:val="008D6D3C"/>
    <w:rsid w:val="008E0494"/>
    <w:rsid w:val="008E3604"/>
    <w:rsid w:val="008E364A"/>
    <w:rsid w:val="008F37F4"/>
    <w:rsid w:val="008F4A72"/>
    <w:rsid w:val="008F5411"/>
    <w:rsid w:val="00904F7B"/>
    <w:rsid w:val="009159E1"/>
    <w:rsid w:val="00922D39"/>
    <w:rsid w:val="00927F1A"/>
    <w:rsid w:val="009335D8"/>
    <w:rsid w:val="00936B8C"/>
    <w:rsid w:val="00945AF9"/>
    <w:rsid w:val="00951410"/>
    <w:rsid w:val="00957684"/>
    <w:rsid w:val="00973742"/>
    <w:rsid w:val="00974AFD"/>
    <w:rsid w:val="00991CBF"/>
    <w:rsid w:val="00992E77"/>
    <w:rsid w:val="0099542F"/>
    <w:rsid w:val="009B3D4E"/>
    <w:rsid w:val="009C38E4"/>
    <w:rsid w:val="009C457F"/>
    <w:rsid w:val="009D1442"/>
    <w:rsid w:val="009E105C"/>
    <w:rsid w:val="009F41A7"/>
    <w:rsid w:val="00A051E8"/>
    <w:rsid w:val="00A06819"/>
    <w:rsid w:val="00A118DD"/>
    <w:rsid w:val="00A24C4E"/>
    <w:rsid w:val="00A445D9"/>
    <w:rsid w:val="00A5742B"/>
    <w:rsid w:val="00A574AF"/>
    <w:rsid w:val="00A60CE0"/>
    <w:rsid w:val="00A7217B"/>
    <w:rsid w:val="00A87F98"/>
    <w:rsid w:val="00A95DFC"/>
    <w:rsid w:val="00AA345C"/>
    <w:rsid w:val="00AA6E9B"/>
    <w:rsid w:val="00AB144E"/>
    <w:rsid w:val="00AB54A9"/>
    <w:rsid w:val="00AC3234"/>
    <w:rsid w:val="00AC5119"/>
    <w:rsid w:val="00AC7E76"/>
    <w:rsid w:val="00AD24ED"/>
    <w:rsid w:val="00AD49C6"/>
    <w:rsid w:val="00AD6E6B"/>
    <w:rsid w:val="00AD6F94"/>
    <w:rsid w:val="00AD71A9"/>
    <w:rsid w:val="00AE3AF3"/>
    <w:rsid w:val="00AF2D8F"/>
    <w:rsid w:val="00AF549C"/>
    <w:rsid w:val="00B03B3A"/>
    <w:rsid w:val="00B0657E"/>
    <w:rsid w:val="00B15774"/>
    <w:rsid w:val="00B15953"/>
    <w:rsid w:val="00B16563"/>
    <w:rsid w:val="00B23D40"/>
    <w:rsid w:val="00B250BF"/>
    <w:rsid w:val="00B342FB"/>
    <w:rsid w:val="00B37295"/>
    <w:rsid w:val="00B6449B"/>
    <w:rsid w:val="00B6574E"/>
    <w:rsid w:val="00B66EEF"/>
    <w:rsid w:val="00B76D2C"/>
    <w:rsid w:val="00B8755F"/>
    <w:rsid w:val="00BA6F9D"/>
    <w:rsid w:val="00BB4199"/>
    <w:rsid w:val="00BB7785"/>
    <w:rsid w:val="00BC0AA0"/>
    <w:rsid w:val="00BC3CE9"/>
    <w:rsid w:val="00BC699E"/>
    <w:rsid w:val="00BD45A0"/>
    <w:rsid w:val="00BD4FE8"/>
    <w:rsid w:val="00BE737A"/>
    <w:rsid w:val="00BE754E"/>
    <w:rsid w:val="00BF67A9"/>
    <w:rsid w:val="00C02F1D"/>
    <w:rsid w:val="00C0445D"/>
    <w:rsid w:val="00C07CE5"/>
    <w:rsid w:val="00C25B02"/>
    <w:rsid w:val="00C26624"/>
    <w:rsid w:val="00C301AF"/>
    <w:rsid w:val="00C3677B"/>
    <w:rsid w:val="00C43802"/>
    <w:rsid w:val="00C47FDF"/>
    <w:rsid w:val="00C5257E"/>
    <w:rsid w:val="00C53914"/>
    <w:rsid w:val="00C546B7"/>
    <w:rsid w:val="00C8298C"/>
    <w:rsid w:val="00C85AE5"/>
    <w:rsid w:val="00C863CE"/>
    <w:rsid w:val="00C9101F"/>
    <w:rsid w:val="00C94135"/>
    <w:rsid w:val="00C944B6"/>
    <w:rsid w:val="00CA05C6"/>
    <w:rsid w:val="00CA114F"/>
    <w:rsid w:val="00CB1D46"/>
    <w:rsid w:val="00CB1E85"/>
    <w:rsid w:val="00CB5B7B"/>
    <w:rsid w:val="00CC0EFC"/>
    <w:rsid w:val="00CC6C39"/>
    <w:rsid w:val="00CC7591"/>
    <w:rsid w:val="00CD1874"/>
    <w:rsid w:val="00CE6287"/>
    <w:rsid w:val="00CE700D"/>
    <w:rsid w:val="00D01D3E"/>
    <w:rsid w:val="00D052A7"/>
    <w:rsid w:val="00D06288"/>
    <w:rsid w:val="00D20DCA"/>
    <w:rsid w:val="00D24D69"/>
    <w:rsid w:val="00D25181"/>
    <w:rsid w:val="00D251B4"/>
    <w:rsid w:val="00D253B6"/>
    <w:rsid w:val="00D352E1"/>
    <w:rsid w:val="00D3747E"/>
    <w:rsid w:val="00D3751A"/>
    <w:rsid w:val="00D43F42"/>
    <w:rsid w:val="00D46277"/>
    <w:rsid w:val="00D50EFC"/>
    <w:rsid w:val="00D53C6B"/>
    <w:rsid w:val="00D5534B"/>
    <w:rsid w:val="00D5653D"/>
    <w:rsid w:val="00D56B4B"/>
    <w:rsid w:val="00D61FDC"/>
    <w:rsid w:val="00D64725"/>
    <w:rsid w:val="00D65587"/>
    <w:rsid w:val="00D656BD"/>
    <w:rsid w:val="00D66C3F"/>
    <w:rsid w:val="00D92714"/>
    <w:rsid w:val="00D928F6"/>
    <w:rsid w:val="00D95D00"/>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4C2B"/>
    <w:rsid w:val="00E24DE0"/>
    <w:rsid w:val="00E25F00"/>
    <w:rsid w:val="00E26712"/>
    <w:rsid w:val="00E328FD"/>
    <w:rsid w:val="00E34519"/>
    <w:rsid w:val="00E35872"/>
    <w:rsid w:val="00E369C2"/>
    <w:rsid w:val="00E41A49"/>
    <w:rsid w:val="00E42440"/>
    <w:rsid w:val="00E4410E"/>
    <w:rsid w:val="00E45238"/>
    <w:rsid w:val="00E4583D"/>
    <w:rsid w:val="00E53C7A"/>
    <w:rsid w:val="00E64D7D"/>
    <w:rsid w:val="00E66209"/>
    <w:rsid w:val="00E73CEF"/>
    <w:rsid w:val="00E83E2C"/>
    <w:rsid w:val="00E8642C"/>
    <w:rsid w:val="00EB3643"/>
    <w:rsid w:val="00ED276F"/>
    <w:rsid w:val="00EE2BCC"/>
    <w:rsid w:val="00F00844"/>
    <w:rsid w:val="00F016FA"/>
    <w:rsid w:val="00F03A45"/>
    <w:rsid w:val="00F03F1C"/>
    <w:rsid w:val="00F10270"/>
    <w:rsid w:val="00F16D36"/>
    <w:rsid w:val="00F27D70"/>
    <w:rsid w:val="00F300F6"/>
    <w:rsid w:val="00F32A17"/>
    <w:rsid w:val="00F41E69"/>
    <w:rsid w:val="00F4286D"/>
    <w:rsid w:val="00F42A4E"/>
    <w:rsid w:val="00F42ABB"/>
    <w:rsid w:val="00F50C11"/>
    <w:rsid w:val="00F51D47"/>
    <w:rsid w:val="00F57BB4"/>
    <w:rsid w:val="00F81A22"/>
    <w:rsid w:val="00F9194C"/>
    <w:rsid w:val="00F9197F"/>
    <w:rsid w:val="00F96F9A"/>
    <w:rsid w:val="00FA7862"/>
    <w:rsid w:val="00FB4E18"/>
    <w:rsid w:val="00FB5C56"/>
    <w:rsid w:val="00FC06FC"/>
    <w:rsid w:val="00FC2A66"/>
    <w:rsid w:val="00FC69F9"/>
    <w:rsid w:val="00FC6F0B"/>
    <w:rsid w:val="00FD12F3"/>
    <w:rsid w:val="00FD2C8E"/>
    <w:rsid w:val="00FD2F7C"/>
    <w:rsid w:val="00FD5F94"/>
    <w:rsid w:val="00FE1498"/>
    <w:rsid w:val="00FE22B5"/>
    <w:rsid w:val="00FF1E16"/>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804691327">
      <w:bodyDiv w:val="1"/>
      <w:marLeft w:val="0"/>
      <w:marRight w:val="0"/>
      <w:marTop w:val="0"/>
      <w:marBottom w:val="0"/>
      <w:divBdr>
        <w:top w:val="none" w:sz="0" w:space="0" w:color="auto"/>
        <w:left w:val="none" w:sz="0" w:space="0" w:color="auto"/>
        <w:bottom w:val="none" w:sz="0" w:space="0" w:color="auto"/>
        <w:right w:val="none" w:sz="0" w:space="0" w:color="auto"/>
      </w:divBdr>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22</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16</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18</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19</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20</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21</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15</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14</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13</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23</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17</b:RefOrder>
  </b:Source>
  <b:Source>
    <b:Tag>WSTAT</b:Tag>
    <b:SourceType>Report</b:SourceType>
    <b:Guid>{87F4A632-A77E-439B-9D31-3AB3F5F02BD9}</b:Guid>
    <b:LCID>0</b:LCID>
    <b:Author>
      <b:Author>
        <b:NameList>
          <b:Person>
            <b:Last>PM-GCV</b:Last>
          </b:Person>
        </b:NameList>
      </b:Author>
    </b:Author>
    <b:Title>Whoe System Trades Analysis</b:Title>
    <b:RefOrder>9</b:RefOrder>
  </b:Source>
  <b:Source>
    <b:Tag>SoSAT</b:Tag>
    <b:SourceType>DocumentFromInternetSite</b:SourceType>
    <b:Guid>{3DA0E59F-1184-437A-951F-D640697231E3}</b:Guid>
    <b:LCID>0</b:LCID>
    <b:Author>
      <b:Author>
        <b:NameList>
          <b:Person>
            <b:Last>Thompson</b:Last>
            <b:First>Bruce</b:First>
          </b:Person>
        </b:NameList>
      </b:Author>
    </b:Author>
    <b:Title>Sandia National Laboratories</b:Title>
    <b:InternetSiteTitle>http://reliability.sandia.gov/</b:InternetSiteTitle>
    <b:URL>http://reliability.sandia.gov/PDFS/CSR_Tool_SoSAT_Enterprise.pdf</b:URL>
    <b:RefOrder>11</b:RefOrder>
  </b:Source>
  <b:Source>
    <b:Tag>CPAT</b:Tag>
    <b:SourceType>Report</b:SourceType>
    <b:Guid>{B010DA5A-4117-4C40-B210-C005B3A6DD0F}</b:Guid>
    <b:LCID>0</b:LCID>
    <b:Author>
      <b:Author>
        <b:NameList>
          <b:Person>
            <b:Last>Ewing</b:Last>
            <b:First>Dell,</b:First>
            <b:Middle>MacCalman, Whitney</b:Middle>
          </b:Person>
        </b:NameList>
      </b:Author>
    </b:Author>
    <b:Title>Capability portfolio analysis tool (CPAT) verification and validation report</b:Title>
    <b:Year>2013</b:Year>
    <b:Publisher>Naval Postgraduate School</b:Publisher>
    <b:City>Monterey</b:City>
    <b:RefOrder>12</b:RefOrder>
  </b:Source>
  <b:Source>
    <b:Tag>Dav12</b:Tag>
    <b:SourceType>InternetSite</b:SourceType>
    <b:Guid>{E3587EB3-25F3-48FC-AAD7-35C7F886A35C}</b:Guid>
    <b:LCID>0</b:LCID>
    <b:Author>
      <b:Author>
        <b:NameList>
          <b:Person>
            <b:Last>Davis</b:Last>
            <b:First>Scott</b:First>
            <b:Middle>J.</b:Middle>
          </b:Person>
        </b:NameList>
      </b:Author>
    </b:Author>
    <b:Title>Q&amp;A: Scott J. Davis</b:Title>
    <b:Year>2012</b:Year>
    <b:InternetSiteTitle>Ground Combat Technology</b:InternetSiteTitle>
    <b:Month>August</b:Month>
    <b:URL>http://www.military-advanced-education.com/gct-home/427-gct-2012-volume-3-issue-4-august/5827-qaa-scott-davis.html</b:URL>
    <b:RefOrder>10</b:RefOrder>
  </b:Source>
</b:Sources>
</file>

<file path=customXml/itemProps1.xml><?xml version="1.0" encoding="utf-8"?>
<ds:datastoreItem xmlns:ds="http://schemas.openxmlformats.org/officeDocument/2006/customXml" ds:itemID="{057BB7C5-AF31-4246-A27B-94E9D2EA0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68</Pages>
  <Words>11534</Words>
  <Characters>65746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77126</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32</cp:revision>
  <cp:lastPrinted>2003-05-06T18:59:00Z</cp:lastPrinted>
  <dcterms:created xsi:type="dcterms:W3CDTF">2013-04-18T14:54:00Z</dcterms:created>
  <dcterms:modified xsi:type="dcterms:W3CDTF">2013-04-19T13:56:00Z</dcterms:modified>
</cp:coreProperties>
</file>